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
        <w:gridCol w:w="1559"/>
        <w:gridCol w:w="785"/>
        <w:gridCol w:w="207"/>
        <w:gridCol w:w="709"/>
        <w:gridCol w:w="425"/>
        <w:gridCol w:w="1140"/>
        <w:gridCol w:w="419"/>
        <w:gridCol w:w="359"/>
        <w:gridCol w:w="487"/>
        <w:gridCol w:w="222"/>
        <w:gridCol w:w="208"/>
        <w:gridCol w:w="425"/>
        <w:gridCol w:w="2828"/>
      </w:tblGrid>
      <w:tr w:rsidR="002453FE" w:rsidRPr="006E1B4C" w14:paraId="326CB642" w14:textId="77777777" w:rsidTr="002453FE">
        <w:tc>
          <w:tcPr>
            <w:tcW w:w="2972"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hideMark/>
          </w:tcPr>
          <w:p w14:paraId="10B088DD" w14:textId="66B09CC9" w:rsidR="002453FE" w:rsidRPr="00293EA0" w:rsidRDefault="002453FE" w:rsidP="002453FE">
            <w:pPr>
              <w:pStyle w:val="3"/>
              <w:spacing w:before="120" w:line="240" w:lineRule="auto"/>
              <w:jc w:val="left"/>
            </w:pPr>
            <w:bookmarkStart w:id="1" w:name="_Toc82066979"/>
            <w:bookmarkStart w:id="2" w:name="_Toc94976377"/>
            <w:r w:rsidRPr="00293EA0">
              <w:t>Assessment</w:t>
            </w:r>
            <w:r>
              <w:t xml:space="preserve"> </w:t>
            </w:r>
            <w:r w:rsidRPr="00293EA0">
              <w:t>#</w:t>
            </w:r>
            <w:r>
              <w:t xml:space="preserve"> </w:t>
            </w:r>
            <w:r w:rsidRPr="00293EA0">
              <w:t>and</w:t>
            </w:r>
            <w:r>
              <w:t xml:space="preserve"> t</w:t>
            </w:r>
            <w:r w:rsidRPr="00293EA0">
              <w:t>itle</w:t>
            </w:r>
            <w:bookmarkEnd w:id="1"/>
            <w:bookmarkEnd w:id="2"/>
            <w:r>
              <w:t xml:space="preserve"> </w:t>
            </w:r>
          </w:p>
        </w:tc>
        <w:tc>
          <w:tcPr>
            <w:tcW w:w="2693"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tcPr>
          <w:p w14:paraId="4DA727C5" w14:textId="0F88C25D" w:rsidR="002453FE" w:rsidRPr="006E1B4C" w:rsidRDefault="002453FE" w:rsidP="002453FE">
            <w:pPr>
              <w:spacing w:before="120" w:line="240" w:lineRule="auto"/>
              <w:rPr>
                <w:rFonts w:eastAsia="Calibri"/>
                <w:sz w:val="20"/>
              </w:rPr>
            </w:pPr>
            <w:r>
              <w:rPr>
                <w:rFonts w:eastAsia="Calibri"/>
                <w:sz w:val="20"/>
              </w:rPr>
              <w:t>C-WT-AT2-POR-</w:t>
            </w:r>
            <w:r w:rsidR="00F459D1">
              <w:rPr>
                <w:rFonts w:eastAsia="Calibri"/>
                <w:sz w:val="20"/>
              </w:rPr>
              <w:t>Phase-2</w:t>
            </w:r>
          </w:p>
        </w:tc>
        <w:tc>
          <w:tcPr>
            <w:tcW w:w="4529" w:type="dxa"/>
            <w:gridSpan w:val="6"/>
            <w:tcBorders>
              <w:top w:val="single" w:sz="4" w:space="0" w:color="000000"/>
              <w:left w:val="single" w:sz="4" w:space="0" w:color="000000"/>
              <w:bottom w:val="single" w:sz="18" w:space="0" w:color="000000"/>
              <w:right w:val="single" w:sz="4" w:space="0" w:color="000000"/>
            </w:tcBorders>
            <w:shd w:val="clear" w:color="auto" w:fill="D9D9D9"/>
            <w:vAlign w:val="center"/>
          </w:tcPr>
          <w:p w14:paraId="5F7F51A9" w14:textId="5082253B" w:rsidR="002453FE" w:rsidRPr="006E1B4C" w:rsidRDefault="002453FE" w:rsidP="002453FE">
            <w:pPr>
              <w:spacing w:before="120" w:line="240" w:lineRule="auto"/>
              <w:rPr>
                <w:rFonts w:eastAsia="Calibri"/>
                <w:sz w:val="20"/>
              </w:rPr>
            </w:pPr>
            <w:r>
              <w:rPr>
                <w:rFonts w:eastAsia="Calibri"/>
                <w:sz w:val="20"/>
              </w:rPr>
              <w:t>Web Technologies Portfolio P</w:t>
            </w:r>
            <w:r w:rsidR="00F459D1">
              <w:rPr>
                <w:rFonts w:eastAsia="Calibri"/>
                <w:sz w:val="20"/>
              </w:rPr>
              <w:t xml:space="preserve">hase </w:t>
            </w:r>
            <w:r w:rsidR="00F770B8">
              <w:rPr>
                <w:rFonts w:eastAsia="Calibri"/>
                <w:sz w:val="20"/>
              </w:rPr>
              <w:t>2</w:t>
            </w:r>
          </w:p>
        </w:tc>
      </w:tr>
      <w:tr w:rsidR="0023243D" w:rsidRPr="00786B8E" w14:paraId="6BBC4A9B" w14:textId="77777777" w:rsidTr="000925A2">
        <w:tc>
          <w:tcPr>
            <w:tcW w:w="2972" w:type="dxa"/>
            <w:gridSpan w:val="4"/>
            <w:tcBorders>
              <w:top w:val="single" w:sz="18"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F98D11B" w14:textId="5A923D9C" w:rsidR="0023243D" w:rsidRPr="006E1B4C" w:rsidRDefault="0023243D" w:rsidP="00F32E09">
            <w:pPr>
              <w:spacing w:line="240" w:lineRule="auto"/>
              <w:rPr>
                <w:rFonts w:eastAsia="Calibri"/>
                <w:b/>
                <w:sz w:val="20"/>
              </w:rPr>
            </w:pPr>
            <w:r w:rsidRPr="006E1B4C">
              <w:rPr>
                <w:rFonts w:eastAsia="Calibri"/>
                <w:b/>
                <w:sz w:val="20"/>
              </w:rPr>
              <w:t>Lecturer</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18" w:space="0" w:color="000000"/>
              <w:left w:val="single" w:sz="4" w:space="0" w:color="000000"/>
              <w:bottom w:val="single" w:sz="4" w:space="0" w:color="000000"/>
              <w:right w:val="single" w:sz="4" w:space="0" w:color="000000"/>
            </w:tcBorders>
            <w:vAlign w:val="center"/>
          </w:tcPr>
          <w:p w14:paraId="749AA517" w14:textId="0B80A0B7" w:rsidR="0023243D" w:rsidRPr="00B30B8A" w:rsidRDefault="000E03E5" w:rsidP="00F32E09">
            <w:pPr>
              <w:spacing w:line="240" w:lineRule="auto"/>
              <w:rPr>
                <w:rFonts w:eastAsia="Calibri"/>
                <w:i/>
                <w:color w:val="595959" w:themeColor="text1" w:themeTint="A6"/>
                <w:sz w:val="20"/>
              </w:rPr>
            </w:pPr>
            <w:r>
              <w:rPr>
                <w:rFonts w:eastAsia="Calibri"/>
                <w:i/>
                <w:color w:val="595959" w:themeColor="text1" w:themeTint="A6"/>
                <w:sz w:val="20"/>
              </w:rPr>
              <w:t>John Robertson</w:t>
            </w:r>
          </w:p>
        </w:tc>
      </w:tr>
      <w:tr w:rsidR="00F32E09" w:rsidRPr="00786B8E" w14:paraId="73CB4585"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318701D6" w14:textId="10EB0163"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235E4D61" w14:textId="73FC8DB5" w:rsidR="00F32E09" w:rsidRPr="00B30B8A" w:rsidRDefault="000E03E5" w:rsidP="00F32E09">
            <w:pPr>
              <w:spacing w:line="240" w:lineRule="auto"/>
              <w:rPr>
                <w:rFonts w:eastAsia="Calibri"/>
                <w:b/>
                <w:color w:val="595959" w:themeColor="text1" w:themeTint="A6"/>
                <w:sz w:val="20"/>
              </w:rPr>
            </w:pPr>
            <w:r>
              <w:rPr>
                <w:rFonts w:eastAsia="Calibri"/>
                <w:i/>
                <w:color w:val="595959" w:themeColor="text1" w:themeTint="A6"/>
                <w:sz w:val="20"/>
              </w:rPr>
              <w:t xml:space="preserve">Hyoin </w:t>
            </w:r>
            <w:proofErr w:type="gramStart"/>
            <w:r>
              <w:rPr>
                <w:rFonts w:eastAsia="Calibri"/>
                <w:i/>
                <w:color w:val="595959" w:themeColor="text1" w:themeTint="A6"/>
                <w:sz w:val="20"/>
              </w:rPr>
              <w:t>Lee(</w:t>
            </w:r>
            <w:proofErr w:type="gramEnd"/>
            <w:r>
              <w:rPr>
                <w:rFonts w:eastAsia="Calibri"/>
                <w:i/>
                <w:color w:val="595959" w:themeColor="text1" w:themeTint="A6"/>
                <w:sz w:val="20"/>
              </w:rPr>
              <w:t>Scott)</w:t>
            </w:r>
          </w:p>
        </w:tc>
      </w:tr>
      <w:tr w:rsidR="00F32E09" w:rsidRPr="00786B8E" w14:paraId="6CDA3AD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583703DD" w14:textId="3A885242"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sidRPr="006E1B4C">
              <w:rPr>
                <w:rFonts w:eastAsia="Calibri"/>
                <w:b/>
                <w:sz w:val="20"/>
              </w:rPr>
              <w:t>ID</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519C1B90" w14:textId="3B15C0D9" w:rsidR="00F32E09" w:rsidRPr="00B30B8A" w:rsidRDefault="000E03E5" w:rsidP="00F32E09">
            <w:pPr>
              <w:spacing w:line="240" w:lineRule="auto"/>
              <w:rPr>
                <w:rFonts w:eastAsia="Calibri"/>
                <w:b/>
                <w:color w:val="595959" w:themeColor="text1" w:themeTint="A6"/>
                <w:sz w:val="20"/>
              </w:rPr>
            </w:pPr>
            <w:r>
              <w:rPr>
                <w:rFonts w:eastAsia="Calibri"/>
                <w:i/>
                <w:color w:val="595959" w:themeColor="text1" w:themeTint="A6"/>
                <w:sz w:val="20"/>
              </w:rPr>
              <w:t>20102711</w:t>
            </w:r>
          </w:p>
        </w:tc>
      </w:tr>
      <w:tr w:rsidR="00F32E09" w:rsidRPr="00786B8E" w14:paraId="4E47422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B0FB6DA" w14:textId="0EE3F0A4" w:rsidR="00F32E09" w:rsidRPr="006E1B4C" w:rsidRDefault="00F32E09" w:rsidP="00F32E09">
            <w:pPr>
              <w:spacing w:line="240" w:lineRule="auto"/>
              <w:rPr>
                <w:rFonts w:eastAsia="Calibri"/>
                <w:b/>
                <w:sz w:val="20"/>
              </w:rPr>
            </w:pPr>
            <w:r w:rsidRPr="006E1B4C">
              <w:rPr>
                <w:rFonts w:eastAsia="Calibri"/>
                <w:b/>
                <w:sz w:val="20"/>
              </w:rPr>
              <w:t>Telephone</w:t>
            </w:r>
            <w:r w:rsidR="00B30B8A">
              <w:rPr>
                <w:rFonts w:eastAsia="Calibri"/>
                <w:b/>
                <w:sz w:val="20"/>
              </w:rPr>
              <w:t xml:space="preserve"> </w:t>
            </w:r>
            <w:r>
              <w:rPr>
                <w:rFonts w:eastAsia="Calibri"/>
                <w:b/>
                <w:sz w:val="20"/>
              </w:rPr>
              <w:t>c</w:t>
            </w:r>
            <w:r w:rsidRPr="006E1B4C">
              <w:rPr>
                <w:rFonts w:eastAsia="Calibri"/>
                <w:b/>
                <w:sz w:val="20"/>
              </w:rPr>
              <w:t>ontact</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4B210EF2" w14:textId="1ED97311" w:rsidR="00F32E09" w:rsidRPr="00B30B8A" w:rsidRDefault="00F32E09" w:rsidP="00F32E09">
            <w:pPr>
              <w:spacing w:line="240" w:lineRule="auto"/>
              <w:rPr>
                <w:rFonts w:eastAsia="Calibri"/>
                <w:b/>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F32E09" w:rsidRPr="00786B8E" w14:paraId="1114F1D1"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7C53DC81" w14:textId="66781420" w:rsidR="00F32E09" w:rsidRPr="006E1B4C" w:rsidRDefault="00F32E09" w:rsidP="00F32E09">
            <w:pPr>
              <w:spacing w:line="240" w:lineRule="auto"/>
              <w:rPr>
                <w:rFonts w:eastAsia="Calibri"/>
                <w:b/>
                <w:sz w:val="20"/>
              </w:rPr>
            </w:pPr>
            <w:r w:rsidRPr="006E1B4C">
              <w:rPr>
                <w:rFonts w:eastAsia="Calibri"/>
                <w:b/>
                <w:sz w:val="20"/>
              </w:rPr>
              <w:t>Emai</w:t>
            </w:r>
            <w:r>
              <w:rPr>
                <w:rFonts w:eastAsia="Calibri"/>
                <w:b/>
                <w:sz w:val="20"/>
              </w:rPr>
              <w:t>l</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6EBE2EC3" w14:textId="51B17E03" w:rsidR="00F32E09" w:rsidRPr="00B30B8A" w:rsidRDefault="00F32E09" w:rsidP="00F32E09">
            <w:pPr>
              <w:spacing w:line="240" w:lineRule="auto"/>
              <w:rPr>
                <w:rFonts w:eastAsia="Calibri"/>
                <w:b/>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786B8E" w:rsidRPr="001B3966" w14:paraId="5401AC79" w14:textId="77777777" w:rsidTr="00786B8E">
        <w:tc>
          <w:tcPr>
            <w:tcW w:w="10194" w:type="dxa"/>
            <w:gridSpan w:val="14"/>
            <w:tcBorders>
              <w:top w:val="single" w:sz="4" w:space="0" w:color="auto"/>
              <w:left w:val="single" w:sz="4" w:space="0" w:color="000000"/>
              <w:bottom w:val="single" w:sz="4" w:space="0" w:color="auto"/>
              <w:right w:val="single" w:sz="4" w:space="0" w:color="000000"/>
            </w:tcBorders>
          </w:tcPr>
          <w:p w14:paraId="1EC12BF5" w14:textId="4551808B" w:rsidR="00786B8E" w:rsidRPr="007C1F96" w:rsidRDefault="00786B8E" w:rsidP="00786B8E">
            <w:pPr>
              <w:tabs>
                <w:tab w:val="left" w:pos="5670"/>
              </w:tabs>
              <w:rPr>
                <w:rFonts w:eastAsia="Calibri"/>
                <w:b/>
                <w:sz w:val="18"/>
              </w:rPr>
            </w:pPr>
            <w:r w:rsidRPr="007C1F96">
              <w:rPr>
                <w:rFonts w:eastAsia="Calibri"/>
                <w:b/>
                <w:sz w:val="18"/>
              </w:rPr>
              <w:t>By</w:t>
            </w:r>
            <w:r w:rsidR="00B30B8A" w:rsidRPr="007C1F96">
              <w:rPr>
                <w:rFonts w:eastAsia="Calibri"/>
                <w:b/>
                <w:sz w:val="18"/>
              </w:rPr>
              <w:t xml:space="preserve"> </w:t>
            </w:r>
            <w:r w:rsidRPr="007C1F96">
              <w:rPr>
                <w:rFonts w:eastAsia="Calibri"/>
                <w:b/>
                <w:sz w:val="18"/>
              </w:rPr>
              <w:t>completing</w:t>
            </w:r>
            <w:r w:rsidR="00B30B8A" w:rsidRPr="007C1F96">
              <w:rPr>
                <w:rFonts w:eastAsia="Calibri"/>
                <w:b/>
                <w:sz w:val="18"/>
              </w:rPr>
              <w:t xml:space="preserve"> </w:t>
            </w:r>
            <w:r w:rsidRPr="007C1F96">
              <w:rPr>
                <w:rFonts w:eastAsia="Calibri"/>
                <w:b/>
                <w:sz w:val="18"/>
              </w:rPr>
              <w:t>and</w:t>
            </w:r>
            <w:r w:rsidR="00B30B8A" w:rsidRPr="007C1F96">
              <w:rPr>
                <w:rFonts w:eastAsia="Calibri"/>
                <w:b/>
                <w:sz w:val="18"/>
              </w:rPr>
              <w:t xml:space="preserve"> </w:t>
            </w:r>
            <w:r w:rsidRPr="007C1F96">
              <w:rPr>
                <w:rFonts w:eastAsia="Calibri"/>
                <w:b/>
                <w:sz w:val="18"/>
              </w:rPr>
              <w:t>submitting</w:t>
            </w:r>
            <w:r w:rsidR="00B30B8A" w:rsidRPr="007C1F96">
              <w:rPr>
                <w:rFonts w:eastAsia="Calibri"/>
                <w:b/>
                <w:sz w:val="18"/>
              </w:rPr>
              <w:t xml:space="preserve"> </w:t>
            </w:r>
            <w:r w:rsidRPr="007C1F96">
              <w:rPr>
                <w:rFonts w:eastAsia="Calibri"/>
                <w:b/>
                <w:sz w:val="18"/>
              </w:rPr>
              <w:t>this</w:t>
            </w:r>
            <w:r w:rsidR="00B30B8A" w:rsidRPr="007C1F96">
              <w:rPr>
                <w:rFonts w:eastAsia="Calibri"/>
                <w:b/>
                <w:sz w:val="18"/>
              </w:rPr>
              <w:t xml:space="preserve"> </w:t>
            </w:r>
            <w:r w:rsidRPr="007C1F96">
              <w:rPr>
                <w:rFonts w:eastAsia="Calibri"/>
                <w:b/>
                <w:sz w:val="18"/>
              </w:rPr>
              <w:t>signed</w:t>
            </w:r>
            <w:r w:rsidR="00B30B8A" w:rsidRPr="007C1F96">
              <w:rPr>
                <w:rFonts w:eastAsia="Calibri"/>
                <w:b/>
                <w:sz w:val="18"/>
              </w:rPr>
              <w:t xml:space="preserve"> </w:t>
            </w:r>
            <w:r w:rsidRPr="007C1F96">
              <w:rPr>
                <w:rFonts w:eastAsia="Calibri"/>
                <w:b/>
                <w:sz w:val="18"/>
              </w:rPr>
              <w:t>form</w:t>
            </w:r>
            <w:r w:rsidR="00B30B8A" w:rsidRPr="007C1F96">
              <w:rPr>
                <w:rFonts w:eastAsia="Calibri"/>
                <w:b/>
                <w:sz w:val="18"/>
              </w:rPr>
              <w:t xml:space="preserve"> </w:t>
            </w:r>
            <w:r w:rsidRPr="007C1F96">
              <w:rPr>
                <w:rFonts w:eastAsia="Calibri"/>
                <w:b/>
                <w:sz w:val="18"/>
              </w:rPr>
              <w:t>to</w:t>
            </w:r>
            <w:r w:rsidR="00B30B8A" w:rsidRPr="007C1F96">
              <w:rPr>
                <w:rFonts w:eastAsia="Calibri"/>
                <w:b/>
                <w:sz w:val="18"/>
              </w:rPr>
              <w:t xml:space="preserve"> </w:t>
            </w:r>
            <w:r w:rsidRPr="007C1F96">
              <w:rPr>
                <w:rFonts w:eastAsia="Calibri"/>
                <w:b/>
                <w:sz w:val="18"/>
              </w:rPr>
              <w:t>my</w:t>
            </w:r>
            <w:r w:rsidR="00B30B8A" w:rsidRPr="007C1F96">
              <w:rPr>
                <w:rFonts w:eastAsia="Calibri"/>
                <w:b/>
                <w:sz w:val="18"/>
              </w:rPr>
              <w:t xml:space="preserve"> </w:t>
            </w:r>
            <w:r w:rsidRPr="007C1F96">
              <w:rPr>
                <w:rFonts w:eastAsia="Calibri"/>
                <w:b/>
                <w:sz w:val="18"/>
              </w:rPr>
              <w:t>lecturer,</w:t>
            </w:r>
            <w:r w:rsidR="00B30B8A" w:rsidRPr="007C1F96">
              <w:rPr>
                <w:rFonts w:eastAsia="Calibri"/>
                <w:b/>
                <w:sz w:val="18"/>
              </w:rPr>
              <w:t xml:space="preserve"> </w:t>
            </w:r>
            <w:r w:rsidRPr="007C1F96">
              <w:rPr>
                <w:rFonts w:eastAsia="Calibri"/>
                <w:b/>
                <w:sz w:val="18"/>
              </w:rPr>
              <w:t>I</w:t>
            </w:r>
            <w:r w:rsidR="00B30B8A" w:rsidRPr="007C1F96">
              <w:rPr>
                <w:rFonts w:eastAsia="Calibri"/>
                <w:b/>
                <w:sz w:val="18"/>
              </w:rPr>
              <w:t xml:space="preserve"> </w:t>
            </w:r>
            <w:r w:rsidRPr="007C1F96">
              <w:rPr>
                <w:rFonts w:eastAsia="Calibri"/>
                <w:b/>
                <w:sz w:val="18"/>
              </w:rPr>
              <w:t>am</w:t>
            </w:r>
            <w:r w:rsidR="00B30B8A" w:rsidRPr="007C1F96">
              <w:rPr>
                <w:rFonts w:eastAsia="Calibri"/>
                <w:b/>
                <w:sz w:val="18"/>
              </w:rPr>
              <w:t xml:space="preserve"> </w:t>
            </w:r>
            <w:r w:rsidRPr="007C1F96">
              <w:rPr>
                <w:rFonts w:eastAsia="Calibri"/>
                <w:b/>
                <w:sz w:val="18"/>
              </w:rPr>
              <w:t>stating</w:t>
            </w:r>
            <w:r w:rsidR="00B30B8A" w:rsidRPr="007C1F96">
              <w:rPr>
                <w:rFonts w:eastAsia="Calibri"/>
                <w:b/>
                <w:sz w:val="18"/>
              </w:rPr>
              <w:t xml:space="preserve"> </w:t>
            </w:r>
            <w:r w:rsidRPr="007C1F96">
              <w:rPr>
                <w:rFonts w:eastAsia="Calibri"/>
                <w:b/>
                <w:sz w:val="18"/>
              </w:rPr>
              <w:t>that:</w:t>
            </w:r>
          </w:p>
          <w:p w14:paraId="73C0176A" w14:textId="03CDF54E" w:rsidR="00786B8E" w:rsidRPr="001B3966" w:rsidRDefault="00786B8E" w:rsidP="009B0D4D">
            <w:pPr>
              <w:numPr>
                <w:ilvl w:val="0"/>
                <w:numId w:val="1"/>
              </w:numPr>
              <w:ind w:left="714" w:hanging="357"/>
              <w:contextualSpacing/>
              <w:rPr>
                <w:rFonts w:eastAsia="Calibri"/>
                <w:sz w:val="18"/>
              </w:rPr>
            </w:pPr>
            <w:r w:rsidRPr="001B3966">
              <w:rPr>
                <w:rFonts w:eastAsia="Calibri"/>
                <w:sz w:val="18"/>
              </w:rPr>
              <w:t>The</w:t>
            </w:r>
            <w:r w:rsidR="00B30B8A" w:rsidRPr="001B3966">
              <w:rPr>
                <w:rFonts w:eastAsia="Calibri"/>
                <w:sz w:val="18"/>
              </w:rPr>
              <w:t xml:space="preserve"> </w:t>
            </w:r>
            <w:r w:rsidRPr="001B3966">
              <w:rPr>
                <w:rFonts w:eastAsia="Calibri"/>
                <w:sz w:val="18"/>
              </w:rPr>
              <w:t>attached</w:t>
            </w:r>
            <w:r w:rsidR="00B30B8A" w:rsidRPr="001B3966">
              <w:rPr>
                <w:rFonts w:eastAsia="Calibri"/>
                <w:sz w:val="18"/>
              </w:rPr>
              <w:t xml:space="preserve"> </w:t>
            </w:r>
            <w:r w:rsidRPr="001B3966">
              <w:rPr>
                <w:rFonts w:eastAsia="Calibri"/>
                <w:sz w:val="18"/>
              </w:rPr>
              <w:t>submission</w:t>
            </w:r>
            <w:r w:rsidR="00B30B8A" w:rsidRPr="001B3966">
              <w:rPr>
                <w:rFonts w:eastAsia="Calibri"/>
                <w:sz w:val="18"/>
              </w:rPr>
              <w:t xml:space="preserve"> </w:t>
            </w:r>
            <w:r w:rsidRPr="001B3966">
              <w:rPr>
                <w:rFonts w:eastAsia="Calibri"/>
                <w:sz w:val="18"/>
              </w:rPr>
              <w:t>is</w:t>
            </w:r>
            <w:r w:rsidR="00B30B8A" w:rsidRPr="001B3966">
              <w:rPr>
                <w:rFonts w:eastAsia="Calibri"/>
                <w:sz w:val="18"/>
              </w:rPr>
              <w:t xml:space="preserve"> </w:t>
            </w:r>
            <w:r w:rsidRPr="001B3966">
              <w:rPr>
                <w:rFonts w:eastAsia="Calibri"/>
                <w:sz w:val="18"/>
              </w:rPr>
              <w:t>completely</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own</w:t>
            </w:r>
            <w:r w:rsidR="00B30B8A" w:rsidRPr="001B3966">
              <w:rPr>
                <w:rFonts w:eastAsia="Calibri"/>
                <w:sz w:val="18"/>
              </w:rPr>
              <w:t xml:space="preserve"> </w:t>
            </w:r>
            <w:proofErr w:type="gramStart"/>
            <w:r w:rsidRPr="001B3966">
              <w:rPr>
                <w:rFonts w:eastAsia="Calibri"/>
                <w:sz w:val="18"/>
              </w:rPr>
              <w:t>work</w:t>
            </w:r>
            <w:proofErr w:type="gramEnd"/>
          </w:p>
          <w:p w14:paraId="2B4F2D4D" w14:textId="54AA82DD"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correctly</w:t>
            </w:r>
            <w:r w:rsidR="00B30B8A" w:rsidRPr="001B3966">
              <w:rPr>
                <w:rFonts w:eastAsia="Calibri"/>
                <w:sz w:val="18"/>
              </w:rPr>
              <w:t xml:space="preserve"> </w:t>
            </w:r>
            <w:r w:rsidRPr="001B3966">
              <w:rPr>
                <w:rFonts w:eastAsia="Calibri"/>
                <w:sz w:val="18"/>
              </w:rPr>
              <w:t>cited</w:t>
            </w:r>
            <w:r w:rsidR="00B30B8A" w:rsidRPr="001B3966">
              <w:rPr>
                <w:rFonts w:eastAsia="Calibri"/>
                <w:sz w:val="18"/>
              </w:rPr>
              <w:t xml:space="preserve"> </w:t>
            </w:r>
            <w:r w:rsidRPr="001B3966">
              <w:rPr>
                <w:rFonts w:eastAsia="Calibri"/>
                <w:sz w:val="18"/>
              </w:rPr>
              <w:t>all</w:t>
            </w:r>
            <w:r w:rsidR="00B30B8A" w:rsidRPr="001B3966">
              <w:rPr>
                <w:rFonts w:eastAsia="Calibri"/>
                <w:sz w:val="18"/>
              </w:rPr>
              <w:t xml:space="preserve"> </w:t>
            </w:r>
            <w:r w:rsidRPr="001B3966">
              <w:rPr>
                <w:rFonts w:eastAsia="Calibri"/>
                <w:sz w:val="18"/>
              </w:rPr>
              <w:t>sources</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information</w:t>
            </w:r>
            <w:r w:rsidR="00B30B8A" w:rsidRPr="001B3966">
              <w:rPr>
                <w:rFonts w:eastAsia="Calibri"/>
                <w:sz w:val="18"/>
              </w:rPr>
              <w:t xml:space="preserve"> </w:t>
            </w:r>
            <w:r w:rsidRPr="001B3966">
              <w:rPr>
                <w:rFonts w:eastAsia="Calibri"/>
                <w:sz w:val="18"/>
              </w:rPr>
              <w:t>used</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work</w:t>
            </w:r>
            <w:r w:rsidR="00B30B8A" w:rsidRPr="001B3966">
              <w:rPr>
                <w:rFonts w:eastAsia="Calibri"/>
                <w:sz w:val="18"/>
              </w:rPr>
              <w:t xml:space="preserve"> </w:t>
            </w:r>
            <w:r w:rsidRPr="001B3966">
              <w:rPr>
                <w:rFonts w:eastAsia="Calibri"/>
                <w:sz w:val="18"/>
              </w:rPr>
              <w:t>(if</w:t>
            </w:r>
            <w:r w:rsidR="00B30B8A" w:rsidRPr="001B3966">
              <w:rPr>
                <w:rFonts w:eastAsia="Calibri"/>
                <w:sz w:val="18"/>
              </w:rPr>
              <w:t xml:space="preserve"> </w:t>
            </w:r>
            <w:r w:rsidRPr="001B3966">
              <w:rPr>
                <w:rFonts w:eastAsia="Calibri"/>
                <w:sz w:val="18"/>
              </w:rPr>
              <w:t>required)</w:t>
            </w:r>
          </w:p>
          <w:p w14:paraId="1789BD1D" w14:textId="30DDF5B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(where</w:t>
            </w:r>
            <w:r w:rsidR="00B30B8A" w:rsidRPr="001B3966">
              <w:rPr>
                <w:rFonts w:eastAsia="Calibri"/>
                <w:sz w:val="18"/>
              </w:rPr>
              <w:t xml:space="preserve"> </w:t>
            </w:r>
            <w:r w:rsidRPr="001B3966">
              <w:rPr>
                <w:rFonts w:eastAsia="Calibri"/>
                <w:sz w:val="18"/>
              </w:rPr>
              <w:t>practicable)</w:t>
            </w:r>
          </w:p>
          <w:p w14:paraId="1A28C8B8" w14:textId="7727720F"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will</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by</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their</w:t>
            </w:r>
            <w:r w:rsidR="00B30B8A" w:rsidRPr="001B3966">
              <w:rPr>
                <w:rFonts w:eastAsia="Calibri"/>
                <w:sz w:val="18"/>
              </w:rPr>
              <w:t xml:space="preserve"> </w:t>
            </w:r>
            <w:proofErr w:type="gramStart"/>
            <w:r w:rsidRPr="001B3966">
              <w:rPr>
                <w:rFonts w:eastAsia="Calibri"/>
                <w:sz w:val="18"/>
              </w:rPr>
              <w:t>records</w:t>
            </w:r>
            <w:proofErr w:type="gramEnd"/>
          </w:p>
          <w:p w14:paraId="29A903C0" w14:textId="796B5D5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may</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selected</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use</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NMTAFE’s</w:t>
            </w:r>
            <w:r w:rsidR="00B30B8A" w:rsidRPr="001B3966">
              <w:rPr>
                <w:rFonts w:eastAsia="Calibri"/>
                <w:sz w:val="18"/>
              </w:rPr>
              <w:t xml:space="preserve"> </w:t>
            </w:r>
            <w:r w:rsidRPr="001B3966">
              <w:rPr>
                <w:rFonts w:eastAsia="Calibri"/>
                <w:sz w:val="18"/>
              </w:rPr>
              <w:t>validation</w:t>
            </w:r>
            <w:r w:rsidR="00B30B8A" w:rsidRPr="001B3966">
              <w:rPr>
                <w:rFonts w:eastAsia="Calibri"/>
                <w:sz w:val="18"/>
              </w:rPr>
              <w:t xml:space="preserve"> </w:t>
            </w:r>
            <w:r w:rsidRPr="001B3966">
              <w:rPr>
                <w:rFonts w:eastAsia="Calibri"/>
                <w:sz w:val="18"/>
              </w:rPr>
              <w:t>and</w:t>
            </w:r>
            <w:r w:rsidR="00B30B8A" w:rsidRPr="001B3966">
              <w:rPr>
                <w:rFonts w:eastAsia="Calibri"/>
                <w:sz w:val="18"/>
              </w:rPr>
              <w:t xml:space="preserve"> </w:t>
            </w:r>
            <w:r w:rsidRPr="001B3966">
              <w:rPr>
                <w:rFonts w:eastAsia="Calibri"/>
                <w:sz w:val="18"/>
              </w:rPr>
              <w:t>audit</w:t>
            </w:r>
            <w:r w:rsidR="00B30B8A" w:rsidRPr="001B3966">
              <w:rPr>
                <w:rFonts w:eastAsia="Calibri"/>
                <w:sz w:val="18"/>
              </w:rPr>
              <w:t xml:space="preserve"> </w:t>
            </w:r>
            <w:r w:rsidRPr="001B3966">
              <w:rPr>
                <w:rFonts w:eastAsia="Calibri"/>
                <w:sz w:val="18"/>
              </w:rPr>
              <w:t>process</w:t>
            </w:r>
            <w:r w:rsidR="00B30B8A" w:rsidRPr="001B3966">
              <w:rPr>
                <w:rFonts w:eastAsia="Calibri"/>
                <w:sz w:val="18"/>
              </w:rPr>
              <w:t xml:space="preserve"> </w:t>
            </w:r>
            <w:r w:rsidRPr="001B3966">
              <w:rPr>
                <w:rFonts w:eastAsia="Calibri"/>
                <w:sz w:val="18"/>
              </w:rPr>
              <w:t>to</w:t>
            </w:r>
            <w:r w:rsidR="00B30B8A" w:rsidRPr="001B3966">
              <w:rPr>
                <w:rFonts w:eastAsia="Calibri"/>
                <w:sz w:val="18"/>
              </w:rPr>
              <w:t xml:space="preserve"> </w:t>
            </w:r>
            <w:r w:rsidRPr="001B3966">
              <w:rPr>
                <w:rFonts w:eastAsia="Calibri"/>
                <w:sz w:val="18"/>
              </w:rPr>
              <w:t>ensure</w:t>
            </w:r>
            <w:r w:rsidR="00B30B8A" w:rsidRPr="001B3966">
              <w:rPr>
                <w:rFonts w:eastAsia="Calibri"/>
                <w:sz w:val="18"/>
              </w:rPr>
              <w:t xml:space="preserve"> </w:t>
            </w:r>
            <w:r w:rsidRPr="001B3966">
              <w:rPr>
                <w:rFonts w:eastAsia="Calibri"/>
                <w:sz w:val="18"/>
              </w:rPr>
              <w:t>student</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meets</w:t>
            </w:r>
            <w:r w:rsidR="00B30B8A" w:rsidRPr="001B3966">
              <w:rPr>
                <w:rFonts w:eastAsia="Calibri"/>
                <w:sz w:val="18"/>
              </w:rPr>
              <w:t xml:space="preserve"> </w:t>
            </w:r>
            <w:r w:rsidRPr="001B3966">
              <w:rPr>
                <w:rFonts w:eastAsia="Calibri"/>
                <w:sz w:val="18"/>
              </w:rPr>
              <w:t>requirements</w:t>
            </w:r>
          </w:p>
        </w:tc>
      </w:tr>
      <w:tr w:rsidR="00461F90" w:rsidRPr="006E1B4C" w14:paraId="28BD9A6E" w14:textId="77777777" w:rsidTr="003F5221">
        <w:trPr>
          <w:trHeight w:val="431"/>
        </w:trPr>
        <w:tc>
          <w:tcPr>
            <w:tcW w:w="1980" w:type="dxa"/>
            <w:gridSpan w:val="2"/>
            <w:tcBorders>
              <w:top w:val="single" w:sz="4" w:space="0" w:color="auto"/>
              <w:left w:val="single" w:sz="4" w:space="0" w:color="000000"/>
              <w:bottom w:val="single" w:sz="18" w:space="0" w:color="000000"/>
              <w:right w:val="single" w:sz="4" w:space="0" w:color="auto"/>
            </w:tcBorders>
            <w:shd w:val="clear" w:color="auto" w:fill="262626" w:themeFill="text1" w:themeFillTint="D9"/>
            <w:vAlign w:val="center"/>
            <w:hideMark/>
          </w:tcPr>
          <w:p w14:paraId="5F4281FC" w14:textId="3F759BEF" w:rsidR="00461F90" w:rsidRPr="00786B8E" w:rsidRDefault="00461F90" w:rsidP="00461F90">
            <w:pPr>
              <w:tabs>
                <w:tab w:val="left" w:pos="5670"/>
              </w:tabs>
              <w:rPr>
                <w:rFonts w:eastAsia="Calibri"/>
                <w:b/>
                <w:color w:val="F2F2F2" w:themeColor="background1" w:themeShade="F2"/>
                <w:sz w:val="20"/>
              </w:rPr>
            </w:pPr>
            <w:r w:rsidRPr="00786B8E">
              <w:rPr>
                <w:b/>
                <w:bCs w:val="0"/>
                <w:color w:val="F2F2F2" w:themeColor="background1" w:themeShade="F2"/>
                <w:sz w:val="20"/>
              </w:rPr>
              <w:t>Student</w:t>
            </w:r>
            <w:r w:rsidR="00B30B8A">
              <w:rPr>
                <w:b/>
                <w:bCs w:val="0"/>
                <w:color w:val="F2F2F2" w:themeColor="background1" w:themeShade="F2"/>
                <w:sz w:val="20"/>
              </w:rPr>
              <w:t xml:space="preserve"> </w:t>
            </w:r>
            <w:r w:rsidRPr="00786B8E">
              <w:rPr>
                <w:b/>
                <w:bCs w:val="0"/>
                <w:color w:val="F2F2F2" w:themeColor="background1" w:themeShade="F2"/>
                <w:sz w:val="20"/>
              </w:rPr>
              <w:t>Signature</w:t>
            </w:r>
          </w:p>
        </w:tc>
        <w:tc>
          <w:tcPr>
            <w:tcW w:w="4044" w:type="dxa"/>
            <w:gridSpan w:val="7"/>
            <w:tcBorders>
              <w:top w:val="single" w:sz="4" w:space="0" w:color="auto"/>
              <w:left w:val="single" w:sz="4" w:space="0" w:color="auto"/>
              <w:bottom w:val="single" w:sz="18" w:space="0" w:color="000000"/>
              <w:right w:val="single" w:sz="4" w:space="0" w:color="auto"/>
            </w:tcBorders>
            <w:vAlign w:val="center"/>
          </w:tcPr>
          <w:p w14:paraId="15818D32" w14:textId="75CC1CDC" w:rsidR="00461F90" w:rsidRPr="006E1B4C" w:rsidRDefault="00461F90" w:rsidP="00B30B8A">
            <w:pPr>
              <w:spacing w:line="240" w:lineRule="auto"/>
              <w:rPr>
                <w:rFonts w:eastAsia="Calibri"/>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c>
          <w:tcPr>
            <w:tcW w:w="709" w:type="dxa"/>
            <w:gridSpan w:val="2"/>
            <w:tcBorders>
              <w:top w:val="single" w:sz="4" w:space="0" w:color="auto"/>
              <w:left w:val="single" w:sz="4" w:space="0" w:color="auto"/>
              <w:bottom w:val="single" w:sz="18" w:space="0" w:color="000000"/>
              <w:right w:val="single" w:sz="4" w:space="0" w:color="auto"/>
            </w:tcBorders>
            <w:shd w:val="clear" w:color="auto" w:fill="262626" w:themeFill="text1" w:themeFillTint="D9"/>
            <w:vAlign w:val="center"/>
          </w:tcPr>
          <w:p w14:paraId="2612792E" w14:textId="77777777" w:rsidR="00461F90" w:rsidRPr="00786B8E" w:rsidRDefault="00461F90" w:rsidP="00461F90">
            <w:pPr>
              <w:tabs>
                <w:tab w:val="left" w:pos="5670"/>
              </w:tabs>
              <w:ind w:left="-142"/>
              <w:jc w:val="center"/>
              <w:rPr>
                <w:rFonts w:eastAsia="Calibri"/>
                <w:color w:val="F2F2F2" w:themeColor="background1" w:themeShade="F2"/>
                <w:sz w:val="20"/>
              </w:rPr>
            </w:pPr>
            <w:r w:rsidRPr="00786B8E">
              <w:rPr>
                <w:b/>
                <w:bCs w:val="0"/>
                <w:color w:val="F2F2F2" w:themeColor="background1" w:themeShade="F2"/>
                <w:sz w:val="20"/>
              </w:rPr>
              <w:t>Date</w:t>
            </w:r>
          </w:p>
        </w:tc>
        <w:tc>
          <w:tcPr>
            <w:tcW w:w="3461" w:type="dxa"/>
            <w:gridSpan w:val="3"/>
            <w:tcBorders>
              <w:top w:val="single" w:sz="4" w:space="0" w:color="auto"/>
              <w:left w:val="single" w:sz="4" w:space="0" w:color="auto"/>
              <w:bottom w:val="single" w:sz="18" w:space="0" w:color="000000"/>
              <w:right w:val="single" w:sz="4" w:space="0" w:color="000000"/>
            </w:tcBorders>
            <w:vAlign w:val="center"/>
          </w:tcPr>
          <w:p w14:paraId="2DBF8E2A" w14:textId="18AB78E9" w:rsidR="00461F90" w:rsidRPr="00B30B8A" w:rsidRDefault="00461F90" w:rsidP="00B30B8A">
            <w:pPr>
              <w:spacing w:line="240" w:lineRule="auto"/>
              <w:rPr>
                <w:rFonts w:eastAsia="Calibri"/>
                <w:i/>
                <w:color w:val="595959" w:themeColor="text1" w:themeTint="A6"/>
                <w:sz w:val="20"/>
              </w:rPr>
            </w:pPr>
            <w:r w:rsidRPr="00B30B8A">
              <w:rPr>
                <w:rFonts w:eastAsia="Calibri"/>
                <w:i/>
                <w:color w:val="595959" w:themeColor="text1" w:themeTint="A6"/>
                <w:sz w:val="20"/>
              </w:rPr>
              <w:t>Student</w:t>
            </w:r>
            <w:r w:rsidR="00B30B8A">
              <w:rPr>
                <w:rFonts w:eastAsia="Calibri"/>
                <w:i/>
                <w:color w:val="595959" w:themeColor="text1" w:themeTint="A6"/>
                <w:sz w:val="20"/>
              </w:rPr>
              <w:t xml:space="preserve"> </w:t>
            </w:r>
            <w:r w:rsidRPr="00B30B8A">
              <w:rPr>
                <w:rFonts w:eastAsia="Calibri"/>
                <w:i/>
                <w:color w:val="595959" w:themeColor="text1" w:themeTint="A6"/>
                <w:sz w:val="20"/>
              </w:rPr>
              <w:t>to</w:t>
            </w:r>
            <w:r w:rsidR="00B30B8A">
              <w:rPr>
                <w:rFonts w:eastAsia="Calibri"/>
                <w:i/>
                <w:color w:val="595959" w:themeColor="text1" w:themeTint="A6"/>
                <w:sz w:val="20"/>
              </w:rPr>
              <w:t xml:space="preserve"> </w:t>
            </w:r>
            <w:r w:rsidRPr="00B30B8A">
              <w:rPr>
                <w:rFonts w:eastAsia="Calibri"/>
                <w:i/>
                <w:color w:val="595959" w:themeColor="text1" w:themeTint="A6"/>
                <w:sz w:val="20"/>
              </w:rPr>
              <w:t>fill</w:t>
            </w:r>
            <w:r w:rsidR="00B30B8A">
              <w:rPr>
                <w:rFonts w:eastAsia="Calibri"/>
                <w:i/>
                <w:color w:val="595959" w:themeColor="text1" w:themeTint="A6"/>
                <w:sz w:val="20"/>
              </w:rPr>
              <w:t xml:space="preserve"> </w:t>
            </w:r>
            <w:r w:rsidRPr="00B30B8A">
              <w:rPr>
                <w:rFonts w:eastAsia="Calibri"/>
                <w:i/>
                <w:color w:val="595959" w:themeColor="text1" w:themeTint="A6"/>
                <w:sz w:val="20"/>
              </w:rPr>
              <w:t>this</w:t>
            </w:r>
            <w:r w:rsidR="00B30B8A">
              <w:rPr>
                <w:rFonts w:eastAsia="Calibri"/>
                <w:i/>
                <w:color w:val="595959" w:themeColor="text1" w:themeTint="A6"/>
                <w:sz w:val="20"/>
              </w:rPr>
              <w:t xml:space="preserve"> </w:t>
            </w:r>
            <w:r w:rsidRPr="00B30B8A">
              <w:rPr>
                <w:rFonts w:eastAsia="Calibri"/>
                <w:i/>
                <w:color w:val="595959" w:themeColor="text1" w:themeTint="A6"/>
                <w:sz w:val="20"/>
              </w:rPr>
              <w:t>section</w:t>
            </w:r>
            <w:r w:rsidR="00B30B8A">
              <w:rPr>
                <w:rFonts w:eastAsia="Calibri"/>
                <w:i/>
                <w:color w:val="595959" w:themeColor="text1" w:themeTint="A6"/>
                <w:sz w:val="20"/>
              </w:rPr>
              <w:t xml:space="preserve"> </w:t>
            </w:r>
            <w:r w:rsidRPr="00B30B8A">
              <w:rPr>
                <w:rFonts w:eastAsia="Calibri"/>
                <w:i/>
                <w:color w:val="595959" w:themeColor="text1" w:themeTint="A6"/>
                <w:sz w:val="20"/>
              </w:rPr>
              <w:t>out</w:t>
            </w:r>
          </w:p>
        </w:tc>
      </w:tr>
      <w:tr w:rsidR="00461F90" w:rsidRPr="001B3966" w14:paraId="6C43A925" w14:textId="77777777" w:rsidTr="00B30B8A">
        <w:trPr>
          <w:trHeight w:val="431"/>
        </w:trPr>
        <w:tc>
          <w:tcPr>
            <w:tcW w:w="10194" w:type="dxa"/>
            <w:gridSpan w:val="14"/>
            <w:tcBorders>
              <w:top w:val="single" w:sz="18" w:space="0" w:color="000000"/>
              <w:left w:val="single" w:sz="4" w:space="0" w:color="000000"/>
              <w:bottom w:val="single" w:sz="4" w:space="0" w:color="000000"/>
              <w:right w:val="single" w:sz="4" w:space="0" w:color="000000"/>
            </w:tcBorders>
            <w:shd w:val="clear" w:color="auto" w:fill="auto"/>
            <w:vAlign w:val="center"/>
          </w:tcPr>
          <w:p w14:paraId="04CDF52E" w14:textId="540DDA1F" w:rsidR="00461F90" w:rsidRPr="001B3966" w:rsidRDefault="00461F90" w:rsidP="00EB528F">
            <w:pPr>
              <w:spacing w:before="0" w:after="0" w:line="240" w:lineRule="auto"/>
              <w:ind w:left="2155" w:hanging="2155"/>
              <w:rPr>
                <w:rFonts w:eastAsia="Calibri"/>
                <w:b/>
                <w:sz w:val="18"/>
                <w:szCs w:val="20"/>
              </w:rPr>
            </w:pPr>
            <w:r w:rsidRPr="001B3966">
              <w:rPr>
                <w:rStyle w:val="ab"/>
                <w:sz w:val="18"/>
                <w:szCs w:val="20"/>
              </w:rPr>
              <w:t>Assessors</w:t>
            </w:r>
            <w:r w:rsidR="00B30B8A" w:rsidRPr="001B3966">
              <w:rPr>
                <w:rStyle w:val="ab"/>
                <w:sz w:val="18"/>
                <w:szCs w:val="20"/>
              </w:rPr>
              <w:t xml:space="preserve"> </w:t>
            </w:r>
            <w:r w:rsidRPr="001B3966">
              <w:rPr>
                <w:rStyle w:val="ab"/>
                <w:sz w:val="18"/>
                <w:szCs w:val="20"/>
              </w:rPr>
              <w:t>please</w:t>
            </w:r>
            <w:r w:rsidR="00B30B8A" w:rsidRPr="001B3966">
              <w:rPr>
                <w:rStyle w:val="ab"/>
                <w:sz w:val="18"/>
                <w:szCs w:val="20"/>
              </w:rPr>
              <w:t xml:space="preserve"> </w:t>
            </w:r>
            <w:r w:rsidRPr="001B3966">
              <w:rPr>
                <w:rStyle w:val="ab"/>
                <w:sz w:val="18"/>
                <w:szCs w:val="20"/>
              </w:rPr>
              <w:t>note:</w:t>
            </w:r>
            <w:r w:rsidRPr="001B3966">
              <w:rPr>
                <w:rStyle w:val="ab"/>
                <w:sz w:val="18"/>
                <w:szCs w:val="20"/>
              </w:rPr>
              <w:tab/>
            </w:r>
            <w:r w:rsidRPr="001B3966">
              <w:rPr>
                <w:rFonts w:eastAsia="Calibri"/>
                <w:sz w:val="18"/>
                <w:szCs w:val="20"/>
              </w:rPr>
              <w:t>Where</w:t>
            </w:r>
            <w:r w:rsidR="00B30B8A" w:rsidRPr="001B3966">
              <w:rPr>
                <w:rFonts w:eastAsia="Calibri"/>
                <w:sz w:val="18"/>
                <w:szCs w:val="20"/>
              </w:rPr>
              <w:t xml:space="preserve"> </w:t>
            </w:r>
            <w:r w:rsidRPr="001B3966">
              <w:rPr>
                <w:rFonts w:eastAsia="Calibri"/>
                <w:sz w:val="18"/>
                <w:szCs w:val="20"/>
              </w:rPr>
              <w:t>verbal</w:t>
            </w:r>
            <w:r w:rsidR="00B30B8A" w:rsidRPr="001B3966">
              <w:rPr>
                <w:rFonts w:eastAsia="Calibri"/>
                <w:sz w:val="18"/>
                <w:szCs w:val="20"/>
              </w:rPr>
              <w:t xml:space="preserve"> </w:t>
            </w:r>
            <w:r w:rsidRPr="001B3966">
              <w:rPr>
                <w:rFonts w:eastAsia="Calibri"/>
                <w:sz w:val="18"/>
                <w:szCs w:val="20"/>
              </w:rPr>
              <w:t>clarification</w:t>
            </w:r>
            <w:r w:rsidR="00B30B8A" w:rsidRPr="001B3966">
              <w:rPr>
                <w:rFonts w:eastAsia="Calibri"/>
                <w:sz w:val="18"/>
                <w:szCs w:val="20"/>
              </w:rPr>
              <w:t xml:space="preserve"> </w:t>
            </w:r>
            <w:r w:rsidRPr="001B3966">
              <w:rPr>
                <w:rFonts w:eastAsia="Calibri"/>
                <w:sz w:val="18"/>
                <w:szCs w:val="20"/>
              </w:rPr>
              <w:t>has</w:t>
            </w:r>
            <w:r w:rsidR="00B30B8A" w:rsidRPr="001B3966">
              <w:rPr>
                <w:rFonts w:eastAsia="Calibri"/>
                <w:sz w:val="18"/>
                <w:szCs w:val="20"/>
              </w:rPr>
              <w:t xml:space="preserve"> </w:t>
            </w:r>
            <w:r w:rsidRPr="001B3966">
              <w:rPr>
                <w:rFonts w:eastAsia="Calibri"/>
                <w:sz w:val="18"/>
                <w:szCs w:val="20"/>
              </w:rPr>
              <w:t>been</w:t>
            </w:r>
            <w:r w:rsidR="00B30B8A" w:rsidRPr="001B3966">
              <w:rPr>
                <w:rFonts w:eastAsia="Calibri"/>
                <w:sz w:val="18"/>
                <w:szCs w:val="20"/>
              </w:rPr>
              <w:t xml:space="preserve"> </w:t>
            </w:r>
            <w:r w:rsidRPr="001B3966">
              <w:rPr>
                <w:rFonts w:eastAsia="Calibri"/>
                <w:sz w:val="18"/>
                <w:szCs w:val="20"/>
              </w:rPr>
              <w:t>sought</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w:t>
            </w:r>
            <w:r w:rsidR="00B30B8A" w:rsidRPr="001B3966">
              <w:rPr>
                <w:rFonts w:eastAsia="Calibri"/>
                <w:sz w:val="18"/>
                <w:szCs w:val="20"/>
              </w:rPr>
              <w:t xml:space="preserve"> </w:t>
            </w:r>
            <w:r w:rsidRPr="001B3966">
              <w:rPr>
                <w:rFonts w:eastAsia="Calibri"/>
                <w:sz w:val="18"/>
                <w:szCs w:val="20"/>
              </w:rPr>
              <w:t>student</w:t>
            </w:r>
            <w:r w:rsidR="00B30B8A" w:rsidRPr="001B3966">
              <w:rPr>
                <w:rFonts w:eastAsia="Calibri"/>
                <w:sz w:val="18"/>
                <w:szCs w:val="20"/>
              </w:rPr>
              <w:t xml:space="preserve"> </w:t>
            </w:r>
            <w:r w:rsidRPr="001B3966">
              <w:rPr>
                <w:rFonts w:eastAsia="Calibri"/>
                <w:sz w:val="18"/>
                <w:szCs w:val="20"/>
              </w:rPr>
              <w:t>to</w:t>
            </w:r>
            <w:r w:rsidR="00B30B8A" w:rsidRPr="001B3966">
              <w:rPr>
                <w:rFonts w:eastAsia="Calibri"/>
                <w:sz w:val="18"/>
                <w:szCs w:val="20"/>
              </w:rPr>
              <w:t xml:space="preserve"> </w:t>
            </w:r>
            <w:r w:rsidRPr="001B3966">
              <w:rPr>
                <w:rFonts w:eastAsia="Calibri"/>
                <w:sz w:val="18"/>
                <w:szCs w:val="20"/>
              </w:rPr>
              <w:t>gather</w:t>
            </w:r>
            <w:r w:rsidR="00B30B8A" w:rsidRPr="001B3966">
              <w:rPr>
                <w:rFonts w:eastAsia="Calibri"/>
                <w:sz w:val="18"/>
                <w:szCs w:val="20"/>
              </w:rPr>
              <w:t xml:space="preserve"> </w:t>
            </w:r>
            <w:r w:rsidRPr="001B3966">
              <w:rPr>
                <w:rFonts w:eastAsia="Calibri"/>
                <w:sz w:val="18"/>
                <w:szCs w:val="20"/>
              </w:rPr>
              <w:t>additional</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evidence</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an</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w:t>
            </w:r>
            <w:r w:rsidR="00B30B8A" w:rsidRPr="001B3966">
              <w:rPr>
                <w:rFonts w:eastAsia="Calibri"/>
                <w:sz w:val="18"/>
                <w:szCs w:val="20"/>
              </w:rPr>
              <w:t xml:space="preserve"> </w:t>
            </w:r>
            <w:r w:rsidRPr="001B3966">
              <w:rPr>
                <w:rFonts w:eastAsia="Calibri"/>
                <w:sz w:val="18"/>
                <w:szCs w:val="20"/>
              </w:rPr>
              <w:t>question/s</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response/s</w:t>
            </w:r>
            <w:r w:rsidR="00B30B8A" w:rsidRPr="001B3966">
              <w:rPr>
                <w:rFonts w:eastAsia="Calibri"/>
                <w:sz w:val="18"/>
                <w:szCs w:val="20"/>
              </w:rPr>
              <w:t xml:space="preserve"> </w:t>
            </w:r>
            <w:r w:rsidRPr="001B3966">
              <w:rPr>
                <w:rFonts w:eastAsia="Calibri"/>
                <w:sz w:val="18"/>
                <w:szCs w:val="20"/>
              </w:rPr>
              <w:t>must</w:t>
            </w:r>
            <w:r w:rsidR="00B30B8A" w:rsidRPr="001B3966">
              <w:rPr>
                <w:rFonts w:eastAsia="Calibri"/>
                <w:sz w:val="18"/>
                <w:szCs w:val="20"/>
              </w:rPr>
              <w:t xml:space="preserve"> </w:t>
            </w:r>
            <w:r w:rsidRPr="001B3966">
              <w:rPr>
                <w:rFonts w:eastAsia="Calibri"/>
                <w:sz w:val="18"/>
                <w:szCs w:val="20"/>
              </w:rPr>
              <w:t>be</w:t>
            </w:r>
            <w:r w:rsidR="00B30B8A" w:rsidRPr="001B3966">
              <w:rPr>
                <w:rFonts w:eastAsia="Calibri"/>
                <w:sz w:val="18"/>
                <w:szCs w:val="20"/>
              </w:rPr>
              <w:t xml:space="preserve"> </w:t>
            </w:r>
            <w:r w:rsidRPr="001B3966">
              <w:rPr>
                <w:rFonts w:eastAsia="Calibri"/>
                <w:sz w:val="18"/>
                <w:szCs w:val="20"/>
              </w:rPr>
              <w:t>recorded,</w:t>
            </w:r>
            <w:r w:rsidR="00B30B8A" w:rsidRPr="001B3966">
              <w:rPr>
                <w:rFonts w:eastAsia="Calibri"/>
                <w:sz w:val="18"/>
                <w:szCs w:val="20"/>
              </w:rPr>
              <w:t xml:space="preserve"> </w:t>
            </w:r>
            <w:r w:rsidRPr="001B3966">
              <w:rPr>
                <w:rFonts w:eastAsia="Calibri"/>
                <w:sz w:val="18"/>
                <w:szCs w:val="20"/>
              </w:rPr>
              <w:t>signed,</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dated</w:t>
            </w:r>
            <w:r w:rsidR="00B30B8A" w:rsidRPr="001B3966">
              <w:rPr>
                <w:rFonts w:eastAsia="Calibri"/>
                <w:sz w:val="18"/>
                <w:szCs w:val="20"/>
              </w:rPr>
              <w:t xml:space="preserve"> </w:t>
            </w:r>
            <w:r w:rsidRPr="001B3966">
              <w:rPr>
                <w:rFonts w:eastAsia="Calibri"/>
                <w:sz w:val="18"/>
                <w:szCs w:val="20"/>
              </w:rPr>
              <w:t>by</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assessor,</w:t>
            </w:r>
            <w:r w:rsidR="00B30B8A" w:rsidRPr="001B3966">
              <w:rPr>
                <w:rFonts w:eastAsia="Calibri"/>
                <w:sz w:val="18"/>
                <w:szCs w:val="20"/>
              </w:rPr>
              <w:t xml:space="preserve"> </w:t>
            </w:r>
            <w:r w:rsidRPr="001B3966">
              <w:rPr>
                <w:rFonts w:eastAsia="Calibri"/>
                <w:sz w:val="18"/>
                <w:szCs w:val="20"/>
              </w:rPr>
              <w:t>against</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relevant</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item/s.</w:t>
            </w:r>
            <w:r w:rsidR="00B30B8A" w:rsidRPr="001B3966">
              <w:rPr>
                <w:rFonts w:eastAsia="Calibri"/>
                <w:b/>
                <w:sz w:val="18"/>
                <w:szCs w:val="20"/>
              </w:rPr>
              <w:t xml:space="preserve"> </w:t>
            </w:r>
          </w:p>
        </w:tc>
      </w:tr>
      <w:tr w:rsidR="00461F90" w:rsidRPr="00F32E09" w14:paraId="622EC0B2" w14:textId="77777777" w:rsidTr="00B30B8A">
        <w:trPr>
          <w:trHeight w:val="431"/>
        </w:trPr>
        <w:tc>
          <w:tcPr>
            <w:tcW w:w="10194" w:type="dxa"/>
            <w:gridSpan w:val="14"/>
            <w:tcBorders>
              <w:top w:val="single" w:sz="4" w:space="0" w:color="000000"/>
              <w:left w:val="single" w:sz="4" w:space="0" w:color="000000"/>
              <w:bottom w:val="single" w:sz="4" w:space="0" w:color="auto"/>
              <w:right w:val="single" w:sz="4" w:space="0" w:color="000000"/>
            </w:tcBorders>
            <w:shd w:val="clear" w:color="auto" w:fill="C00000"/>
            <w:vAlign w:val="center"/>
          </w:tcPr>
          <w:p w14:paraId="748D0CBE" w14:textId="7DADDBE7" w:rsidR="00461F90" w:rsidRPr="00F32E09" w:rsidRDefault="00461F90" w:rsidP="00461F90">
            <w:pPr>
              <w:jc w:val="center"/>
              <w:rPr>
                <w:rStyle w:val="ab"/>
                <w:color w:val="F2F2F2" w:themeColor="background1" w:themeShade="F2"/>
              </w:rPr>
            </w:pPr>
            <w:r w:rsidRPr="00F32E09">
              <w:rPr>
                <w:rStyle w:val="ab"/>
                <w:color w:val="F2F2F2" w:themeColor="background1" w:themeShade="F2"/>
              </w:rPr>
              <w:t>NB:</w:t>
            </w:r>
            <w:r w:rsidR="00B30B8A">
              <w:rPr>
                <w:rStyle w:val="ab"/>
                <w:color w:val="F2F2F2" w:themeColor="background1" w:themeShade="F2"/>
              </w:rPr>
              <w:t xml:space="preserve"> </w:t>
            </w:r>
            <w:r w:rsidRPr="00F32E09">
              <w:rPr>
                <w:rStyle w:val="ab"/>
                <w:color w:val="F2F2F2" w:themeColor="background1" w:themeShade="F2"/>
              </w:rPr>
              <w:t>Feedback</w:t>
            </w:r>
            <w:r w:rsidR="00B30B8A">
              <w:rPr>
                <w:rStyle w:val="ab"/>
                <w:color w:val="F2F2F2" w:themeColor="background1" w:themeShade="F2"/>
              </w:rPr>
              <w:t xml:space="preserve"> </w:t>
            </w:r>
            <w:r w:rsidRPr="00F32E09">
              <w:rPr>
                <w:rStyle w:val="ab"/>
                <w:color w:val="F2F2F2" w:themeColor="background1" w:themeShade="F2"/>
              </w:rPr>
              <w:t>will</w:t>
            </w:r>
            <w:r w:rsidR="00B30B8A">
              <w:rPr>
                <w:rStyle w:val="ab"/>
                <w:color w:val="F2F2F2" w:themeColor="background1" w:themeShade="F2"/>
              </w:rPr>
              <w:t xml:space="preserve"> </w:t>
            </w:r>
            <w:r w:rsidRPr="00F32E09">
              <w:rPr>
                <w:rStyle w:val="ab"/>
                <w:color w:val="F2F2F2" w:themeColor="background1" w:themeShade="F2"/>
              </w:rPr>
              <w:t>be</w:t>
            </w:r>
            <w:r w:rsidR="00B30B8A">
              <w:rPr>
                <w:rStyle w:val="ab"/>
                <w:color w:val="F2F2F2" w:themeColor="background1" w:themeShade="F2"/>
              </w:rPr>
              <w:t xml:space="preserve"> </w:t>
            </w:r>
            <w:r w:rsidRPr="00F32E09">
              <w:rPr>
                <w:rStyle w:val="ab"/>
                <w:color w:val="F2F2F2" w:themeColor="background1" w:themeShade="F2"/>
              </w:rPr>
              <w:t>given</w:t>
            </w:r>
            <w:r w:rsidR="00B30B8A">
              <w:rPr>
                <w:rStyle w:val="ab"/>
                <w:color w:val="F2F2F2" w:themeColor="background1" w:themeShade="F2"/>
              </w:rPr>
              <w:t xml:space="preserve"> </w:t>
            </w:r>
            <w:r w:rsidRPr="00F32E09">
              <w:rPr>
                <w:rStyle w:val="ab"/>
                <w:color w:val="F2F2F2" w:themeColor="background1" w:themeShade="F2"/>
              </w:rPr>
              <w:t>via</w:t>
            </w:r>
            <w:r w:rsidR="00B30B8A">
              <w:rPr>
                <w:rStyle w:val="ab"/>
                <w:color w:val="F2F2F2" w:themeColor="background1" w:themeShade="F2"/>
              </w:rPr>
              <w:t xml:space="preserve"> </w:t>
            </w:r>
            <w:r w:rsidRPr="00F32E09">
              <w:rPr>
                <w:rStyle w:val="ab"/>
                <w:color w:val="F2F2F2" w:themeColor="background1" w:themeShade="F2"/>
              </w:rPr>
              <w:t>Blackboard</w:t>
            </w:r>
            <w:r w:rsidR="00B30B8A">
              <w:rPr>
                <w:rStyle w:val="ab"/>
                <w:color w:val="F2F2F2" w:themeColor="background1" w:themeShade="F2"/>
              </w:rPr>
              <w:t xml:space="preserve"> </w:t>
            </w:r>
            <w:r w:rsidRPr="00F32E09">
              <w:rPr>
                <w:rStyle w:val="ab"/>
                <w:color w:val="F2F2F2" w:themeColor="background1" w:themeShade="F2"/>
              </w:rPr>
              <w:t>when</w:t>
            </w:r>
            <w:r w:rsidR="00B30B8A">
              <w:rPr>
                <w:rStyle w:val="ab"/>
                <w:color w:val="F2F2F2" w:themeColor="background1" w:themeShade="F2"/>
              </w:rPr>
              <w:t xml:space="preserve"> </w:t>
            </w:r>
            <w:r w:rsidRPr="00F32E09">
              <w:rPr>
                <w:rStyle w:val="ab"/>
                <w:color w:val="F2F2F2" w:themeColor="background1" w:themeShade="F2"/>
              </w:rPr>
              <w:t>possible.</w:t>
            </w:r>
          </w:p>
        </w:tc>
      </w:tr>
      <w:tr w:rsidR="00461F90" w:rsidRPr="006E1B4C" w14:paraId="27EA461A" w14:textId="77777777" w:rsidTr="003F5221">
        <w:trPr>
          <w:trHeight w:val="431"/>
        </w:trPr>
        <w:tc>
          <w:tcPr>
            <w:tcW w:w="1980" w:type="dxa"/>
            <w:gridSpan w:val="2"/>
            <w:tcBorders>
              <w:top w:val="single" w:sz="18" w:space="0" w:color="auto"/>
              <w:left w:val="single" w:sz="4" w:space="0" w:color="000000"/>
              <w:bottom w:val="single" w:sz="4" w:space="0" w:color="auto"/>
              <w:right w:val="single" w:sz="4" w:space="0" w:color="000000"/>
            </w:tcBorders>
            <w:shd w:val="clear" w:color="auto" w:fill="C00000"/>
            <w:vAlign w:val="center"/>
          </w:tcPr>
          <w:p w14:paraId="04B580A5" w14:textId="610409CA"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1</w:t>
            </w:r>
            <w:r w:rsidR="00B30B8A">
              <w:rPr>
                <w:b/>
                <w:bCs w:val="0"/>
                <w:color w:val="F2F2F2" w:themeColor="background1" w:themeShade="F2"/>
                <w:sz w:val="20"/>
              </w:rPr>
              <w:t xml:space="preserve"> </w:t>
            </w:r>
            <w:sdt>
              <w:sdtPr>
                <w:rPr>
                  <w:rFonts w:eastAsia="Calibri"/>
                  <w:sz w:val="20"/>
                </w:rPr>
                <w:id w:val="2146695018"/>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18" w:space="0" w:color="auto"/>
              <w:left w:val="single" w:sz="4" w:space="0" w:color="000000"/>
              <w:bottom w:val="single" w:sz="4" w:space="0" w:color="auto"/>
              <w:right w:val="single" w:sz="4" w:space="0" w:color="000000"/>
            </w:tcBorders>
            <w:shd w:val="clear" w:color="auto" w:fill="C00000"/>
            <w:vAlign w:val="center"/>
          </w:tcPr>
          <w:p w14:paraId="0FDE7C9D"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18" w:space="0" w:color="auto"/>
              <w:left w:val="single" w:sz="4" w:space="0" w:color="000000"/>
              <w:bottom w:val="single" w:sz="4" w:space="0" w:color="auto"/>
              <w:right w:val="single" w:sz="4" w:space="0" w:color="000000"/>
            </w:tcBorders>
            <w:shd w:val="clear" w:color="auto" w:fill="auto"/>
            <w:vAlign w:val="center"/>
          </w:tcPr>
          <w:p w14:paraId="4214F31D" w14:textId="47B6EBA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18" w:space="0" w:color="auto"/>
              <w:left w:val="single" w:sz="4" w:space="0" w:color="000000"/>
              <w:bottom w:val="single" w:sz="4" w:space="0" w:color="auto"/>
              <w:right w:val="single" w:sz="4" w:space="0" w:color="000000"/>
            </w:tcBorders>
            <w:shd w:val="clear" w:color="auto" w:fill="C00000"/>
            <w:vAlign w:val="center"/>
          </w:tcPr>
          <w:p w14:paraId="38BF69B7" w14:textId="06C3A7F9"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18" w:space="0" w:color="auto"/>
              <w:left w:val="single" w:sz="4" w:space="0" w:color="000000"/>
              <w:bottom w:val="single" w:sz="4" w:space="0" w:color="auto"/>
              <w:right w:val="single" w:sz="4" w:space="0" w:color="000000"/>
            </w:tcBorders>
            <w:shd w:val="clear" w:color="auto" w:fill="auto"/>
            <w:vAlign w:val="center"/>
          </w:tcPr>
          <w:p w14:paraId="22476494" w14:textId="71772EEB" w:rsidR="00461F90" w:rsidRPr="006E1B4C" w:rsidRDefault="00461F90" w:rsidP="00461F90">
            <w:pPr>
              <w:tabs>
                <w:tab w:val="left" w:pos="5670"/>
              </w:tabs>
              <w:spacing w:line="240" w:lineRule="auto"/>
              <w:rPr>
                <w:rFonts w:eastAsia="Calibri"/>
                <w:sz w:val="20"/>
              </w:rPr>
            </w:pPr>
          </w:p>
        </w:tc>
      </w:tr>
      <w:tr w:rsidR="00461F90" w:rsidRPr="006E1B4C" w14:paraId="2FA5F202"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C00000"/>
            <w:vAlign w:val="center"/>
          </w:tcPr>
          <w:p w14:paraId="541E0B2D" w14:textId="6D1271E7"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745302F9" w14:textId="096A285D" w:rsidR="00461F90" w:rsidRPr="006E1B4C" w:rsidRDefault="00461F90" w:rsidP="00461F90">
            <w:pPr>
              <w:tabs>
                <w:tab w:val="left" w:pos="5670"/>
              </w:tabs>
              <w:spacing w:line="240" w:lineRule="auto"/>
              <w:rPr>
                <w:rFonts w:eastAsia="Calibri"/>
                <w:sz w:val="20"/>
              </w:rPr>
            </w:pPr>
            <w:r w:rsidRPr="00D030E4">
              <w:rPr>
                <w:rStyle w:val="aa"/>
                <w:bCs w:val="0"/>
              </w:rPr>
              <w:t>Feedback</w:t>
            </w:r>
            <w:r w:rsidR="00B30B8A">
              <w:rPr>
                <w:rStyle w:val="aa"/>
                <w:bCs w:val="0"/>
              </w:rPr>
              <w:t xml:space="preserve"> </w:t>
            </w:r>
            <w:r w:rsidRPr="00D030E4">
              <w:rPr>
                <w:rStyle w:val="aa"/>
                <w:bCs w:val="0"/>
              </w:rPr>
              <w:t>to</w:t>
            </w:r>
            <w:r w:rsidR="00B30B8A">
              <w:rPr>
                <w:rStyle w:val="aa"/>
                <w:bCs w:val="0"/>
              </w:rPr>
              <w:t xml:space="preserve"> </w:t>
            </w:r>
            <w:r w:rsidRPr="00D030E4">
              <w:rPr>
                <w:rStyle w:val="aa"/>
                <w:bCs w:val="0"/>
              </w:rPr>
              <w:t>student</w:t>
            </w:r>
            <w:r>
              <w:rPr>
                <w:rStyle w:val="aa"/>
                <w:bCs w:val="0"/>
              </w:rPr>
              <w:t>…</w:t>
            </w:r>
          </w:p>
        </w:tc>
      </w:tr>
      <w:tr w:rsidR="00461F90" w:rsidRPr="006E1B4C" w14:paraId="43B0C8D3" w14:textId="77777777" w:rsidTr="003F5221">
        <w:trPr>
          <w:trHeight w:val="431"/>
        </w:trPr>
        <w:tc>
          <w:tcPr>
            <w:tcW w:w="1980" w:type="dxa"/>
            <w:gridSpan w:val="2"/>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0BF686C7" w14:textId="00172FEF"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2</w:t>
            </w:r>
            <w:r w:rsidR="00B30B8A">
              <w:rPr>
                <w:b/>
                <w:bCs w:val="0"/>
                <w:color w:val="F2F2F2" w:themeColor="background1" w:themeShade="F2"/>
                <w:sz w:val="20"/>
              </w:rPr>
              <w:t xml:space="preserve"> </w:t>
            </w:r>
            <w:sdt>
              <w:sdtPr>
                <w:rPr>
                  <w:rFonts w:eastAsia="Calibri"/>
                  <w:sz w:val="20"/>
                </w:rPr>
                <w:id w:val="-1988544402"/>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0B9D29E2"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75C6F50" w14:textId="395B21B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202709FC" w14:textId="77777777"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4" w:space="0" w:color="auto"/>
              <w:left w:val="single" w:sz="4" w:space="0" w:color="auto"/>
              <w:bottom w:val="single" w:sz="4" w:space="0" w:color="auto"/>
              <w:right w:val="single" w:sz="4" w:space="0" w:color="000000"/>
            </w:tcBorders>
            <w:shd w:val="clear" w:color="auto" w:fill="auto"/>
            <w:vAlign w:val="center"/>
          </w:tcPr>
          <w:p w14:paraId="14B6CBB0" w14:textId="77777777" w:rsidR="00461F90" w:rsidRPr="006E1B4C" w:rsidRDefault="00461F90" w:rsidP="00461F90">
            <w:pPr>
              <w:tabs>
                <w:tab w:val="left" w:pos="5670"/>
              </w:tabs>
              <w:spacing w:line="240" w:lineRule="auto"/>
              <w:rPr>
                <w:rFonts w:eastAsia="Calibri"/>
                <w:sz w:val="20"/>
              </w:rPr>
            </w:pPr>
          </w:p>
        </w:tc>
      </w:tr>
      <w:tr w:rsidR="00461F90" w:rsidRPr="006E1B4C" w14:paraId="6B217E7E"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79428FEE" w14:textId="6F622F38"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6EF5EA11" w14:textId="507E4484" w:rsidR="00461F90" w:rsidRPr="006E1B4C" w:rsidRDefault="00461F90" w:rsidP="00461F90">
            <w:pPr>
              <w:tabs>
                <w:tab w:val="left" w:pos="5670"/>
              </w:tabs>
              <w:spacing w:line="240" w:lineRule="auto"/>
              <w:rPr>
                <w:rFonts w:eastAsia="Calibri"/>
                <w:sz w:val="20"/>
              </w:rPr>
            </w:pPr>
            <w:r w:rsidRPr="00D030E4">
              <w:rPr>
                <w:rStyle w:val="aa"/>
                <w:bCs w:val="0"/>
              </w:rPr>
              <w:t>Feedback</w:t>
            </w:r>
            <w:r w:rsidR="00B30B8A">
              <w:rPr>
                <w:rStyle w:val="aa"/>
                <w:bCs w:val="0"/>
              </w:rPr>
              <w:t xml:space="preserve"> </w:t>
            </w:r>
            <w:r w:rsidRPr="00D030E4">
              <w:rPr>
                <w:rStyle w:val="aa"/>
                <w:bCs w:val="0"/>
              </w:rPr>
              <w:t>to</w:t>
            </w:r>
            <w:r w:rsidR="00B30B8A">
              <w:rPr>
                <w:rStyle w:val="aa"/>
                <w:bCs w:val="0"/>
              </w:rPr>
              <w:t xml:space="preserve"> </w:t>
            </w:r>
            <w:r w:rsidRPr="00D030E4">
              <w:rPr>
                <w:rStyle w:val="aa"/>
                <w:bCs w:val="0"/>
              </w:rPr>
              <w:t>student</w:t>
            </w:r>
            <w:r>
              <w:rPr>
                <w:rStyle w:val="aa"/>
                <w:bCs w:val="0"/>
              </w:rPr>
              <w:t>…</w:t>
            </w:r>
          </w:p>
        </w:tc>
      </w:tr>
      <w:tr w:rsidR="00461F90" w:rsidRPr="006E1B4C" w14:paraId="257D64CD" w14:textId="77777777" w:rsidTr="00A32435">
        <w:trPr>
          <w:trHeight w:val="431"/>
        </w:trPr>
        <w:tc>
          <w:tcPr>
            <w:tcW w:w="2765" w:type="dxa"/>
            <w:gridSpan w:val="3"/>
            <w:tcBorders>
              <w:top w:val="single" w:sz="4" w:space="0" w:color="auto"/>
              <w:left w:val="single" w:sz="4" w:space="0" w:color="000000"/>
              <w:bottom w:val="single" w:sz="18" w:space="0" w:color="auto"/>
              <w:right w:val="single" w:sz="4" w:space="0" w:color="auto"/>
            </w:tcBorders>
            <w:shd w:val="clear" w:color="auto" w:fill="262626" w:themeFill="text1" w:themeFillTint="D9"/>
            <w:vAlign w:val="center"/>
          </w:tcPr>
          <w:p w14:paraId="7743C06A" w14:textId="74D30375" w:rsidR="00461F90" w:rsidRDefault="00461F90" w:rsidP="00461F90">
            <w:pPr>
              <w:tabs>
                <w:tab w:val="left" w:pos="5670"/>
              </w:tabs>
              <w:spacing w:line="240" w:lineRule="auto"/>
              <w:rPr>
                <w:rFonts w:eastAsia="Calibri"/>
                <w:i/>
                <w:sz w:val="20"/>
              </w:rPr>
            </w:pPr>
            <w:r w:rsidRPr="0037204B">
              <w:rPr>
                <w:b/>
                <w:sz w:val="20"/>
              </w:rPr>
              <w:t>Student</w:t>
            </w:r>
            <w:r w:rsidR="00B30B8A">
              <w:rPr>
                <w:b/>
                <w:sz w:val="20"/>
              </w:rPr>
              <w:t xml:space="preserve"> </w:t>
            </w:r>
            <w:r w:rsidRPr="0037204B">
              <w:rPr>
                <w:b/>
                <w:sz w:val="20"/>
              </w:rPr>
              <w:t>Feedback</w:t>
            </w:r>
          </w:p>
        </w:tc>
        <w:tc>
          <w:tcPr>
            <w:tcW w:w="7429" w:type="dxa"/>
            <w:gridSpan w:val="11"/>
            <w:tcBorders>
              <w:top w:val="single" w:sz="4" w:space="0" w:color="auto"/>
              <w:left w:val="single" w:sz="4" w:space="0" w:color="auto"/>
              <w:bottom w:val="single" w:sz="18" w:space="0" w:color="auto"/>
              <w:right w:val="single" w:sz="4" w:space="0" w:color="000000"/>
            </w:tcBorders>
            <w:shd w:val="clear" w:color="auto" w:fill="auto"/>
            <w:vAlign w:val="center"/>
          </w:tcPr>
          <w:p w14:paraId="7D3997B1" w14:textId="10EA185F" w:rsidR="00461F90" w:rsidRPr="00D030E4" w:rsidRDefault="00461F90" w:rsidP="00461F90">
            <w:pPr>
              <w:tabs>
                <w:tab w:val="right" w:leader="underscore" w:pos="9923"/>
              </w:tabs>
              <w:spacing w:line="240" w:lineRule="auto"/>
              <w:rPr>
                <w:rStyle w:val="aa"/>
                <w:bCs w:val="0"/>
              </w:rPr>
            </w:pPr>
            <w:r w:rsidRPr="00D030E4">
              <w:rPr>
                <w:rStyle w:val="aa"/>
                <w:bCs w:val="0"/>
              </w:rPr>
              <w:t>Feedback</w:t>
            </w:r>
            <w:r w:rsidR="00B30B8A">
              <w:rPr>
                <w:rStyle w:val="aa"/>
                <w:bCs w:val="0"/>
              </w:rPr>
              <w:t xml:space="preserve"> </w:t>
            </w:r>
            <w:r>
              <w:rPr>
                <w:rStyle w:val="aa"/>
                <w:bCs w:val="0"/>
              </w:rPr>
              <w:t>from</w:t>
            </w:r>
            <w:r w:rsidR="00B30B8A">
              <w:rPr>
                <w:rStyle w:val="aa"/>
                <w:bCs w:val="0"/>
              </w:rPr>
              <w:t xml:space="preserve"> </w:t>
            </w:r>
            <w:r w:rsidRPr="00D030E4">
              <w:rPr>
                <w:rStyle w:val="aa"/>
                <w:bCs w:val="0"/>
              </w:rPr>
              <w:t>student</w:t>
            </w:r>
            <w:r>
              <w:rPr>
                <w:rStyle w:val="aa"/>
                <w:bCs w:val="0"/>
              </w:rPr>
              <w:t>…</w:t>
            </w:r>
          </w:p>
        </w:tc>
      </w:tr>
      <w:tr w:rsidR="00461F90" w:rsidRPr="00786B8E" w14:paraId="529EA32A" w14:textId="77777777" w:rsidTr="00053427">
        <w:trPr>
          <w:trHeight w:val="431"/>
        </w:trPr>
        <w:tc>
          <w:tcPr>
            <w:tcW w:w="2765" w:type="dxa"/>
            <w:gridSpan w:val="3"/>
            <w:tcBorders>
              <w:top w:val="single" w:sz="18" w:space="0" w:color="auto"/>
              <w:left w:val="single" w:sz="4" w:space="0" w:color="000000"/>
              <w:bottom w:val="single" w:sz="18" w:space="0" w:color="auto"/>
              <w:right w:val="single" w:sz="4" w:space="0" w:color="000000"/>
            </w:tcBorders>
            <w:shd w:val="clear" w:color="auto" w:fill="C00000"/>
            <w:vAlign w:val="center"/>
          </w:tcPr>
          <w:p w14:paraId="7623F1E5" w14:textId="78B249CC" w:rsidR="00461F90" w:rsidRPr="00786B8E" w:rsidRDefault="00461F90" w:rsidP="001C7121">
            <w:pPr>
              <w:rPr>
                <w:rStyle w:val="aa"/>
                <w:bCs w:val="0"/>
                <w:color w:val="F2F2F2" w:themeColor="background1" w:themeShade="F2"/>
              </w:rPr>
            </w:pPr>
            <w:bookmarkStart w:id="3" w:name="_Toc82066980"/>
            <w:bookmarkStart w:id="4" w:name="_Toc94976378"/>
            <w:r w:rsidRPr="00786B8E">
              <w:rPr>
                <w:rStyle w:val="3Char"/>
                <w:color w:val="F2F2F2" w:themeColor="background1" w:themeShade="F2"/>
              </w:rPr>
              <w:t>Lecturer</w:t>
            </w:r>
            <w:r w:rsidR="00B30B8A">
              <w:rPr>
                <w:rStyle w:val="3Char"/>
                <w:color w:val="F2F2F2" w:themeColor="background1" w:themeShade="F2"/>
              </w:rPr>
              <w:t xml:space="preserve"> </w:t>
            </w:r>
            <w:r w:rsidRPr="00786B8E">
              <w:rPr>
                <w:rStyle w:val="3Char"/>
                <w:color w:val="F2F2F2" w:themeColor="background1" w:themeShade="F2"/>
              </w:rPr>
              <w:t>Signature</w:t>
            </w:r>
            <w:bookmarkEnd w:id="3"/>
            <w:bookmarkEnd w:id="4"/>
          </w:p>
        </w:tc>
        <w:tc>
          <w:tcPr>
            <w:tcW w:w="2481" w:type="dxa"/>
            <w:gridSpan w:val="4"/>
            <w:tcBorders>
              <w:top w:val="single" w:sz="18" w:space="0" w:color="auto"/>
              <w:left w:val="single" w:sz="4" w:space="0" w:color="000000"/>
              <w:bottom w:val="single" w:sz="18" w:space="0" w:color="auto"/>
              <w:right w:val="single" w:sz="4" w:space="0" w:color="000000"/>
            </w:tcBorders>
            <w:shd w:val="clear" w:color="auto" w:fill="auto"/>
            <w:vAlign w:val="center"/>
          </w:tcPr>
          <w:p w14:paraId="5C03DBC5" w14:textId="77777777" w:rsidR="00461F90" w:rsidRPr="00786B8E" w:rsidRDefault="00461F90" w:rsidP="00461F90">
            <w:pPr>
              <w:tabs>
                <w:tab w:val="right" w:leader="underscore" w:pos="9923"/>
              </w:tabs>
              <w:spacing w:line="240" w:lineRule="auto"/>
              <w:rPr>
                <w:rStyle w:val="aa"/>
                <w:bCs w:val="0"/>
                <w:color w:val="F2F2F2" w:themeColor="background1" w:themeShade="F2"/>
              </w:rPr>
            </w:pPr>
          </w:p>
        </w:tc>
        <w:tc>
          <w:tcPr>
            <w:tcW w:w="2120" w:type="dxa"/>
            <w:gridSpan w:val="6"/>
            <w:tcBorders>
              <w:top w:val="single" w:sz="18" w:space="0" w:color="auto"/>
              <w:left w:val="single" w:sz="4" w:space="0" w:color="000000"/>
              <w:bottom w:val="single" w:sz="18" w:space="0" w:color="auto"/>
              <w:right w:val="single" w:sz="4" w:space="0" w:color="000000"/>
            </w:tcBorders>
            <w:shd w:val="clear" w:color="auto" w:fill="262626" w:themeFill="text1" w:themeFillTint="D9"/>
            <w:vAlign w:val="center"/>
          </w:tcPr>
          <w:p w14:paraId="1B12FEE4" w14:textId="4890D6D1" w:rsidR="00461F90" w:rsidRPr="00786B8E" w:rsidRDefault="00461F90" w:rsidP="001C7121">
            <w:pPr>
              <w:rPr>
                <w:rStyle w:val="aa"/>
                <w:bCs w:val="0"/>
                <w:color w:val="F2F2F2" w:themeColor="background1" w:themeShade="F2"/>
              </w:rPr>
            </w:pPr>
            <w:bookmarkStart w:id="5" w:name="_Toc82066981"/>
            <w:bookmarkStart w:id="6" w:name="_Toc94976379"/>
            <w:r w:rsidRPr="00786B8E">
              <w:rPr>
                <w:rStyle w:val="3Char"/>
                <w:color w:val="F2F2F2" w:themeColor="background1" w:themeShade="F2"/>
              </w:rPr>
              <w:t>Student</w:t>
            </w:r>
            <w:r w:rsidR="00B30B8A">
              <w:rPr>
                <w:rStyle w:val="3Char"/>
                <w:color w:val="F2F2F2" w:themeColor="background1" w:themeShade="F2"/>
              </w:rPr>
              <w:t xml:space="preserve"> </w:t>
            </w:r>
            <w:r w:rsidRPr="00786B8E">
              <w:rPr>
                <w:rStyle w:val="3Char"/>
                <w:color w:val="F2F2F2" w:themeColor="background1" w:themeShade="F2"/>
              </w:rPr>
              <w:t>Signature</w:t>
            </w:r>
            <w:bookmarkEnd w:id="5"/>
            <w:bookmarkEnd w:id="6"/>
          </w:p>
        </w:tc>
        <w:tc>
          <w:tcPr>
            <w:tcW w:w="2828" w:type="dxa"/>
            <w:tcBorders>
              <w:top w:val="single" w:sz="18" w:space="0" w:color="auto"/>
              <w:left w:val="single" w:sz="4" w:space="0" w:color="000000"/>
              <w:bottom w:val="single" w:sz="18" w:space="0" w:color="auto"/>
              <w:right w:val="single" w:sz="4" w:space="0" w:color="000000"/>
            </w:tcBorders>
            <w:shd w:val="clear" w:color="auto" w:fill="auto"/>
            <w:vAlign w:val="center"/>
          </w:tcPr>
          <w:p w14:paraId="048A8F0D" w14:textId="492D9E6F" w:rsidR="00461F90" w:rsidRPr="00786B8E" w:rsidRDefault="00461F90" w:rsidP="00461F90">
            <w:pPr>
              <w:tabs>
                <w:tab w:val="right" w:leader="underscore" w:pos="9923"/>
              </w:tabs>
              <w:spacing w:line="240" w:lineRule="auto"/>
              <w:rPr>
                <w:rStyle w:val="aa"/>
                <w:bCs w:val="0"/>
                <w:color w:val="F2F2F2" w:themeColor="background1" w:themeShade="F2"/>
              </w:rPr>
            </w:pPr>
          </w:p>
        </w:tc>
      </w:tr>
      <w:tr w:rsidR="00461F90" w:rsidRPr="00786B8E" w14:paraId="1BF089DD" w14:textId="77777777" w:rsidTr="00B30B8A">
        <w:trPr>
          <w:trHeight w:val="431"/>
        </w:trPr>
        <w:tc>
          <w:tcPr>
            <w:tcW w:w="10194" w:type="dxa"/>
            <w:gridSpan w:val="14"/>
            <w:tcBorders>
              <w:top w:val="single" w:sz="18" w:space="0" w:color="auto"/>
              <w:left w:val="single" w:sz="4" w:space="0" w:color="000000"/>
              <w:bottom w:val="single" w:sz="4" w:space="0" w:color="auto"/>
              <w:right w:val="single" w:sz="4" w:space="0" w:color="000000"/>
            </w:tcBorders>
            <w:shd w:val="clear" w:color="auto" w:fill="C00000"/>
            <w:vAlign w:val="center"/>
          </w:tcPr>
          <w:p w14:paraId="06483A48" w14:textId="772E3DF0" w:rsidR="00461F90" w:rsidRPr="00786B8E" w:rsidRDefault="00461F90" w:rsidP="00461F90">
            <w:pPr>
              <w:tabs>
                <w:tab w:val="right" w:leader="underscore" w:pos="9923"/>
              </w:tabs>
              <w:spacing w:line="240" w:lineRule="auto"/>
              <w:rPr>
                <w:rStyle w:val="aa"/>
                <w:bCs w:val="0"/>
                <w:color w:val="F2F2F2" w:themeColor="background1" w:themeShade="F2"/>
              </w:rPr>
            </w:pPr>
            <w:r w:rsidRPr="00F07882">
              <w:rPr>
                <w:b/>
                <w:bCs w:val="0"/>
                <w:color w:val="F2F2F2" w:themeColor="background1" w:themeShade="F2"/>
                <w:sz w:val="24"/>
              </w:rPr>
              <w:t>Assessment</w:t>
            </w:r>
            <w:r w:rsidR="00B30B8A">
              <w:rPr>
                <w:b/>
                <w:bCs w:val="0"/>
                <w:color w:val="F2F2F2" w:themeColor="background1" w:themeShade="F2"/>
                <w:sz w:val="24"/>
              </w:rPr>
              <w:t xml:space="preserve"> </w:t>
            </w:r>
            <w:r w:rsidRPr="00F07882">
              <w:rPr>
                <w:b/>
                <w:bCs w:val="0"/>
                <w:color w:val="F2F2F2" w:themeColor="background1" w:themeShade="F2"/>
                <w:sz w:val="24"/>
              </w:rPr>
              <w:t>type</w:t>
            </w:r>
            <w:r w:rsidR="00B30B8A">
              <w:rPr>
                <w:b/>
                <w:bCs w:val="0"/>
                <w:color w:val="F2F2F2" w:themeColor="background1" w:themeShade="F2"/>
                <w:sz w:val="24"/>
              </w:rPr>
              <w:t xml:space="preserve"> </w:t>
            </w:r>
            <w:r w:rsidRPr="00F07882">
              <w:rPr>
                <w:b/>
                <w:bCs w:val="0"/>
                <w:color w:val="F2F2F2" w:themeColor="background1" w:themeShade="F2"/>
                <w:sz w:val="24"/>
              </w:rPr>
              <w:t>(</w:t>
            </w:r>
            <w:r w:rsidRPr="00F07882">
              <w:rPr>
                <w:b/>
                <w:bCs w:val="0"/>
                <w:color w:val="F2F2F2" w:themeColor="background1" w:themeShade="F2"/>
                <w:sz w:val="24"/>
              </w:rPr>
              <w:sym w:font="Wingdings" w:char="F0FE"/>
            </w:r>
            <w:r w:rsidRPr="00F07882">
              <w:rPr>
                <w:b/>
                <w:bCs w:val="0"/>
                <w:color w:val="F2F2F2" w:themeColor="background1" w:themeShade="F2"/>
                <w:sz w:val="24"/>
              </w:rPr>
              <w:t>):</w:t>
            </w:r>
          </w:p>
        </w:tc>
      </w:tr>
      <w:tr w:rsidR="00A32435" w:rsidRPr="00F32E09" w14:paraId="290ACFDC" w14:textId="77777777" w:rsidTr="00E64DFB">
        <w:tc>
          <w:tcPr>
            <w:tcW w:w="421" w:type="dxa"/>
            <w:tcBorders>
              <w:top w:val="single" w:sz="4" w:space="0" w:color="auto"/>
              <w:left w:val="single" w:sz="4" w:space="0" w:color="000000"/>
              <w:bottom w:val="single" w:sz="4" w:space="0" w:color="auto"/>
              <w:right w:val="single" w:sz="4" w:space="0" w:color="000000"/>
            </w:tcBorders>
            <w:shd w:val="clear" w:color="auto" w:fill="C00000"/>
            <w:vAlign w:val="center"/>
          </w:tcPr>
          <w:p w14:paraId="2C4DC5C0" w14:textId="4B48ECAA" w:rsidR="00A32435" w:rsidRPr="00625A23" w:rsidRDefault="00182037" w:rsidP="00E64DFB">
            <w:pPr>
              <w:tabs>
                <w:tab w:val="right" w:leader="underscore" w:pos="9923"/>
              </w:tabs>
              <w:spacing w:before="120" w:line="240" w:lineRule="auto"/>
              <w:rPr>
                <w:rStyle w:val="3Char"/>
                <w:rFonts w:cstheme="minorHAnsi"/>
                <w:color w:val="auto"/>
                <w:sz w:val="20"/>
                <w:szCs w:val="20"/>
              </w:rPr>
            </w:pPr>
            <w:sdt>
              <w:sdtPr>
                <w:rPr>
                  <w:rFonts w:ascii="Arial" w:hAnsi="Arial" w:cstheme="minorHAnsi"/>
                  <w:b/>
                  <w:bCs w:val="0"/>
                  <w:color w:val="D9272E"/>
                  <w:sz w:val="20"/>
                  <w:szCs w:val="20"/>
                </w:rPr>
                <w:id w:val="-1014310080"/>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3260"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3EA82E1E" w14:textId="762667A7"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Questioning</w:t>
            </w:r>
            <w:r>
              <w:rPr>
                <w:rFonts w:cstheme="minorHAnsi"/>
                <w:szCs w:val="20"/>
              </w:rPr>
              <w:t xml:space="preserve"> </w:t>
            </w:r>
            <w:r w:rsidRPr="00B30B8A">
              <w:rPr>
                <w:rFonts w:cstheme="minorHAnsi"/>
                <w:szCs w:val="20"/>
              </w:rPr>
              <w:t>(Oral/Written)</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54FE06CB" w14:textId="41C07869" w:rsidR="00A32435" w:rsidRPr="00625A23" w:rsidRDefault="00182037" w:rsidP="00E64DFB">
            <w:pPr>
              <w:tabs>
                <w:tab w:val="right" w:leader="underscore" w:pos="9923"/>
              </w:tabs>
              <w:spacing w:before="120" w:line="240" w:lineRule="auto"/>
              <w:rPr>
                <w:rStyle w:val="3Char"/>
                <w:rFonts w:cstheme="minorHAnsi"/>
                <w:color w:val="auto"/>
                <w:sz w:val="20"/>
                <w:szCs w:val="20"/>
              </w:rPr>
            </w:pPr>
            <w:sdt>
              <w:sdtPr>
                <w:rPr>
                  <w:rFonts w:ascii="Arial" w:hAnsi="Arial" w:cstheme="minorHAnsi"/>
                  <w:b/>
                  <w:bCs w:val="0"/>
                  <w:color w:val="D9272E"/>
                  <w:sz w:val="20"/>
                  <w:szCs w:val="20"/>
                </w:rPr>
                <w:id w:val="-2108410905"/>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2835" w:type="dxa"/>
            <w:gridSpan w:val="6"/>
            <w:tcBorders>
              <w:top w:val="single" w:sz="4" w:space="0" w:color="auto"/>
              <w:left w:val="single" w:sz="4" w:space="0" w:color="000000"/>
              <w:bottom w:val="single" w:sz="4" w:space="0" w:color="auto"/>
              <w:right w:val="single" w:sz="4" w:space="0" w:color="000000"/>
            </w:tcBorders>
            <w:shd w:val="clear" w:color="auto" w:fill="auto"/>
            <w:vAlign w:val="center"/>
          </w:tcPr>
          <w:p w14:paraId="5523A468" w14:textId="77777777"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3</w:t>
            </w:r>
            <w:r w:rsidRPr="00B30B8A">
              <w:rPr>
                <w:rFonts w:cstheme="minorHAnsi"/>
                <w:szCs w:val="20"/>
                <w:vertAlign w:val="superscript"/>
              </w:rPr>
              <w:t>rd</w:t>
            </w:r>
            <w:r>
              <w:rPr>
                <w:rFonts w:cstheme="minorHAnsi"/>
                <w:szCs w:val="20"/>
              </w:rPr>
              <w:t xml:space="preserve"> </w:t>
            </w:r>
            <w:r w:rsidRPr="00B30B8A">
              <w:rPr>
                <w:rFonts w:cstheme="minorHAnsi"/>
                <w:szCs w:val="20"/>
              </w:rPr>
              <w:t>Party</w:t>
            </w:r>
            <w:r>
              <w:rPr>
                <w:rFonts w:cstheme="minorHAnsi"/>
                <w:szCs w:val="20"/>
              </w:rPr>
              <w:t xml:space="preserve"> </w:t>
            </w:r>
            <w:r w:rsidRPr="00B30B8A">
              <w:rPr>
                <w:rFonts w:cstheme="minorHAnsi"/>
                <w:szCs w:val="20"/>
              </w:rPr>
              <w:t>Report</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2E033D4C" w14:textId="6431C839" w:rsidR="00A32435" w:rsidRPr="00B30B8A" w:rsidRDefault="00182037" w:rsidP="00E64DFB">
            <w:pPr>
              <w:tabs>
                <w:tab w:val="right" w:leader="underscore" w:pos="9923"/>
              </w:tabs>
              <w:spacing w:before="120" w:line="240" w:lineRule="auto"/>
              <w:rPr>
                <w:rStyle w:val="aa"/>
                <w:rFonts w:cstheme="minorHAnsi"/>
                <w:bCs w:val="0"/>
                <w:color w:val="F2F2F2" w:themeColor="background1" w:themeShade="F2"/>
                <w:sz w:val="22"/>
                <w:szCs w:val="20"/>
              </w:rPr>
            </w:pPr>
            <w:sdt>
              <w:sdtPr>
                <w:rPr>
                  <w:rFonts w:ascii="Arial" w:hAnsi="Arial" w:cstheme="minorHAnsi"/>
                  <w:b/>
                  <w:bCs w:val="0"/>
                  <w:i/>
                  <w:color w:val="D9272E"/>
                  <w:sz w:val="20"/>
                  <w:szCs w:val="20"/>
                </w:rPr>
                <w:id w:val="1283915700"/>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2828" w:type="dxa"/>
            <w:tcBorders>
              <w:top w:val="single" w:sz="4" w:space="0" w:color="auto"/>
              <w:left w:val="single" w:sz="4" w:space="0" w:color="000000"/>
              <w:bottom w:val="single" w:sz="4" w:space="0" w:color="auto"/>
              <w:right w:val="single" w:sz="4" w:space="0" w:color="000000"/>
            </w:tcBorders>
            <w:shd w:val="clear" w:color="auto" w:fill="auto"/>
            <w:vAlign w:val="center"/>
          </w:tcPr>
          <w:p w14:paraId="3057880B" w14:textId="64DB178F" w:rsidR="00A32435" w:rsidRPr="00B30B8A" w:rsidRDefault="00A32435" w:rsidP="00E64DFB">
            <w:pPr>
              <w:tabs>
                <w:tab w:val="right" w:leader="underscore" w:pos="9923"/>
              </w:tabs>
              <w:spacing w:before="120" w:line="240" w:lineRule="auto"/>
              <w:rPr>
                <w:rStyle w:val="aa"/>
                <w:rFonts w:cstheme="minorHAnsi"/>
                <w:bCs w:val="0"/>
                <w:color w:val="F2F2F2" w:themeColor="background1" w:themeShade="F2"/>
                <w:sz w:val="22"/>
                <w:szCs w:val="20"/>
              </w:rPr>
            </w:pPr>
            <w:r w:rsidRPr="00B30B8A">
              <w:rPr>
                <w:rFonts w:cstheme="minorHAnsi"/>
                <w:szCs w:val="20"/>
              </w:rPr>
              <w:t>Practical</w:t>
            </w:r>
            <w:r>
              <w:rPr>
                <w:rFonts w:cstheme="minorHAnsi"/>
                <w:szCs w:val="20"/>
              </w:rPr>
              <w:t xml:space="preserve"> </w:t>
            </w:r>
            <w:r w:rsidRPr="00B30B8A">
              <w:rPr>
                <w:rFonts w:cstheme="minorHAnsi"/>
                <w:szCs w:val="20"/>
              </w:rPr>
              <w:t>Demonstration</w:t>
            </w:r>
          </w:p>
        </w:tc>
      </w:tr>
      <w:tr w:rsidR="00A32435" w:rsidRPr="00F32E09" w14:paraId="4E371321" w14:textId="77777777" w:rsidTr="00E64DFB">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0000"/>
            <w:vAlign w:val="center"/>
          </w:tcPr>
          <w:p w14:paraId="5BFE0568" w14:textId="75577B5B" w:rsidR="00A32435" w:rsidRPr="00F32E09" w:rsidRDefault="00182037" w:rsidP="00E64DFB">
            <w:pPr>
              <w:tabs>
                <w:tab w:val="right" w:leader="underscore" w:pos="9923"/>
              </w:tabs>
              <w:spacing w:before="120" w:line="240" w:lineRule="auto"/>
              <w:rPr>
                <w:rFonts w:ascii="Segoe UI Symbol" w:eastAsia="MS Gothic" w:hAnsi="Segoe UI Symbol" w:cs="Segoe UI Symbol"/>
                <w:sz w:val="20"/>
                <w:szCs w:val="20"/>
              </w:rPr>
            </w:pPr>
            <w:sdt>
              <w:sdtPr>
                <w:rPr>
                  <w:rFonts w:ascii="Arial" w:hAnsi="Arial" w:cstheme="minorHAnsi"/>
                  <w:b/>
                  <w:bCs w:val="0"/>
                  <w:color w:val="D9272E"/>
                  <w:sz w:val="20"/>
                  <w:szCs w:val="20"/>
                </w:rPr>
                <w:id w:val="-1017075448"/>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32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B2256F3" w14:textId="08BCE95F" w:rsidR="00A32435" w:rsidRPr="00F32E09" w:rsidRDefault="00A32435" w:rsidP="00E64DFB">
            <w:pPr>
              <w:tabs>
                <w:tab w:val="right" w:leader="underscore" w:pos="9923"/>
              </w:tabs>
              <w:spacing w:before="120" w:line="240" w:lineRule="auto"/>
              <w:rPr>
                <w:rFonts w:cstheme="minorHAnsi"/>
                <w:sz w:val="20"/>
                <w:szCs w:val="20"/>
              </w:rPr>
            </w:pPr>
            <w:r w:rsidRPr="00B30B8A">
              <w:rPr>
                <w:rFonts w:cstheme="minorHAnsi"/>
                <w:szCs w:val="20"/>
              </w:rPr>
              <w:t>Other</w:t>
            </w:r>
            <w:r>
              <w:rPr>
                <w:rFonts w:cstheme="minorHAnsi"/>
                <w:szCs w:val="20"/>
              </w:rPr>
              <w:t xml:space="preserve"> </w:t>
            </w:r>
            <w:r w:rsidRPr="00B30B8A">
              <w:rPr>
                <w:rFonts w:cstheme="minorHAnsi"/>
                <w:szCs w:val="20"/>
              </w:rPr>
              <w:t>–</w:t>
            </w:r>
            <w:r>
              <w:rPr>
                <w:rFonts w:cstheme="minorHAnsi"/>
                <w:szCs w:val="20"/>
              </w:rPr>
              <w:t xml:space="preserve"> </w:t>
            </w:r>
            <w:r w:rsidRPr="00B30B8A">
              <w:rPr>
                <w:rFonts w:cstheme="minorHAnsi"/>
                <w:szCs w:val="20"/>
              </w:rPr>
              <w:t>Project/Portfolio</w:t>
            </w:r>
            <w:r>
              <w:rPr>
                <w:rFonts w:cstheme="minorHAnsi"/>
                <w:szCs w:val="20"/>
              </w:rPr>
              <w:t xml:space="preserve"> </w:t>
            </w:r>
            <w:r w:rsidRPr="00B30B8A">
              <w:rPr>
                <w:rFonts w:cstheme="minorHAnsi"/>
                <w:szCs w:val="20"/>
              </w:rPr>
              <w:t>(</w:t>
            </w:r>
            <w:r w:rsidRPr="00B30B8A">
              <w:rPr>
                <w:rFonts w:cstheme="minorHAnsi"/>
                <w:i/>
                <w:szCs w:val="20"/>
              </w:rPr>
              <w:t>please</w:t>
            </w:r>
            <w:r>
              <w:rPr>
                <w:rFonts w:cstheme="minorHAnsi"/>
                <w:i/>
                <w:szCs w:val="20"/>
              </w:rPr>
              <w:t xml:space="preserve"> </w:t>
            </w:r>
            <w:r w:rsidRPr="00B30B8A">
              <w:rPr>
                <w:rFonts w:cstheme="minorHAnsi"/>
                <w:i/>
                <w:szCs w:val="20"/>
              </w:rPr>
              <w:t>specify</w:t>
            </w:r>
            <w:r>
              <w:rPr>
                <w:rFonts w:cstheme="minorHAnsi"/>
                <w:i/>
                <w:szCs w:val="20"/>
              </w:rPr>
              <w:t xml:space="preserve"> on the right</w:t>
            </w:r>
            <w:r w:rsidRPr="00B30B8A">
              <w:rPr>
                <w:rFonts w:cstheme="minorHAnsi"/>
                <w:i/>
                <w:szCs w:val="20"/>
              </w:rPr>
              <w:t>):</w:t>
            </w:r>
          </w:p>
        </w:tc>
        <w:tc>
          <w:tcPr>
            <w:tcW w:w="6513" w:type="dxa"/>
            <w:gridSpan w:val="9"/>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756957" w14:textId="77777777" w:rsidR="00A32435" w:rsidRDefault="00A32435" w:rsidP="00E64DFB">
            <w:pPr>
              <w:tabs>
                <w:tab w:val="right" w:leader="underscore" w:pos="9923"/>
              </w:tabs>
              <w:spacing w:before="120" w:line="240" w:lineRule="auto"/>
              <w:rPr>
                <w:rFonts w:cstheme="minorHAnsi"/>
                <w:sz w:val="20"/>
                <w:szCs w:val="20"/>
              </w:rPr>
            </w:pPr>
          </w:p>
          <w:p w14:paraId="3D06F022" w14:textId="38BBAD95" w:rsidR="00A32435" w:rsidRPr="00F32E09" w:rsidRDefault="00A32435" w:rsidP="00E64DFB">
            <w:pPr>
              <w:tabs>
                <w:tab w:val="right" w:leader="underscore" w:pos="9923"/>
              </w:tabs>
              <w:spacing w:before="120" w:line="240" w:lineRule="auto"/>
              <w:rPr>
                <w:rFonts w:cstheme="minorHAnsi"/>
                <w:sz w:val="20"/>
                <w:szCs w:val="20"/>
              </w:rPr>
            </w:pPr>
          </w:p>
        </w:tc>
      </w:tr>
    </w:tbl>
    <w:p w14:paraId="5D29E87F" w14:textId="155A205B" w:rsidR="00F32E09" w:rsidRDefault="00F32E09">
      <w:pPr>
        <w:spacing w:line="240" w:lineRule="auto"/>
      </w:pPr>
    </w:p>
    <w:p w14:paraId="1A2716D4" w14:textId="1DC8FCDD" w:rsidR="00063616" w:rsidRDefault="00063616">
      <w:pPr>
        <w:spacing w:before="0" w:after="0" w:line="240" w:lineRule="auto"/>
      </w:pPr>
      <w:r>
        <w:br w:type="page"/>
      </w:r>
    </w:p>
    <w:p w14:paraId="35A5A97A" w14:textId="26050E0C" w:rsidR="002311F5" w:rsidRDefault="00E56771">
      <w:pPr>
        <w:pStyle w:val="10"/>
        <w:tabs>
          <w:tab w:val="right" w:leader="dot" w:pos="10194"/>
        </w:tabs>
        <w:rPr>
          <w:ins w:id="7" w:author="Adrian Gould" w:date="2023-08-28T15:50:00Z"/>
          <w:rFonts w:eastAsiaTheme="minorEastAsia" w:cstheme="minorBidi"/>
          <w:b w:val="0"/>
          <w:bCs w:val="0"/>
          <w:caps w:val="0"/>
          <w:noProof/>
          <w:kern w:val="2"/>
          <w:sz w:val="24"/>
          <w:szCs w:val="24"/>
          <w:lang w:eastAsia="en-GB"/>
          <w14:ligatures w14:val="standardContextual"/>
        </w:rPr>
      </w:pPr>
      <w:r>
        <w:lastRenderedPageBreak/>
        <w:fldChar w:fldCharType="begin"/>
      </w:r>
      <w:r>
        <w:instrText xml:space="preserve"> TOC \o "1-2" \h \z \u </w:instrText>
      </w:r>
      <w:r>
        <w:fldChar w:fldCharType="separate"/>
      </w:r>
      <w:ins w:id="8" w:author="Adrian Gould" w:date="2023-08-28T15:50:00Z">
        <w:r w:rsidR="002311F5" w:rsidRPr="000D613E">
          <w:rPr>
            <w:rStyle w:val="ae"/>
            <w:noProof/>
          </w:rPr>
          <w:fldChar w:fldCharType="begin"/>
        </w:r>
        <w:r w:rsidR="002311F5" w:rsidRPr="000D613E">
          <w:rPr>
            <w:rStyle w:val="ae"/>
            <w:noProof/>
          </w:rPr>
          <w:instrText xml:space="preserve"> </w:instrText>
        </w:r>
        <w:r w:rsidR="002311F5">
          <w:rPr>
            <w:noProof/>
          </w:rPr>
          <w:instrText>HYPERLINK \l "_Toc144130266"</w:instrText>
        </w:r>
        <w:r w:rsidR="002311F5" w:rsidRPr="000D613E">
          <w:rPr>
            <w:rStyle w:val="ae"/>
            <w:noProof/>
          </w:rPr>
          <w:instrText xml:space="preserve"> </w:instrText>
        </w:r>
        <w:r w:rsidR="002311F5" w:rsidRPr="000D613E">
          <w:rPr>
            <w:rStyle w:val="ae"/>
            <w:noProof/>
          </w:rPr>
        </w:r>
        <w:r w:rsidR="002311F5" w:rsidRPr="000D613E">
          <w:rPr>
            <w:rStyle w:val="ae"/>
            <w:noProof/>
          </w:rPr>
          <w:fldChar w:fldCharType="separate"/>
        </w:r>
        <w:r w:rsidR="002311F5" w:rsidRPr="000D613E">
          <w:rPr>
            <w:rStyle w:val="ae"/>
            <w:noProof/>
            <w:lang w:eastAsia="en-AU"/>
          </w:rPr>
          <w:t>Assessment Steps</w:t>
        </w:r>
        <w:r w:rsidR="002311F5">
          <w:rPr>
            <w:noProof/>
            <w:webHidden/>
          </w:rPr>
          <w:tab/>
        </w:r>
        <w:r w:rsidR="002311F5">
          <w:rPr>
            <w:noProof/>
            <w:webHidden/>
          </w:rPr>
          <w:fldChar w:fldCharType="begin"/>
        </w:r>
        <w:r w:rsidR="002311F5">
          <w:rPr>
            <w:noProof/>
            <w:webHidden/>
          </w:rPr>
          <w:instrText xml:space="preserve"> PAGEREF _Toc144130266 \h </w:instrText>
        </w:r>
      </w:ins>
      <w:r w:rsidR="002311F5">
        <w:rPr>
          <w:noProof/>
          <w:webHidden/>
        </w:rPr>
      </w:r>
      <w:r w:rsidR="002311F5">
        <w:rPr>
          <w:noProof/>
          <w:webHidden/>
        </w:rPr>
        <w:fldChar w:fldCharType="separate"/>
      </w:r>
      <w:ins w:id="9" w:author="Adrian Gould" w:date="2023-08-28T15:50:00Z">
        <w:r w:rsidR="002311F5">
          <w:rPr>
            <w:noProof/>
            <w:webHidden/>
          </w:rPr>
          <w:t>10</w:t>
        </w:r>
        <w:r w:rsidR="002311F5">
          <w:rPr>
            <w:noProof/>
            <w:webHidden/>
          </w:rPr>
          <w:fldChar w:fldCharType="end"/>
        </w:r>
        <w:r w:rsidR="002311F5" w:rsidRPr="000D613E">
          <w:rPr>
            <w:rStyle w:val="ae"/>
            <w:noProof/>
          </w:rPr>
          <w:fldChar w:fldCharType="end"/>
        </w:r>
      </w:ins>
    </w:p>
    <w:p w14:paraId="2F639074" w14:textId="66BFFEFE" w:rsidR="002311F5" w:rsidRDefault="002311F5">
      <w:pPr>
        <w:pStyle w:val="20"/>
        <w:rPr>
          <w:ins w:id="10" w:author="Adrian Gould" w:date="2023-08-28T15:50:00Z"/>
          <w:kern w:val="2"/>
          <w:sz w:val="24"/>
          <w14:ligatures w14:val="standardContextual"/>
          <w:rPrChange w:id="11" w:author="Adrian Gould" w:date="2023-08-28T15:53:00Z">
            <w:rPr>
              <w:ins w:id="12" w:author="Adrian Gould" w:date="2023-08-28T15:50:00Z"/>
              <w:rFonts w:eastAsiaTheme="minorEastAsia" w:cstheme="minorBidi"/>
              <w:smallCaps w:val="0"/>
              <w:noProof/>
              <w:kern w:val="2"/>
              <w:sz w:val="24"/>
              <w:szCs w:val="24"/>
              <w:lang w:eastAsia="en-GB"/>
              <w14:ligatures w14:val="standardContextual"/>
            </w:rPr>
          </w:rPrChange>
        </w:rPr>
      </w:pPr>
      <w:ins w:id="13" w:author="Adrian Gould" w:date="2023-08-28T15:50:00Z">
        <w:r w:rsidRPr="000D613E">
          <w:rPr>
            <w:rStyle w:val="ae"/>
            <w:noProof/>
          </w:rPr>
          <w:fldChar w:fldCharType="begin"/>
        </w:r>
        <w:r w:rsidRPr="000D613E">
          <w:rPr>
            <w:rStyle w:val="ae"/>
            <w:noProof/>
          </w:rPr>
          <w:instrText xml:space="preserve"> </w:instrText>
        </w:r>
        <w:r>
          <w:rPr>
            <w:noProof/>
          </w:rPr>
          <w:instrText>HYPERLINK \l "_Toc144130267"</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Complete the Front Page</w:t>
        </w:r>
        <w:r>
          <w:rPr>
            <w:noProof/>
            <w:webHidden/>
          </w:rPr>
          <w:tab/>
        </w:r>
        <w:r>
          <w:rPr>
            <w:noProof/>
            <w:webHidden/>
          </w:rPr>
          <w:fldChar w:fldCharType="begin"/>
        </w:r>
        <w:r>
          <w:rPr>
            <w:noProof/>
            <w:webHidden/>
          </w:rPr>
          <w:instrText xml:space="preserve"> PAGEREF _Toc144130267 \h </w:instrText>
        </w:r>
      </w:ins>
      <w:r>
        <w:rPr>
          <w:noProof/>
          <w:webHidden/>
        </w:rPr>
      </w:r>
      <w:r>
        <w:rPr>
          <w:noProof/>
          <w:webHidden/>
        </w:rPr>
        <w:fldChar w:fldCharType="separate"/>
      </w:r>
      <w:ins w:id="14" w:author="Adrian Gould" w:date="2023-08-28T15:50:00Z">
        <w:r>
          <w:rPr>
            <w:noProof/>
            <w:webHidden/>
          </w:rPr>
          <w:t>10</w:t>
        </w:r>
        <w:r>
          <w:rPr>
            <w:noProof/>
            <w:webHidden/>
          </w:rPr>
          <w:fldChar w:fldCharType="end"/>
        </w:r>
        <w:r w:rsidRPr="000D613E">
          <w:rPr>
            <w:rStyle w:val="ae"/>
            <w:noProof/>
          </w:rPr>
          <w:fldChar w:fldCharType="end"/>
        </w:r>
      </w:ins>
    </w:p>
    <w:p w14:paraId="19A97188" w14:textId="401EAB28" w:rsidR="002311F5" w:rsidRDefault="002311F5">
      <w:pPr>
        <w:pStyle w:val="20"/>
        <w:rPr>
          <w:ins w:id="15" w:author="Adrian Gould" w:date="2023-08-28T15:50:00Z"/>
          <w:kern w:val="2"/>
          <w:sz w:val="24"/>
          <w14:ligatures w14:val="standardContextual"/>
          <w:rPrChange w:id="16" w:author="Adrian Gould" w:date="2023-08-28T15:53:00Z">
            <w:rPr>
              <w:ins w:id="17" w:author="Adrian Gould" w:date="2023-08-28T15:50:00Z"/>
              <w:rFonts w:eastAsiaTheme="minorEastAsia" w:cstheme="minorBidi"/>
              <w:smallCaps w:val="0"/>
              <w:noProof/>
              <w:kern w:val="2"/>
              <w:sz w:val="24"/>
              <w:szCs w:val="24"/>
              <w:lang w:eastAsia="en-GB"/>
              <w14:ligatures w14:val="standardContextual"/>
            </w:rPr>
          </w:rPrChange>
        </w:rPr>
      </w:pPr>
      <w:ins w:id="18" w:author="Adrian Gould" w:date="2023-08-28T15:50:00Z">
        <w:r w:rsidRPr="000D613E">
          <w:rPr>
            <w:rStyle w:val="ae"/>
            <w:noProof/>
          </w:rPr>
          <w:fldChar w:fldCharType="begin"/>
        </w:r>
        <w:r w:rsidRPr="000D613E">
          <w:rPr>
            <w:rStyle w:val="ae"/>
            <w:noProof/>
          </w:rPr>
          <w:instrText xml:space="preserve"> </w:instrText>
        </w:r>
        <w:r>
          <w:rPr>
            <w:noProof/>
          </w:rPr>
          <w:instrText>HYPERLINK \l "_Toc144130268"</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Setting Up for Phase 2</w:t>
        </w:r>
        <w:r>
          <w:rPr>
            <w:noProof/>
            <w:webHidden/>
          </w:rPr>
          <w:tab/>
        </w:r>
        <w:r>
          <w:rPr>
            <w:noProof/>
            <w:webHidden/>
          </w:rPr>
          <w:fldChar w:fldCharType="begin"/>
        </w:r>
        <w:r>
          <w:rPr>
            <w:noProof/>
            <w:webHidden/>
          </w:rPr>
          <w:instrText xml:space="preserve"> PAGEREF _Toc144130268 \h </w:instrText>
        </w:r>
      </w:ins>
      <w:r>
        <w:rPr>
          <w:noProof/>
          <w:webHidden/>
        </w:rPr>
      </w:r>
      <w:r>
        <w:rPr>
          <w:noProof/>
          <w:webHidden/>
        </w:rPr>
        <w:fldChar w:fldCharType="separate"/>
      </w:r>
      <w:ins w:id="19" w:author="Adrian Gould" w:date="2023-08-28T15:50:00Z">
        <w:r>
          <w:rPr>
            <w:noProof/>
            <w:webHidden/>
          </w:rPr>
          <w:t>11</w:t>
        </w:r>
        <w:r>
          <w:rPr>
            <w:noProof/>
            <w:webHidden/>
          </w:rPr>
          <w:fldChar w:fldCharType="end"/>
        </w:r>
        <w:r w:rsidRPr="000D613E">
          <w:rPr>
            <w:rStyle w:val="ae"/>
            <w:noProof/>
          </w:rPr>
          <w:fldChar w:fldCharType="end"/>
        </w:r>
      </w:ins>
    </w:p>
    <w:p w14:paraId="14753B83" w14:textId="6098363F" w:rsidR="002311F5" w:rsidRDefault="002311F5">
      <w:pPr>
        <w:pStyle w:val="20"/>
        <w:rPr>
          <w:ins w:id="20" w:author="Adrian Gould" w:date="2023-08-28T15:50:00Z"/>
          <w:kern w:val="2"/>
          <w:sz w:val="24"/>
          <w14:ligatures w14:val="standardContextual"/>
          <w:rPrChange w:id="21" w:author="Adrian Gould" w:date="2023-08-28T15:53:00Z">
            <w:rPr>
              <w:ins w:id="22" w:author="Adrian Gould" w:date="2023-08-28T15:50:00Z"/>
              <w:rFonts w:eastAsiaTheme="minorEastAsia" w:cstheme="minorBidi"/>
              <w:smallCaps w:val="0"/>
              <w:noProof/>
              <w:kern w:val="2"/>
              <w:sz w:val="24"/>
              <w:szCs w:val="24"/>
              <w:lang w:eastAsia="en-GB"/>
              <w14:ligatures w14:val="standardContextual"/>
            </w:rPr>
          </w:rPrChange>
        </w:rPr>
      </w:pPr>
      <w:ins w:id="23" w:author="Adrian Gould" w:date="2023-08-28T15:50:00Z">
        <w:r w:rsidRPr="000D613E">
          <w:rPr>
            <w:rStyle w:val="ae"/>
            <w:noProof/>
          </w:rPr>
          <w:fldChar w:fldCharType="begin"/>
        </w:r>
        <w:r w:rsidRPr="000D613E">
          <w:rPr>
            <w:rStyle w:val="ae"/>
            <w:noProof/>
          </w:rPr>
          <w:instrText xml:space="preserve"> </w:instrText>
        </w:r>
        <w:r>
          <w:rPr>
            <w:noProof/>
          </w:rPr>
          <w:instrText>HYPERLINK \l "_Toc144130269"</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Reset/Normalise CSS on the Page</w:t>
        </w:r>
        <w:r>
          <w:rPr>
            <w:noProof/>
            <w:webHidden/>
          </w:rPr>
          <w:tab/>
        </w:r>
        <w:r>
          <w:rPr>
            <w:noProof/>
            <w:webHidden/>
          </w:rPr>
          <w:fldChar w:fldCharType="begin"/>
        </w:r>
        <w:r>
          <w:rPr>
            <w:noProof/>
            <w:webHidden/>
          </w:rPr>
          <w:instrText xml:space="preserve"> PAGEREF _Toc144130269 \h </w:instrText>
        </w:r>
      </w:ins>
      <w:r>
        <w:rPr>
          <w:noProof/>
          <w:webHidden/>
        </w:rPr>
      </w:r>
      <w:r>
        <w:rPr>
          <w:noProof/>
          <w:webHidden/>
        </w:rPr>
        <w:fldChar w:fldCharType="separate"/>
      </w:r>
      <w:ins w:id="24" w:author="Adrian Gould" w:date="2023-08-28T15:50:00Z">
        <w:r>
          <w:rPr>
            <w:noProof/>
            <w:webHidden/>
          </w:rPr>
          <w:t>12</w:t>
        </w:r>
        <w:r>
          <w:rPr>
            <w:noProof/>
            <w:webHidden/>
          </w:rPr>
          <w:fldChar w:fldCharType="end"/>
        </w:r>
        <w:r w:rsidRPr="000D613E">
          <w:rPr>
            <w:rStyle w:val="ae"/>
            <w:noProof/>
          </w:rPr>
          <w:fldChar w:fldCharType="end"/>
        </w:r>
      </w:ins>
    </w:p>
    <w:p w14:paraId="7078C08B" w14:textId="2391FBC8" w:rsidR="002311F5" w:rsidRDefault="002311F5">
      <w:pPr>
        <w:pStyle w:val="20"/>
        <w:rPr>
          <w:ins w:id="25" w:author="Adrian Gould" w:date="2023-08-28T15:50:00Z"/>
          <w:kern w:val="2"/>
          <w:sz w:val="24"/>
          <w14:ligatures w14:val="standardContextual"/>
          <w:rPrChange w:id="26" w:author="Adrian Gould" w:date="2023-08-28T15:53:00Z">
            <w:rPr>
              <w:ins w:id="27" w:author="Adrian Gould" w:date="2023-08-28T15:50:00Z"/>
              <w:rFonts w:eastAsiaTheme="minorEastAsia" w:cstheme="minorBidi"/>
              <w:smallCaps w:val="0"/>
              <w:noProof/>
              <w:kern w:val="2"/>
              <w:sz w:val="24"/>
              <w:szCs w:val="24"/>
              <w:lang w:eastAsia="en-GB"/>
              <w14:ligatures w14:val="standardContextual"/>
            </w:rPr>
          </w:rPrChange>
        </w:rPr>
      </w:pPr>
      <w:ins w:id="2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"_Toc144130270"</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to create the required Base Mobile Layout.</w:t>
        </w:r>
        <w:r>
          <w:rPr>
            <w:noProof/>
            <w:webHidden/>
          </w:rPr>
          <w:tab/>
        </w:r>
        <w:r>
          <w:rPr>
            <w:noProof/>
            <w:webHidden/>
          </w:rPr>
          <w:fldChar w:fldCharType="begin"/>
        </w:r>
        <w:r>
          <w:rPr>
            <w:noProof/>
            <w:webHidden/>
          </w:rPr>
          <w:instrText xml:space="preserve"> PAGEREF _Toc144130270 \h </w:instrText>
        </w:r>
      </w:ins>
      <w:r>
        <w:rPr>
          <w:noProof/>
          <w:webHidden/>
        </w:rPr>
      </w:r>
      <w:r>
        <w:rPr>
          <w:noProof/>
          <w:webHidden/>
        </w:rPr>
        <w:fldChar w:fldCharType="separate"/>
      </w:r>
      <w:ins w:id="29" w:author="Adrian Gould" w:date="2023-08-28T15:50:00Z">
        <w:r>
          <w:rPr>
            <w:noProof/>
            <w:webHidden/>
          </w:rPr>
          <w:t>14</w:t>
        </w:r>
        <w:r>
          <w:rPr>
            <w:noProof/>
            <w:webHidden/>
          </w:rPr>
          <w:fldChar w:fldCharType="end"/>
        </w:r>
        <w:r w:rsidRPr="000D613E">
          <w:rPr>
            <w:rStyle w:val="ae"/>
            <w:noProof/>
          </w:rPr>
          <w:fldChar w:fldCharType="end"/>
        </w:r>
      </w:ins>
    </w:p>
    <w:p w14:paraId="637F77ED" w14:textId="7AF0BDD3" w:rsidR="002311F5" w:rsidRDefault="002311F5">
      <w:pPr>
        <w:pStyle w:val="20"/>
        <w:rPr>
          <w:ins w:id="30" w:author="Adrian Gould" w:date="2023-08-28T15:50:00Z"/>
          <w:kern w:val="2"/>
          <w:sz w:val="24"/>
          <w14:ligatures w14:val="standardContextual"/>
          <w:rPrChange w:id="31" w:author="Adrian Gould" w:date="2023-08-28T15:53:00Z">
            <w:rPr>
              <w:ins w:id="32" w:author="Adrian Gould" w:date="2023-08-28T15:50:00Z"/>
              <w:rFonts w:eastAsiaTheme="minorEastAsia" w:cstheme="minorBidi"/>
              <w:smallCaps w:val="0"/>
              <w:noProof/>
              <w:kern w:val="2"/>
              <w:sz w:val="24"/>
              <w:szCs w:val="24"/>
              <w:lang w:eastAsia="en-GB"/>
              <w14:ligatures w14:val="standardContextual"/>
            </w:rPr>
          </w:rPrChange>
        </w:rPr>
      </w:pPr>
      <w:ins w:id="3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"_Toc144130271"</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to create the Base Desktop Layout.</w:t>
        </w:r>
        <w:r>
          <w:rPr>
            <w:noProof/>
            <w:webHidden/>
          </w:rPr>
          <w:tab/>
        </w:r>
        <w:r>
          <w:rPr>
            <w:noProof/>
            <w:webHidden/>
          </w:rPr>
          <w:fldChar w:fldCharType="begin"/>
        </w:r>
        <w:r>
          <w:rPr>
            <w:noProof/>
            <w:webHidden/>
          </w:rPr>
          <w:instrText xml:space="preserve"> PAGEREF _Toc144130271 \h </w:instrText>
        </w:r>
      </w:ins>
      <w:r>
        <w:rPr>
          <w:noProof/>
          <w:webHidden/>
        </w:rPr>
      </w:r>
      <w:r>
        <w:rPr>
          <w:noProof/>
          <w:webHidden/>
        </w:rPr>
        <w:fldChar w:fldCharType="separate"/>
      </w:r>
      <w:ins w:id="34" w:author="Adrian Gould" w:date="2023-08-28T15:50:00Z">
        <w:r>
          <w:rPr>
            <w:noProof/>
            <w:webHidden/>
          </w:rPr>
          <w:t>15</w:t>
        </w:r>
        <w:r>
          <w:rPr>
            <w:noProof/>
            <w:webHidden/>
          </w:rPr>
          <w:fldChar w:fldCharType="end"/>
        </w:r>
        <w:r w:rsidRPr="000D613E">
          <w:rPr>
            <w:rStyle w:val="ae"/>
            <w:noProof/>
          </w:rPr>
          <w:fldChar w:fldCharType="end"/>
        </w:r>
      </w:ins>
    </w:p>
    <w:p w14:paraId="2C289A70" w14:textId="4AAA2806" w:rsidR="002311F5" w:rsidRDefault="002311F5">
      <w:pPr>
        <w:pStyle w:val="20"/>
        <w:rPr>
          <w:ins w:id="35" w:author="Adrian Gould" w:date="2023-08-28T15:50:00Z"/>
          <w:kern w:val="2"/>
          <w:sz w:val="24"/>
          <w14:ligatures w14:val="standardContextual"/>
          <w:rPrChange w:id="36" w:author="Adrian Gould" w:date="2023-08-28T15:53:00Z">
            <w:rPr>
              <w:ins w:id="37" w:author="Adrian Gould" w:date="2023-08-28T15:50:00Z"/>
              <w:rFonts w:eastAsiaTheme="minorEastAsia" w:cstheme="minorBidi"/>
              <w:smallCaps w:val="0"/>
              <w:noProof/>
              <w:kern w:val="2"/>
              <w:sz w:val="24"/>
              <w:szCs w:val="24"/>
              <w:lang w:eastAsia="en-GB"/>
              <w14:ligatures w14:val="standardContextual"/>
            </w:rPr>
          </w:rPrChange>
        </w:rPr>
      </w:pPr>
      <w:ins w:id="3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"_Toc144130272"</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to Implement the Mobile Article Layout</w:t>
        </w:r>
        <w:r>
          <w:rPr>
            <w:noProof/>
            <w:webHidden/>
          </w:rPr>
          <w:tab/>
        </w:r>
        <w:r>
          <w:rPr>
            <w:noProof/>
            <w:webHidden/>
          </w:rPr>
          <w:fldChar w:fldCharType="begin"/>
        </w:r>
        <w:r>
          <w:rPr>
            <w:noProof/>
            <w:webHidden/>
          </w:rPr>
          <w:instrText xml:space="preserve"> PAGEREF _Toc144130272 \h </w:instrText>
        </w:r>
      </w:ins>
      <w:r>
        <w:rPr>
          <w:noProof/>
          <w:webHidden/>
        </w:rPr>
      </w:r>
      <w:r>
        <w:rPr>
          <w:noProof/>
          <w:webHidden/>
        </w:rPr>
        <w:fldChar w:fldCharType="separate"/>
      </w:r>
      <w:ins w:id="39" w:author="Adrian Gould" w:date="2023-08-28T15:50:00Z">
        <w:r>
          <w:rPr>
            <w:noProof/>
            <w:webHidden/>
          </w:rPr>
          <w:t>16</w:t>
        </w:r>
        <w:r>
          <w:rPr>
            <w:noProof/>
            <w:webHidden/>
          </w:rPr>
          <w:fldChar w:fldCharType="end"/>
        </w:r>
        <w:r w:rsidRPr="000D613E">
          <w:rPr>
            <w:rStyle w:val="ae"/>
            <w:noProof/>
          </w:rPr>
          <w:fldChar w:fldCharType="end"/>
        </w:r>
      </w:ins>
    </w:p>
    <w:p w14:paraId="2CB97E46" w14:textId="42CF441A" w:rsidR="002311F5" w:rsidRDefault="002311F5">
      <w:pPr>
        <w:pStyle w:val="20"/>
        <w:rPr>
          <w:ins w:id="40" w:author="Adrian Gould" w:date="2023-08-28T15:50:00Z"/>
          <w:kern w:val="2"/>
          <w:sz w:val="24"/>
          <w14:ligatures w14:val="standardContextual"/>
          <w:rPrChange w:id="41" w:author="Adrian Gould" w:date="2023-08-28T15:53:00Z">
            <w:rPr>
              <w:ins w:id="42" w:author="Adrian Gould" w:date="2023-08-28T15:50:00Z"/>
              <w:rFonts w:eastAsiaTheme="minorEastAsia" w:cstheme="minorBidi"/>
              <w:smallCaps w:val="0"/>
              <w:noProof/>
              <w:kern w:val="2"/>
              <w:sz w:val="24"/>
              <w:szCs w:val="24"/>
              <w:lang w:eastAsia="en-GB"/>
              <w14:ligatures w14:val="standardContextual"/>
            </w:rPr>
          </w:rPrChange>
        </w:rPr>
      </w:pPr>
      <w:ins w:id="4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"_Toc144130273"</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to Implement the Desktop Article Layout.</w:t>
        </w:r>
        <w:r>
          <w:rPr>
            <w:noProof/>
            <w:webHidden/>
          </w:rPr>
          <w:tab/>
        </w:r>
        <w:r>
          <w:rPr>
            <w:noProof/>
            <w:webHidden/>
          </w:rPr>
          <w:fldChar w:fldCharType="begin"/>
        </w:r>
        <w:r>
          <w:rPr>
            <w:noProof/>
            <w:webHidden/>
          </w:rPr>
          <w:instrText xml:space="preserve"> PAGEREF _Toc144130273 \h </w:instrText>
        </w:r>
      </w:ins>
      <w:r>
        <w:rPr>
          <w:noProof/>
          <w:webHidden/>
        </w:rPr>
      </w:r>
      <w:r>
        <w:rPr>
          <w:noProof/>
          <w:webHidden/>
        </w:rPr>
        <w:fldChar w:fldCharType="separate"/>
      </w:r>
      <w:ins w:id="44" w:author="Adrian Gould" w:date="2023-08-28T15:50:00Z">
        <w:r>
          <w:rPr>
            <w:noProof/>
            <w:webHidden/>
          </w:rPr>
          <w:t>17</w:t>
        </w:r>
        <w:r>
          <w:rPr>
            <w:noProof/>
            <w:webHidden/>
          </w:rPr>
          <w:fldChar w:fldCharType="end"/>
        </w:r>
        <w:r w:rsidRPr="000D613E">
          <w:rPr>
            <w:rStyle w:val="ae"/>
            <w:noProof/>
          </w:rPr>
          <w:fldChar w:fldCharType="end"/>
        </w:r>
      </w:ins>
    </w:p>
    <w:p w14:paraId="632E171F" w14:textId="4F044425" w:rsidR="002311F5" w:rsidRDefault="002311F5">
      <w:pPr>
        <w:pStyle w:val="20"/>
        <w:rPr>
          <w:ins w:id="45" w:author="Adrian Gould" w:date="2023-08-28T15:50:00Z"/>
          <w:kern w:val="2"/>
          <w:sz w:val="24"/>
          <w14:ligatures w14:val="standardContextual"/>
          <w:rPrChange w:id="46" w:author="Adrian Gould" w:date="2023-08-28T15:53:00Z">
            <w:rPr>
              <w:ins w:id="47" w:author="Adrian Gould" w:date="2023-08-28T15:50:00Z"/>
              <w:rFonts w:eastAsiaTheme="minorEastAsia" w:cstheme="minorBidi"/>
              <w:smallCaps w:val="0"/>
              <w:noProof/>
              <w:kern w:val="2"/>
              <w:sz w:val="24"/>
              <w:szCs w:val="24"/>
              <w:lang w:eastAsia="en-GB"/>
              <w14:ligatures w14:val="standardContextual"/>
            </w:rPr>
          </w:rPrChange>
        </w:rPr>
      </w:pPr>
      <w:ins w:id="4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"_Toc144130274"</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Implement CSS for Aside Design</w:t>
        </w:r>
        <w:r>
          <w:rPr>
            <w:noProof/>
            <w:webHidden/>
          </w:rPr>
          <w:tab/>
        </w:r>
        <w:r>
          <w:rPr>
            <w:noProof/>
            <w:webHidden/>
          </w:rPr>
          <w:fldChar w:fldCharType="begin"/>
        </w:r>
        <w:r>
          <w:rPr>
            <w:noProof/>
            <w:webHidden/>
          </w:rPr>
          <w:instrText xml:space="preserve"> PAGEREF _Toc144130274 \h </w:instrText>
        </w:r>
      </w:ins>
      <w:r>
        <w:rPr>
          <w:noProof/>
          <w:webHidden/>
        </w:rPr>
      </w:r>
      <w:r>
        <w:rPr>
          <w:noProof/>
          <w:webHidden/>
        </w:rPr>
        <w:fldChar w:fldCharType="separate"/>
      </w:r>
      <w:ins w:id="49" w:author="Adrian Gould" w:date="2023-08-28T15:50:00Z">
        <w:r>
          <w:rPr>
            <w:noProof/>
            <w:webHidden/>
          </w:rPr>
          <w:t>18</w:t>
        </w:r>
        <w:r>
          <w:rPr>
            <w:noProof/>
            <w:webHidden/>
          </w:rPr>
          <w:fldChar w:fldCharType="end"/>
        </w:r>
        <w:r w:rsidRPr="000D613E">
          <w:rPr>
            <w:rStyle w:val="ae"/>
            <w:noProof/>
          </w:rPr>
          <w:fldChar w:fldCharType="end"/>
        </w:r>
      </w:ins>
    </w:p>
    <w:p w14:paraId="7A39FC57" w14:textId="7D39F71F" w:rsidR="002311F5" w:rsidRDefault="002311F5">
      <w:pPr>
        <w:pStyle w:val="20"/>
        <w:rPr>
          <w:ins w:id="50" w:author="Adrian Gould" w:date="2023-08-28T15:50:00Z"/>
          <w:kern w:val="2"/>
          <w:sz w:val="24"/>
          <w14:ligatures w14:val="standardContextual"/>
          <w:rPrChange w:id="51" w:author="Adrian Gould" w:date="2023-08-28T15:53:00Z">
            <w:rPr>
              <w:ins w:id="52" w:author="Adrian Gould" w:date="2023-08-28T15:50:00Z"/>
              <w:rFonts w:eastAsiaTheme="minorEastAsia" w:cstheme="minorBidi"/>
              <w:smallCaps w:val="0"/>
              <w:noProof/>
              <w:kern w:val="2"/>
              <w:sz w:val="24"/>
              <w:szCs w:val="24"/>
              <w:lang w:eastAsia="en-GB"/>
              <w14:ligatures w14:val="standardContextual"/>
            </w:rPr>
          </w:rPrChange>
        </w:rPr>
      </w:pPr>
      <w:ins w:id="5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"_Toc144130275"</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Identify CSS3 Techniques/Features</w:t>
        </w:r>
        <w:r>
          <w:rPr>
            <w:noProof/>
            <w:webHidden/>
          </w:rPr>
          <w:tab/>
        </w:r>
        <w:r>
          <w:rPr>
            <w:noProof/>
            <w:webHidden/>
          </w:rPr>
          <w:fldChar w:fldCharType="begin"/>
        </w:r>
        <w:r>
          <w:rPr>
            <w:noProof/>
            <w:webHidden/>
          </w:rPr>
          <w:instrText xml:space="preserve"> PAGEREF _Toc144130275 \h </w:instrText>
        </w:r>
      </w:ins>
      <w:r>
        <w:rPr>
          <w:noProof/>
          <w:webHidden/>
        </w:rPr>
      </w:r>
      <w:r>
        <w:rPr>
          <w:noProof/>
          <w:webHidden/>
        </w:rPr>
        <w:fldChar w:fldCharType="separate"/>
      </w:r>
      <w:ins w:id="54" w:author="Adrian Gould" w:date="2023-08-28T15:50:00Z">
        <w:r>
          <w:rPr>
            <w:noProof/>
            <w:webHidden/>
          </w:rPr>
          <w:t>19</w:t>
        </w:r>
        <w:r>
          <w:rPr>
            <w:noProof/>
            <w:webHidden/>
          </w:rPr>
          <w:fldChar w:fldCharType="end"/>
        </w:r>
        <w:r w:rsidRPr="000D613E">
          <w:rPr>
            <w:rStyle w:val="ae"/>
            <w:noProof/>
          </w:rPr>
          <w:fldChar w:fldCharType="end"/>
        </w:r>
      </w:ins>
    </w:p>
    <w:p w14:paraId="1D928E05" w14:textId="0D60D399" w:rsidR="002311F5" w:rsidRDefault="002311F5">
      <w:pPr>
        <w:pStyle w:val="20"/>
        <w:rPr>
          <w:ins w:id="55" w:author="Adrian Gould" w:date="2023-08-28T15:50:00Z"/>
          <w:kern w:val="2"/>
          <w:sz w:val="24"/>
          <w14:ligatures w14:val="standardContextual"/>
          <w:rPrChange w:id="56" w:author="Adrian Gould" w:date="2023-08-28T15:53:00Z">
            <w:rPr>
              <w:ins w:id="57" w:author="Adrian Gould" w:date="2023-08-28T15:50:00Z"/>
              <w:rFonts w:eastAsiaTheme="minorEastAsia" w:cstheme="minorBidi"/>
              <w:smallCaps w:val="0"/>
              <w:noProof/>
              <w:kern w:val="2"/>
              <w:sz w:val="24"/>
              <w:szCs w:val="24"/>
              <w:lang w:eastAsia="en-GB"/>
              <w14:ligatures w14:val="standardContextual"/>
            </w:rPr>
          </w:rPrChange>
        </w:rPr>
      </w:pPr>
      <w:ins w:id="5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"_Toc144130276"</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Validating the CSS</w:t>
        </w:r>
        <w:r>
          <w:rPr>
            <w:noProof/>
            <w:webHidden/>
          </w:rPr>
          <w:tab/>
        </w:r>
        <w:r>
          <w:rPr>
            <w:noProof/>
            <w:webHidden/>
          </w:rPr>
          <w:fldChar w:fldCharType="begin"/>
        </w:r>
        <w:r>
          <w:rPr>
            <w:noProof/>
            <w:webHidden/>
          </w:rPr>
          <w:instrText xml:space="preserve"> PAGEREF _Toc144130276 \h </w:instrText>
        </w:r>
      </w:ins>
      <w:r>
        <w:rPr>
          <w:noProof/>
          <w:webHidden/>
        </w:rPr>
      </w:r>
      <w:r>
        <w:rPr>
          <w:noProof/>
          <w:webHidden/>
        </w:rPr>
        <w:fldChar w:fldCharType="separate"/>
      </w:r>
      <w:ins w:id="59" w:author="Adrian Gould" w:date="2023-08-28T15:50:00Z">
        <w:r>
          <w:rPr>
            <w:noProof/>
            <w:webHidden/>
          </w:rPr>
          <w:t>21</w:t>
        </w:r>
        <w:r>
          <w:rPr>
            <w:noProof/>
            <w:webHidden/>
          </w:rPr>
          <w:fldChar w:fldCharType="end"/>
        </w:r>
        <w:r w:rsidRPr="000D613E">
          <w:rPr>
            <w:rStyle w:val="ae"/>
            <w:noProof/>
          </w:rPr>
          <w:fldChar w:fldCharType="end"/>
        </w:r>
      </w:ins>
    </w:p>
    <w:p w14:paraId="1A5F0566" w14:textId="363FDB29" w:rsidR="002311F5" w:rsidRDefault="002311F5">
      <w:pPr>
        <w:pStyle w:val="20"/>
        <w:rPr>
          <w:ins w:id="60" w:author="Adrian Gould" w:date="2023-08-28T15:50:00Z"/>
          <w:kern w:val="2"/>
          <w:sz w:val="24"/>
          <w14:ligatures w14:val="standardContextual"/>
          <w:rPrChange w:id="61" w:author="Adrian Gould" w:date="2023-08-28T15:53:00Z">
            <w:rPr>
              <w:ins w:id="62" w:author="Adrian Gould" w:date="2023-08-28T15:50:00Z"/>
              <w:rFonts w:eastAsiaTheme="minorEastAsia" w:cstheme="minorBidi"/>
              <w:smallCaps w:val="0"/>
              <w:noProof/>
              <w:kern w:val="2"/>
              <w:sz w:val="24"/>
              <w:szCs w:val="24"/>
              <w:lang w:eastAsia="en-GB"/>
              <w14:ligatures w14:val="standardContextual"/>
            </w:rPr>
          </w:rPrChange>
        </w:rPr>
      </w:pPr>
      <w:ins w:id="6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"_Toc144130277"</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Testing the page</w:t>
        </w:r>
        <w:r>
          <w:rPr>
            <w:noProof/>
            <w:webHidden/>
          </w:rPr>
          <w:tab/>
        </w:r>
        <w:r>
          <w:rPr>
            <w:noProof/>
            <w:webHidden/>
          </w:rPr>
          <w:fldChar w:fldCharType="begin"/>
        </w:r>
        <w:r>
          <w:rPr>
            <w:noProof/>
            <w:webHidden/>
          </w:rPr>
          <w:instrText xml:space="preserve"> PAGEREF _Toc144130277 \h </w:instrText>
        </w:r>
      </w:ins>
      <w:r>
        <w:rPr>
          <w:noProof/>
          <w:webHidden/>
        </w:rPr>
      </w:r>
      <w:r>
        <w:rPr>
          <w:noProof/>
          <w:webHidden/>
        </w:rPr>
        <w:fldChar w:fldCharType="separate"/>
      </w:r>
      <w:ins w:id="64" w:author="Adrian Gould" w:date="2023-08-28T15:50:00Z">
        <w:r>
          <w:rPr>
            <w:noProof/>
            <w:webHidden/>
          </w:rPr>
          <w:t>21</w:t>
        </w:r>
        <w:r>
          <w:rPr>
            <w:noProof/>
            <w:webHidden/>
          </w:rPr>
          <w:fldChar w:fldCharType="end"/>
        </w:r>
        <w:r w:rsidRPr="000D613E">
          <w:rPr>
            <w:rStyle w:val="ae"/>
            <w:noProof/>
          </w:rPr>
          <w:fldChar w:fldCharType="end"/>
        </w:r>
      </w:ins>
    </w:p>
    <w:p w14:paraId="4A5EDAA4" w14:textId="613039EF" w:rsidR="002311F5" w:rsidRDefault="002311F5">
      <w:pPr>
        <w:pStyle w:val="20"/>
        <w:rPr>
          <w:ins w:id="65" w:author="Adrian Gould" w:date="2023-08-28T15:50:00Z"/>
          <w:kern w:val="2"/>
          <w:sz w:val="24"/>
          <w14:ligatures w14:val="standardContextual"/>
          <w:rPrChange w:id="66" w:author="Adrian Gould" w:date="2023-08-28T15:53:00Z">
            <w:rPr>
              <w:ins w:id="67" w:author="Adrian Gould" w:date="2023-08-28T15:50:00Z"/>
              <w:rFonts w:eastAsiaTheme="minorEastAsia" w:cstheme="minorBidi"/>
              <w:smallCaps w:val="0"/>
              <w:noProof/>
              <w:kern w:val="2"/>
              <w:sz w:val="24"/>
              <w:szCs w:val="24"/>
              <w:lang w:eastAsia="en-GB"/>
              <w14:ligatures w14:val="standardContextual"/>
            </w:rPr>
          </w:rPrChange>
        </w:rPr>
      </w:pPr>
      <w:ins w:id="68" w:author="Adrian Gould" w:date="2023-08-28T15:50:00Z">
        <w:r w:rsidRPr="000D613E">
          <w:rPr>
            <w:rStyle w:val="ae"/>
            <w:noProof/>
          </w:rPr>
          <w:fldChar w:fldCharType="begin"/>
        </w:r>
        <w:r w:rsidRPr="000D613E">
          <w:rPr>
            <w:rStyle w:val="ae"/>
            <w:noProof/>
          </w:rPr>
          <w:instrText xml:space="preserve"> </w:instrText>
        </w:r>
        <w:r>
          <w:rPr>
            <w:noProof/>
          </w:rPr>
          <w:instrText>HYPERLINK \l "_Toc144130278"</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Demonstrate to Assessor</w:t>
        </w:r>
        <w:r>
          <w:rPr>
            <w:noProof/>
            <w:webHidden/>
          </w:rPr>
          <w:tab/>
        </w:r>
        <w:r>
          <w:rPr>
            <w:noProof/>
            <w:webHidden/>
          </w:rPr>
          <w:fldChar w:fldCharType="begin"/>
        </w:r>
        <w:r>
          <w:rPr>
            <w:noProof/>
            <w:webHidden/>
          </w:rPr>
          <w:instrText xml:space="preserve"> PAGEREF _Toc144130278 \h </w:instrText>
        </w:r>
      </w:ins>
      <w:r>
        <w:rPr>
          <w:noProof/>
          <w:webHidden/>
        </w:rPr>
      </w:r>
      <w:r>
        <w:rPr>
          <w:noProof/>
          <w:webHidden/>
        </w:rPr>
        <w:fldChar w:fldCharType="separate"/>
      </w:r>
      <w:ins w:id="69" w:author="Adrian Gould" w:date="2023-08-28T15:50:00Z">
        <w:r>
          <w:rPr>
            <w:noProof/>
            <w:webHidden/>
          </w:rPr>
          <w:t>23</w:t>
        </w:r>
        <w:r>
          <w:rPr>
            <w:noProof/>
            <w:webHidden/>
          </w:rPr>
          <w:fldChar w:fldCharType="end"/>
        </w:r>
        <w:r w:rsidRPr="000D613E">
          <w:rPr>
            <w:rStyle w:val="ae"/>
            <w:noProof/>
          </w:rPr>
          <w:fldChar w:fldCharType="end"/>
        </w:r>
      </w:ins>
    </w:p>
    <w:p w14:paraId="33F6B572" w14:textId="0666D093" w:rsidR="002311F5" w:rsidRDefault="002311F5">
      <w:pPr>
        <w:pStyle w:val="20"/>
        <w:rPr>
          <w:ins w:id="70" w:author="Adrian Gould" w:date="2023-08-28T15:50:00Z"/>
          <w:kern w:val="2"/>
          <w:sz w:val="24"/>
          <w14:ligatures w14:val="standardContextual"/>
          <w:rPrChange w:id="71" w:author="Adrian Gould" w:date="2023-08-28T15:53:00Z">
            <w:rPr>
              <w:ins w:id="72" w:author="Adrian Gould" w:date="2023-08-28T15:50:00Z"/>
              <w:rFonts w:eastAsiaTheme="minorEastAsia" w:cstheme="minorBidi"/>
              <w:smallCaps w:val="0"/>
              <w:noProof/>
              <w:kern w:val="2"/>
              <w:sz w:val="24"/>
              <w:szCs w:val="24"/>
              <w:lang w:eastAsia="en-GB"/>
              <w14:ligatures w14:val="standardContextual"/>
            </w:rPr>
          </w:rPrChange>
        </w:rPr>
      </w:pPr>
      <w:ins w:id="73" w:author="Adrian Gould" w:date="2023-08-28T15:50:00Z">
        <w:r w:rsidRPr="000D613E">
          <w:rPr>
            <w:rStyle w:val="ae"/>
            <w:noProof/>
          </w:rPr>
          <w:fldChar w:fldCharType="begin"/>
        </w:r>
        <w:r w:rsidRPr="000D613E">
          <w:rPr>
            <w:rStyle w:val="ae"/>
            <w:noProof/>
          </w:rPr>
          <w:instrText xml:space="preserve"> </w:instrText>
        </w:r>
        <w:r>
          <w:rPr>
            <w:noProof/>
          </w:rPr>
          <w:instrText>HYPERLINK \l "_Toc144130279"</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Submission of Portfolio Work</w:t>
        </w:r>
        <w:r>
          <w:rPr>
            <w:noProof/>
            <w:webHidden/>
          </w:rPr>
          <w:tab/>
        </w:r>
        <w:r>
          <w:rPr>
            <w:noProof/>
            <w:webHidden/>
          </w:rPr>
          <w:fldChar w:fldCharType="begin"/>
        </w:r>
        <w:r>
          <w:rPr>
            <w:noProof/>
            <w:webHidden/>
          </w:rPr>
          <w:instrText xml:space="preserve"> PAGEREF _Toc144130279 \h </w:instrText>
        </w:r>
      </w:ins>
      <w:r>
        <w:rPr>
          <w:noProof/>
          <w:webHidden/>
        </w:rPr>
      </w:r>
      <w:r>
        <w:rPr>
          <w:noProof/>
          <w:webHidden/>
        </w:rPr>
        <w:fldChar w:fldCharType="separate"/>
      </w:r>
      <w:ins w:id="74" w:author="Adrian Gould" w:date="2023-08-28T15:50:00Z">
        <w:r>
          <w:rPr>
            <w:noProof/>
            <w:webHidden/>
          </w:rPr>
          <w:t>23</w:t>
        </w:r>
        <w:r>
          <w:rPr>
            <w:noProof/>
            <w:webHidden/>
          </w:rPr>
          <w:fldChar w:fldCharType="end"/>
        </w:r>
        <w:r w:rsidRPr="000D613E">
          <w:rPr>
            <w:rStyle w:val="ae"/>
            <w:noProof/>
          </w:rPr>
          <w:fldChar w:fldCharType="end"/>
        </w:r>
      </w:ins>
    </w:p>
    <w:p w14:paraId="1A9BB786" w14:textId="42149196" w:rsidR="002311F5" w:rsidRDefault="002311F5">
      <w:pPr>
        <w:pStyle w:val="10"/>
        <w:tabs>
          <w:tab w:val="right" w:leader="dot" w:pos="10194"/>
        </w:tabs>
        <w:rPr>
          <w:ins w:id="75" w:author="Adrian Gould" w:date="2023-08-28T15:50:00Z"/>
          <w:rFonts w:eastAsiaTheme="minorEastAsia" w:cstheme="minorBidi"/>
          <w:b w:val="0"/>
          <w:bCs w:val="0"/>
          <w:caps w:val="0"/>
          <w:noProof/>
          <w:kern w:val="2"/>
          <w:sz w:val="24"/>
          <w:szCs w:val="24"/>
          <w:lang w:eastAsia="en-GB"/>
          <w14:ligatures w14:val="standardContextual"/>
        </w:rPr>
      </w:pPr>
      <w:ins w:id="76" w:author="Adrian Gould" w:date="2023-08-28T15:50:00Z">
        <w:r w:rsidRPr="000D613E">
          <w:rPr>
            <w:rStyle w:val="ae"/>
            <w:noProof/>
          </w:rPr>
          <w:fldChar w:fldCharType="begin"/>
        </w:r>
        <w:r w:rsidRPr="000D613E">
          <w:rPr>
            <w:rStyle w:val="ae"/>
            <w:noProof/>
          </w:rPr>
          <w:instrText xml:space="preserve"> </w:instrText>
        </w:r>
        <w:r>
          <w:rPr>
            <w:noProof/>
          </w:rPr>
          <w:instrText>HYPERLINK \l "_Toc144130280"</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Appendix A: Code Style Guidelines</w:t>
        </w:r>
        <w:r>
          <w:rPr>
            <w:noProof/>
            <w:webHidden/>
          </w:rPr>
          <w:tab/>
        </w:r>
        <w:r>
          <w:rPr>
            <w:noProof/>
            <w:webHidden/>
          </w:rPr>
          <w:fldChar w:fldCharType="begin"/>
        </w:r>
        <w:r>
          <w:rPr>
            <w:noProof/>
            <w:webHidden/>
          </w:rPr>
          <w:instrText xml:space="preserve"> PAGEREF _Toc144130280 \h </w:instrText>
        </w:r>
      </w:ins>
      <w:r>
        <w:rPr>
          <w:noProof/>
          <w:webHidden/>
        </w:rPr>
      </w:r>
      <w:r>
        <w:rPr>
          <w:noProof/>
          <w:webHidden/>
        </w:rPr>
        <w:fldChar w:fldCharType="separate"/>
      </w:r>
      <w:ins w:id="77" w:author="Adrian Gould" w:date="2023-08-28T15:50:00Z">
        <w:r>
          <w:rPr>
            <w:noProof/>
            <w:webHidden/>
          </w:rPr>
          <w:t>24</w:t>
        </w:r>
        <w:r>
          <w:rPr>
            <w:noProof/>
            <w:webHidden/>
          </w:rPr>
          <w:fldChar w:fldCharType="end"/>
        </w:r>
        <w:r w:rsidRPr="000D613E">
          <w:rPr>
            <w:rStyle w:val="ae"/>
            <w:noProof/>
          </w:rPr>
          <w:fldChar w:fldCharType="end"/>
        </w:r>
      </w:ins>
    </w:p>
    <w:p w14:paraId="62DC52BD" w14:textId="32A305CE" w:rsidR="002311F5" w:rsidRDefault="002311F5">
      <w:pPr>
        <w:pStyle w:val="10"/>
        <w:tabs>
          <w:tab w:val="right" w:leader="dot" w:pos="10194"/>
        </w:tabs>
        <w:rPr>
          <w:ins w:id="78" w:author="Adrian Gould" w:date="2023-08-28T15:50:00Z"/>
          <w:rFonts w:eastAsiaTheme="minorEastAsia" w:cstheme="minorBidi"/>
          <w:b w:val="0"/>
          <w:bCs w:val="0"/>
          <w:caps w:val="0"/>
          <w:noProof/>
          <w:kern w:val="2"/>
          <w:sz w:val="24"/>
          <w:szCs w:val="24"/>
          <w:lang w:eastAsia="en-GB"/>
          <w14:ligatures w14:val="standardContextual"/>
        </w:rPr>
      </w:pPr>
      <w:ins w:id="79" w:author="Adrian Gould" w:date="2023-08-28T15:50:00Z">
        <w:r w:rsidRPr="000D613E">
          <w:rPr>
            <w:rStyle w:val="ae"/>
            <w:noProof/>
          </w:rPr>
          <w:fldChar w:fldCharType="begin"/>
        </w:r>
        <w:r w:rsidRPr="000D613E">
          <w:rPr>
            <w:rStyle w:val="ae"/>
            <w:noProof/>
          </w:rPr>
          <w:instrText xml:space="preserve"> </w:instrText>
        </w:r>
        <w:r>
          <w:rPr>
            <w:noProof/>
          </w:rPr>
          <w:instrText>HYPERLINK \l "_Toc144130281"</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Appendix B: Naming Conventions</w:t>
        </w:r>
        <w:r>
          <w:rPr>
            <w:noProof/>
            <w:webHidden/>
          </w:rPr>
          <w:tab/>
        </w:r>
        <w:r>
          <w:rPr>
            <w:noProof/>
            <w:webHidden/>
          </w:rPr>
          <w:fldChar w:fldCharType="begin"/>
        </w:r>
        <w:r>
          <w:rPr>
            <w:noProof/>
            <w:webHidden/>
          </w:rPr>
          <w:instrText xml:space="preserve"> PAGEREF _Toc144130281 \h </w:instrText>
        </w:r>
      </w:ins>
      <w:r>
        <w:rPr>
          <w:noProof/>
          <w:webHidden/>
        </w:rPr>
      </w:r>
      <w:r>
        <w:rPr>
          <w:noProof/>
          <w:webHidden/>
        </w:rPr>
        <w:fldChar w:fldCharType="separate"/>
      </w:r>
      <w:ins w:id="80" w:author="Adrian Gould" w:date="2023-08-28T15:50:00Z">
        <w:r>
          <w:rPr>
            <w:noProof/>
            <w:webHidden/>
          </w:rPr>
          <w:t>25</w:t>
        </w:r>
        <w:r>
          <w:rPr>
            <w:noProof/>
            <w:webHidden/>
          </w:rPr>
          <w:fldChar w:fldCharType="end"/>
        </w:r>
        <w:r w:rsidRPr="000D613E">
          <w:rPr>
            <w:rStyle w:val="ae"/>
            <w:noProof/>
          </w:rPr>
          <w:fldChar w:fldCharType="end"/>
        </w:r>
      </w:ins>
    </w:p>
    <w:p w14:paraId="395F0C4E" w14:textId="4E02407B" w:rsidR="002311F5" w:rsidRDefault="002311F5">
      <w:pPr>
        <w:pStyle w:val="20"/>
        <w:rPr>
          <w:ins w:id="81" w:author="Adrian Gould" w:date="2023-08-28T15:50:00Z"/>
          <w:kern w:val="2"/>
          <w:sz w:val="24"/>
          <w14:ligatures w14:val="standardContextual"/>
          <w:rPrChange w:id="82" w:author="Adrian Gould" w:date="2023-08-28T15:53:00Z">
            <w:rPr>
              <w:ins w:id="83" w:author="Adrian Gould" w:date="2023-08-28T15:50:00Z"/>
              <w:rFonts w:eastAsiaTheme="minorEastAsia" w:cstheme="minorBidi"/>
              <w:smallCaps w:val="0"/>
              <w:noProof/>
              <w:kern w:val="2"/>
              <w:sz w:val="24"/>
              <w:szCs w:val="24"/>
              <w:lang w:eastAsia="en-GB"/>
              <w14:ligatures w14:val="standardContextual"/>
            </w:rPr>
          </w:rPrChange>
        </w:rPr>
      </w:pPr>
      <w:ins w:id="84" w:author="Adrian Gould" w:date="2023-08-28T15:50:00Z">
        <w:r w:rsidRPr="000D613E">
          <w:rPr>
            <w:rStyle w:val="ae"/>
            <w:noProof/>
          </w:rPr>
          <w:fldChar w:fldCharType="begin"/>
        </w:r>
        <w:r w:rsidRPr="000D613E">
          <w:rPr>
            <w:rStyle w:val="ae"/>
            <w:noProof/>
          </w:rPr>
          <w:instrText xml:space="preserve"> </w:instrText>
        </w:r>
        <w:r>
          <w:rPr>
            <w:noProof/>
          </w:rPr>
          <w:instrText>HYPERLINK \l "_Toc144130282"</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HTML, CSS and JS Files and folders</w:t>
        </w:r>
        <w:r>
          <w:rPr>
            <w:noProof/>
            <w:webHidden/>
          </w:rPr>
          <w:tab/>
        </w:r>
        <w:r>
          <w:rPr>
            <w:noProof/>
            <w:webHidden/>
          </w:rPr>
          <w:fldChar w:fldCharType="begin"/>
        </w:r>
        <w:r>
          <w:rPr>
            <w:noProof/>
            <w:webHidden/>
          </w:rPr>
          <w:instrText xml:space="preserve"> PAGEREF _Toc144130282 \h </w:instrText>
        </w:r>
      </w:ins>
      <w:r>
        <w:rPr>
          <w:noProof/>
          <w:webHidden/>
        </w:rPr>
      </w:r>
      <w:r>
        <w:rPr>
          <w:noProof/>
          <w:webHidden/>
        </w:rPr>
        <w:fldChar w:fldCharType="separate"/>
      </w:r>
      <w:ins w:id="85" w:author="Adrian Gould" w:date="2023-08-28T15:50:00Z">
        <w:r>
          <w:rPr>
            <w:noProof/>
            <w:webHidden/>
          </w:rPr>
          <w:t>25</w:t>
        </w:r>
        <w:r>
          <w:rPr>
            <w:noProof/>
            <w:webHidden/>
          </w:rPr>
          <w:fldChar w:fldCharType="end"/>
        </w:r>
        <w:r w:rsidRPr="000D613E">
          <w:rPr>
            <w:rStyle w:val="ae"/>
            <w:noProof/>
          </w:rPr>
          <w:fldChar w:fldCharType="end"/>
        </w:r>
      </w:ins>
    </w:p>
    <w:p w14:paraId="0E67D88B" w14:textId="6FB187F3" w:rsidR="002311F5" w:rsidRDefault="002311F5">
      <w:pPr>
        <w:pStyle w:val="20"/>
        <w:rPr>
          <w:ins w:id="86" w:author="Adrian Gould" w:date="2023-08-28T15:50:00Z"/>
          <w:kern w:val="2"/>
          <w:sz w:val="24"/>
          <w14:ligatures w14:val="standardContextual"/>
          <w:rPrChange w:id="87" w:author="Adrian Gould" w:date="2023-08-28T15:53:00Z">
            <w:rPr>
              <w:ins w:id="88" w:author="Adrian Gould" w:date="2023-08-28T15:50:00Z"/>
              <w:rFonts w:eastAsiaTheme="minorEastAsia" w:cstheme="minorBidi"/>
              <w:smallCaps w:val="0"/>
              <w:noProof/>
              <w:kern w:val="2"/>
              <w:sz w:val="24"/>
              <w:szCs w:val="24"/>
              <w:lang w:eastAsia="en-GB"/>
              <w14:ligatures w14:val="standardContextual"/>
            </w:rPr>
          </w:rPrChange>
        </w:rPr>
      </w:pPr>
      <w:ins w:id="89" w:author="Adrian Gould" w:date="2023-08-28T15:50:00Z">
        <w:r w:rsidRPr="000D613E">
          <w:rPr>
            <w:rStyle w:val="ae"/>
            <w:noProof/>
          </w:rPr>
          <w:fldChar w:fldCharType="begin"/>
        </w:r>
        <w:r w:rsidRPr="000D613E">
          <w:rPr>
            <w:rStyle w:val="ae"/>
            <w:noProof/>
          </w:rPr>
          <w:instrText xml:space="preserve"> </w:instrText>
        </w:r>
        <w:r>
          <w:rPr>
            <w:noProof/>
          </w:rPr>
          <w:instrText>HYPERLINK \l "_Toc144130283"</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File extensions</w:t>
        </w:r>
        <w:r>
          <w:rPr>
            <w:noProof/>
            <w:webHidden/>
          </w:rPr>
          <w:tab/>
        </w:r>
        <w:r>
          <w:rPr>
            <w:noProof/>
            <w:webHidden/>
          </w:rPr>
          <w:fldChar w:fldCharType="begin"/>
        </w:r>
        <w:r>
          <w:rPr>
            <w:noProof/>
            <w:webHidden/>
          </w:rPr>
          <w:instrText xml:space="preserve"> PAGEREF _Toc144130283 \h </w:instrText>
        </w:r>
      </w:ins>
      <w:r>
        <w:rPr>
          <w:noProof/>
          <w:webHidden/>
        </w:rPr>
      </w:r>
      <w:r>
        <w:rPr>
          <w:noProof/>
          <w:webHidden/>
        </w:rPr>
        <w:fldChar w:fldCharType="separate"/>
      </w:r>
      <w:ins w:id="90" w:author="Adrian Gould" w:date="2023-08-28T15:50:00Z">
        <w:r>
          <w:rPr>
            <w:noProof/>
            <w:webHidden/>
          </w:rPr>
          <w:t>25</w:t>
        </w:r>
        <w:r>
          <w:rPr>
            <w:noProof/>
            <w:webHidden/>
          </w:rPr>
          <w:fldChar w:fldCharType="end"/>
        </w:r>
        <w:r w:rsidRPr="000D613E">
          <w:rPr>
            <w:rStyle w:val="ae"/>
            <w:noProof/>
          </w:rPr>
          <w:fldChar w:fldCharType="end"/>
        </w:r>
      </w:ins>
    </w:p>
    <w:p w14:paraId="40EAF58F" w14:textId="0D5C1793" w:rsidR="002311F5" w:rsidRDefault="002311F5">
      <w:pPr>
        <w:pStyle w:val="10"/>
        <w:tabs>
          <w:tab w:val="right" w:leader="dot" w:pos="10194"/>
        </w:tabs>
        <w:rPr>
          <w:ins w:id="91" w:author="Adrian Gould" w:date="2023-08-28T15:50:00Z"/>
          <w:rFonts w:eastAsiaTheme="minorEastAsia" w:cstheme="minorBidi"/>
          <w:b w:val="0"/>
          <w:bCs w:val="0"/>
          <w:caps w:val="0"/>
          <w:noProof/>
          <w:kern w:val="2"/>
          <w:sz w:val="24"/>
          <w:szCs w:val="24"/>
          <w:lang w:eastAsia="en-GB"/>
          <w14:ligatures w14:val="standardContextual"/>
        </w:rPr>
      </w:pPr>
      <w:ins w:id="92" w:author="Adrian Gould" w:date="2023-08-28T15:50:00Z">
        <w:r w:rsidRPr="000D613E">
          <w:rPr>
            <w:rStyle w:val="ae"/>
            <w:noProof/>
          </w:rPr>
          <w:fldChar w:fldCharType="begin"/>
        </w:r>
        <w:r w:rsidRPr="000D613E">
          <w:rPr>
            <w:rStyle w:val="ae"/>
            <w:noProof/>
          </w:rPr>
          <w:instrText xml:space="preserve"> </w:instrText>
        </w:r>
        <w:r>
          <w:rPr>
            <w:noProof/>
          </w:rPr>
          <w:instrText>HYPERLINK \l "_Toc144130284"</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Appendix C: Site Folder Structure</w:t>
        </w:r>
        <w:r>
          <w:rPr>
            <w:noProof/>
            <w:webHidden/>
          </w:rPr>
          <w:tab/>
        </w:r>
        <w:r>
          <w:rPr>
            <w:noProof/>
            <w:webHidden/>
          </w:rPr>
          <w:fldChar w:fldCharType="begin"/>
        </w:r>
        <w:r>
          <w:rPr>
            <w:noProof/>
            <w:webHidden/>
          </w:rPr>
          <w:instrText xml:space="preserve"> PAGEREF _Toc144130284 \h </w:instrText>
        </w:r>
      </w:ins>
      <w:r>
        <w:rPr>
          <w:noProof/>
          <w:webHidden/>
        </w:rPr>
      </w:r>
      <w:r>
        <w:rPr>
          <w:noProof/>
          <w:webHidden/>
        </w:rPr>
        <w:fldChar w:fldCharType="separate"/>
      </w:r>
      <w:ins w:id="93" w:author="Adrian Gould" w:date="2023-08-28T15:50:00Z">
        <w:r>
          <w:rPr>
            <w:noProof/>
            <w:webHidden/>
          </w:rPr>
          <w:t>26</w:t>
        </w:r>
        <w:r>
          <w:rPr>
            <w:noProof/>
            <w:webHidden/>
          </w:rPr>
          <w:fldChar w:fldCharType="end"/>
        </w:r>
        <w:r w:rsidRPr="000D613E">
          <w:rPr>
            <w:rStyle w:val="ae"/>
            <w:noProof/>
          </w:rPr>
          <w:fldChar w:fldCharType="end"/>
        </w:r>
      </w:ins>
    </w:p>
    <w:p w14:paraId="10DB371C" w14:textId="44F311BF" w:rsidR="002311F5" w:rsidRDefault="002311F5">
      <w:pPr>
        <w:pStyle w:val="10"/>
        <w:tabs>
          <w:tab w:val="right" w:leader="dot" w:pos="10194"/>
        </w:tabs>
        <w:rPr>
          <w:ins w:id="94" w:author="Adrian Gould" w:date="2023-08-28T15:50:00Z"/>
          <w:rFonts w:eastAsiaTheme="minorEastAsia" w:cstheme="minorBidi"/>
          <w:b w:val="0"/>
          <w:bCs w:val="0"/>
          <w:caps w:val="0"/>
          <w:noProof/>
          <w:kern w:val="2"/>
          <w:sz w:val="24"/>
          <w:szCs w:val="24"/>
          <w:lang w:eastAsia="en-GB"/>
          <w14:ligatures w14:val="standardContextual"/>
        </w:rPr>
      </w:pPr>
      <w:ins w:id="95" w:author="Adrian Gould" w:date="2023-08-28T15:50:00Z">
        <w:r w:rsidRPr="000D613E">
          <w:rPr>
            <w:rStyle w:val="ae"/>
            <w:noProof/>
          </w:rPr>
          <w:fldChar w:fldCharType="begin"/>
        </w:r>
        <w:r w:rsidRPr="000D613E">
          <w:rPr>
            <w:rStyle w:val="ae"/>
            <w:noProof/>
          </w:rPr>
          <w:instrText xml:space="preserve"> </w:instrText>
        </w:r>
        <w:r>
          <w:rPr>
            <w:noProof/>
          </w:rPr>
          <w:instrText>HYPERLINK \l "_Toc144130285"</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Appendix D: Sample Wireframes</w:t>
        </w:r>
        <w:r>
          <w:rPr>
            <w:noProof/>
            <w:webHidden/>
          </w:rPr>
          <w:tab/>
        </w:r>
        <w:r>
          <w:rPr>
            <w:noProof/>
            <w:webHidden/>
          </w:rPr>
          <w:fldChar w:fldCharType="begin"/>
        </w:r>
        <w:r>
          <w:rPr>
            <w:noProof/>
            <w:webHidden/>
          </w:rPr>
          <w:instrText xml:space="preserve"> PAGEREF _Toc144130285 \h </w:instrText>
        </w:r>
      </w:ins>
      <w:r>
        <w:rPr>
          <w:noProof/>
          <w:webHidden/>
        </w:rPr>
      </w:r>
      <w:r>
        <w:rPr>
          <w:noProof/>
          <w:webHidden/>
        </w:rPr>
        <w:fldChar w:fldCharType="separate"/>
      </w:r>
      <w:ins w:id="96" w:author="Adrian Gould" w:date="2023-08-28T15:50:00Z">
        <w:r>
          <w:rPr>
            <w:noProof/>
            <w:webHidden/>
          </w:rPr>
          <w:t>27</w:t>
        </w:r>
        <w:r>
          <w:rPr>
            <w:noProof/>
            <w:webHidden/>
          </w:rPr>
          <w:fldChar w:fldCharType="end"/>
        </w:r>
        <w:r w:rsidRPr="000D613E">
          <w:rPr>
            <w:rStyle w:val="ae"/>
            <w:noProof/>
          </w:rPr>
          <w:fldChar w:fldCharType="end"/>
        </w:r>
      </w:ins>
    </w:p>
    <w:p w14:paraId="44DDDD93" w14:textId="736E7877" w:rsidR="002311F5" w:rsidRDefault="002311F5">
      <w:pPr>
        <w:pStyle w:val="20"/>
        <w:rPr>
          <w:ins w:id="97" w:author="Adrian Gould" w:date="2023-08-28T15:50:00Z"/>
          <w:kern w:val="2"/>
          <w:sz w:val="24"/>
          <w14:ligatures w14:val="standardContextual"/>
          <w:rPrChange w:id="98" w:author="Adrian Gould" w:date="2023-08-28T15:53:00Z">
            <w:rPr>
              <w:ins w:id="99" w:author="Adrian Gould" w:date="2023-08-28T15:50:00Z"/>
              <w:rFonts w:eastAsiaTheme="minorEastAsia" w:cstheme="minorBidi"/>
              <w:smallCaps w:val="0"/>
              <w:noProof/>
              <w:kern w:val="2"/>
              <w:sz w:val="24"/>
              <w:szCs w:val="24"/>
              <w:lang w:eastAsia="en-GB"/>
              <w14:ligatures w14:val="standardContextual"/>
            </w:rPr>
          </w:rPrChange>
        </w:rPr>
      </w:pPr>
      <w:ins w:id="100" w:author="Adrian Gould" w:date="2023-08-28T15:50:00Z">
        <w:r w:rsidRPr="000D613E">
          <w:rPr>
            <w:rStyle w:val="ae"/>
            <w:noProof/>
          </w:rPr>
          <w:fldChar w:fldCharType="begin"/>
        </w:r>
        <w:r w:rsidRPr="000D613E">
          <w:rPr>
            <w:rStyle w:val="ae"/>
            <w:noProof/>
          </w:rPr>
          <w:instrText xml:space="preserve"> </w:instrText>
        </w:r>
        <w:r>
          <w:rPr>
            <w:noProof/>
          </w:rPr>
          <w:instrText>HYPERLINK \l "_Toc144130286"</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Basic Layouts for Desktop and Mobile</w:t>
        </w:r>
        <w:r>
          <w:rPr>
            <w:noProof/>
            <w:webHidden/>
          </w:rPr>
          <w:tab/>
        </w:r>
        <w:r>
          <w:rPr>
            <w:noProof/>
            <w:webHidden/>
          </w:rPr>
          <w:fldChar w:fldCharType="begin"/>
        </w:r>
        <w:r>
          <w:rPr>
            <w:noProof/>
            <w:webHidden/>
          </w:rPr>
          <w:instrText xml:space="preserve"> PAGEREF _Toc144130286 \h </w:instrText>
        </w:r>
      </w:ins>
      <w:r>
        <w:rPr>
          <w:noProof/>
          <w:webHidden/>
        </w:rPr>
      </w:r>
      <w:r>
        <w:rPr>
          <w:noProof/>
          <w:webHidden/>
        </w:rPr>
        <w:fldChar w:fldCharType="separate"/>
      </w:r>
      <w:ins w:id="101" w:author="Adrian Gould" w:date="2023-08-28T15:50:00Z">
        <w:r>
          <w:rPr>
            <w:noProof/>
            <w:webHidden/>
          </w:rPr>
          <w:t>27</w:t>
        </w:r>
        <w:r>
          <w:rPr>
            <w:noProof/>
            <w:webHidden/>
          </w:rPr>
          <w:fldChar w:fldCharType="end"/>
        </w:r>
        <w:r w:rsidRPr="000D613E">
          <w:rPr>
            <w:rStyle w:val="ae"/>
            <w:noProof/>
          </w:rPr>
          <w:fldChar w:fldCharType="end"/>
        </w:r>
      </w:ins>
    </w:p>
    <w:p w14:paraId="0E8A3748" w14:textId="153E8D29" w:rsidR="002311F5" w:rsidRDefault="002311F5">
      <w:pPr>
        <w:pStyle w:val="20"/>
        <w:rPr>
          <w:ins w:id="102" w:author="Adrian Gould" w:date="2023-08-28T15:50:00Z"/>
          <w:kern w:val="2"/>
          <w:sz w:val="24"/>
          <w14:ligatures w14:val="standardContextual"/>
          <w:rPrChange w:id="103" w:author="Adrian Gould" w:date="2023-08-28T15:53:00Z">
            <w:rPr>
              <w:ins w:id="104" w:author="Adrian Gould" w:date="2023-08-28T15:50:00Z"/>
              <w:rFonts w:eastAsiaTheme="minorEastAsia" w:cstheme="minorBidi"/>
              <w:smallCaps w:val="0"/>
              <w:noProof/>
              <w:kern w:val="2"/>
              <w:sz w:val="24"/>
              <w:szCs w:val="24"/>
              <w:lang w:eastAsia="en-GB"/>
              <w14:ligatures w14:val="standardContextual"/>
            </w:rPr>
          </w:rPrChange>
        </w:rPr>
      </w:pPr>
      <w:ins w:id="105" w:author="Adrian Gould" w:date="2023-08-28T15:50:00Z">
        <w:r w:rsidRPr="000D613E">
          <w:rPr>
            <w:rStyle w:val="ae"/>
            <w:noProof/>
          </w:rPr>
          <w:fldChar w:fldCharType="begin"/>
        </w:r>
        <w:r w:rsidRPr="000D613E">
          <w:rPr>
            <w:rStyle w:val="ae"/>
            <w:noProof/>
          </w:rPr>
          <w:instrText xml:space="preserve"> </w:instrText>
        </w:r>
        <w:r>
          <w:rPr>
            <w:noProof/>
          </w:rPr>
          <w:instrText>HYPERLINK \l "_Toc144130287"</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Basic Layouts with Articles for Mobile and Desktop</w:t>
        </w:r>
        <w:r>
          <w:rPr>
            <w:noProof/>
            <w:webHidden/>
          </w:rPr>
          <w:tab/>
        </w:r>
        <w:r>
          <w:rPr>
            <w:noProof/>
            <w:webHidden/>
          </w:rPr>
          <w:fldChar w:fldCharType="begin"/>
        </w:r>
        <w:r>
          <w:rPr>
            <w:noProof/>
            <w:webHidden/>
          </w:rPr>
          <w:instrText xml:space="preserve"> PAGEREF _Toc144130287 \h </w:instrText>
        </w:r>
      </w:ins>
      <w:r>
        <w:rPr>
          <w:noProof/>
          <w:webHidden/>
        </w:rPr>
      </w:r>
      <w:r>
        <w:rPr>
          <w:noProof/>
          <w:webHidden/>
        </w:rPr>
        <w:fldChar w:fldCharType="separate"/>
      </w:r>
      <w:ins w:id="106" w:author="Adrian Gould" w:date="2023-08-28T15:50:00Z">
        <w:r>
          <w:rPr>
            <w:noProof/>
            <w:webHidden/>
          </w:rPr>
          <w:t>28</w:t>
        </w:r>
        <w:r>
          <w:rPr>
            <w:noProof/>
            <w:webHidden/>
          </w:rPr>
          <w:fldChar w:fldCharType="end"/>
        </w:r>
        <w:r w:rsidRPr="000D613E">
          <w:rPr>
            <w:rStyle w:val="ae"/>
            <w:noProof/>
          </w:rPr>
          <w:fldChar w:fldCharType="end"/>
        </w:r>
      </w:ins>
    </w:p>
    <w:p w14:paraId="677787B1" w14:textId="05BFFC33" w:rsidR="002311F5" w:rsidRDefault="002311F5">
      <w:pPr>
        <w:pStyle w:val="20"/>
        <w:rPr>
          <w:ins w:id="107" w:author="Adrian Gould" w:date="2023-08-28T15:50:00Z"/>
          <w:kern w:val="2"/>
          <w:sz w:val="24"/>
          <w14:ligatures w14:val="standardContextual"/>
          <w:rPrChange w:id="108" w:author="Adrian Gould" w:date="2023-08-28T15:53:00Z">
            <w:rPr>
              <w:ins w:id="109" w:author="Adrian Gould" w:date="2023-08-28T15:50:00Z"/>
              <w:rFonts w:eastAsiaTheme="minorEastAsia" w:cstheme="minorBidi"/>
              <w:smallCaps w:val="0"/>
              <w:noProof/>
              <w:kern w:val="2"/>
              <w:sz w:val="24"/>
              <w:szCs w:val="24"/>
              <w:lang w:eastAsia="en-GB"/>
              <w14:ligatures w14:val="standardContextual"/>
            </w:rPr>
          </w:rPrChange>
        </w:rPr>
      </w:pPr>
      <w:ins w:id="110" w:author="Adrian Gould" w:date="2023-08-28T15:50:00Z">
        <w:r w:rsidRPr="000D613E">
          <w:rPr>
            <w:rStyle w:val="ae"/>
            <w:noProof/>
          </w:rPr>
          <w:fldChar w:fldCharType="begin"/>
        </w:r>
        <w:r w:rsidRPr="000D613E">
          <w:rPr>
            <w:rStyle w:val="ae"/>
            <w:noProof/>
          </w:rPr>
          <w:instrText xml:space="preserve"> </w:instrText>
        </w:r>
        <w:r>
          <w:rPr>
            <w:noProof/>
          </w:rPr>
          <w:instrText>HYPERLINK \l "_Toc144130288"</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Header &amp; Navigation Layout Options</w:t>
        </w:r>
        <w:r>
          <w:rPr>
            <w:noProof/>
            <w:webHidden/>
          </w:rPr>
          <w:tab/>
        </w:r>
        <w:r>
          <w:rPr>
            <w:noProof/>
            <w:webHidden/>
          </w:rPr>
          <w:fldChar w:fldCharType="begin"/>
        </w:r>
        <w:r>
          <w:rPr>
            <w:noProof/>
            <w:webHidden/>
          </w:rPr>
          <w:instrText xml:space="preserve"> PAGEREF _Toc144130288 \h </w:instrText>
        </w:r>
      </w:ins>
      <w:r>
        <w:rPr>
          <w:noProof/>
          <w:webHidden/>
        </w:rPr>
      </w:r>
      <w:r>
        <w:rPr>
          <w:noProof/>
          <w:webHidden/>
        </w:rPr>
        <w:fldChar w:fldCharType="separate"/>
      </w:r>
      <w:ins w:id="111" w:author="Adrian Gould" w:date="2023-08-28T15:50:00Z">
        <w:r>
          <w:rPr>
            <w:noProof/>
            <w:webHidden/>
          </w:rPr>
          <w:t>29</w:t>
        </w:r>
        <w:r>
          <w:rPr>
            <w:noProof/>
            <w:webHidden/>
          </w:rPr>
          <w:fldChar w:fldCharType="end"/>
        </w:r>
        <w:r w:rsidRPr="000D613E">
          <w:rPr>
            <w:rStyle w:val="ae"/>
            <w:noProof/>
          </w:rPr>
          <w:fldChar w:fldCharType="end"/>
        </w:r>
      </w:ins>
    </w:p>
    <w:p w14:paraId="6F9D7687" w14:textId="08F5454C" w:rsidR="002311F5" w:rsidRDefault="002311F5">
      <w:pPr>
        <w:pStyle w:val="20"/>
        <w:rPr>
          <w:ins w:id="112" w:author="Adrian Gould" w:date="2023-08-28T15:50:00Z"/>
          <w:kern w:val="2"/>
          <w:sz w:val="24"/>
          <w14:ligatures w14:val="standardContextual"/>
          <w:rPrChange w:id="113" w:author="Adrian Gould" w:date="2023-08-28T15:53:00Z">
            <w:rPr>
              <w:ins w:id="114" w:author="Adrian Gould" w:date="2023-08-28T15:50:00Z"/>
              <w:rFonts w:eastAsiaTheme="minorEastAsia" w:cstheme="minorBidi"/>
              <w:smallCaps w:val="0"/>
              <w:noProof/>
              <w:kern w:val="2"/>
              <w:sz w:val="24"/>
              <w:szCs w:val="24"/>
              <w:lang w:eastAsia="en-GB"/>
              <w14:ligatures w14:val="standardContextual"/>
            </w:rPr>
          </w:rPrChange>
        </w:rPr>
      </w:pPr>
      <w:ins w:id="115" w:author="Adrian Gould" w:date="2023-08-28T15:50:00Z">
        <w:r w:rsidRPr="000D613E">
          <w:rPr>
            <w:rStyle w:val="ae"/>
            <w:noProof/>
          </w:rPr>
          <w:fldChar w:fldCharType="begin"/>
        </w:r>
        <w:r w:rsidRPr="000D613E">
          <w:rPr>
            <w:rStyle w:val="ae"/>
            <w:noProof/>
          </w:rPr>
          <w:instrText xml:space="preserve"> </w:instrText>
        </w:r>
        <w:r>
          <w:rPr>
            <w:noProof/>
          </w:rPr>
          <w:instrText>HYPERLINK \l "_Toc144130289"</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Footer Layout Options (Desktop and Mobile)</w:t>
        </w:r>
        <w:r>
          <w:rPr>
            <w:noProof/>
            <w:webHidden/>
          </w:rPr>
          <w:tab/>
        </w:r>
        <w:r>
          <w:rPr>
            <w:noProof/>
            <w:webHidden/>
          </w:rPr>
          <w:fldChar w:fldCharType="begin"/>
        </w:r>
        <w:r>
          <w:rPr>
            <w:noProof/>
            <w:webHidden/>
          </w:rPr>
          <w:instrText xml:space="preserve"> PAGEREF _Toc144130289 \h </w:instrText>
        </w:r>
      </w:ins>
      <w:r>
        <w:rPr>
          <w:noProof/>
          <w:webHidden/>
        </w:rPr>
      </w:r>
      <w:r>
        <w:rPr>
          <w:noProof/>
          <w:webHidden/>
        </w:rPr>
        <w:fldChar w:fldCharType="separate"/>
      </w:r>
      <w:ins w:id="116" w:author="Adrian Gould" w:date="2023-08-28T15:50:00Z">
        <w:r>
          <w:rPr>
            <w:noProof/>
            <w:webHidden/>
          </w:rPr>
          <w:t>29</w:t>
        </w:r>
        <w:r>
          <w:rPr>
            <w:noProof/>
            <w:webHidden/>
          </w:rPr>
          <w:fldChar w:fldCharType="end"/>
        </w:r>
        <w:r w:rsidRPr="000D613E">
          <w:rPr>
            <w:rStyle w:val="ae"/>
            <w:noProof/>
          </w:rPr>
          <w:fldChar w:fldCharType="end"/>
        </w:r>
      </w:ins>
    </w:p>
    <w:p w14:paraId="06D90219" w14:textId="06AC683A" w:rsidR="002311F5" w:rsidRDefault="002311F5">
      <w:pPr>
        <w:pStyle w:val="20"/>
        <w:rPr>
          <w:ins w:id="117" w:author="Adrian Gould" w:date="2023-08-28T15:50:00Z"/>
          <w:kern w:val="2"/>
          <w:sz w:val="24"/>
          <w14:ligatures w14:val="standardContextual"/>
          <w:rPrChange w:id="118" w:author="Adrian Gould" w:date="2023-08-28T15:53:00Z">
            <w:rPr>
              <w:ins w:id="119" w:author="Adrian Gould" w:date="2023-08-28T15:50:00Z"/>
              <w:rFonts w:eastAsiaTheme="minorEastAsia" w:cstheme="minorBidi"/>
              <w:smallCaps w:val="0"/>
              <w:noProof/>
              <w:kern w:val="2"/>
              <w:sz w:val="24"/>
              <w:szCs w:val="24"/>
              <w:lang w:eastAsia="en-GB"/>
              <w14:ligatures w14:val="standardContextual"/>
            </w:rPr>
          </w:rPrChange>
        </w:rPr>
      </w:pPr>
      <w:ins w:id="120" w:author="Adrian Gould" w:date="2023-08-28T15:50:00Z">
        <w:r w:rsidRPr="000D613E">
          <w:rPr>
            <w:rStyle w:val="ae"/>
            <w:noProof/>
          </w:rPr>
          <w:fldChar w:fldCharType="begin"/>
        </w:r>
        <w:r w:rsidRPr="000D613E">
          <w:rPr>
            <w:rStyle w:val="ae"/>
            <w:noProof/>
          </w:rPr>
          <w:instrText xml:space="preserve"> </w:instrText>
        </w:r>
        <w:r>
          <w:rPr>
            <w:noProof/>
          </w:rPr>
          <w:instrText>HYPERLINK \l "_Toc144130290"</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Article Layouts &amp; Aside Layout</w:t>
        </w:r>
        <w:r>
          <w:rPr>
            <w:noProof/>
            <w:webHidden/>
          </w:rPr>
          <w:tab/>
        </w:r>
        <w:r>
          <w:rPr>
            <w:noProof/>
            <w:webHidden/>
          </w:rPr>
          <w:fldChar w:fldCharType="begin"/>
        </w:r>
        <w:r>
          <w:rPr>
            <w:noProof/>
            <w:webHidden/>
          </w:rPr>
          <w:instrText xml:space="preserve"> PAGEREF _Toc144130290 \h </w:instrText>
        </w:r>
      </w:ins>
      <w:r>
        <w:rPr>
          <w:noProof/>
          <w:webHidden/>
        </w:rPr>
      </w:r>
      <w:r>
        <w:rPr>
          <w:noProof/>
          <w:webHidden/>
        </w:rPr>
        <w:fldChar w:fldCharType="separate"/>
      </w:r>
      <w:ins w:id="121" w:author="Adrian Gould" w:date="2023-08-28T15:50:00Z">
        <w:r>
          <w:rPr>
            <w:noProof/>
            <w:webHidden/>
          </w:rPr>
          <w:t>30</w:t>
        </w:r>
        <w:r>
          <w:rPr>
            <w:noProof/>
            <w:webHidden/>
          </w:rPr>
          <w:fldChar w:fldCharType="end"/>
        </w:r>
        <w:r w:rsidRPr="000D613E">
          <w:rPr>
            <w:rStyle w:val="ae"/>
            <w:noProof/>
          </w:rPr>
          <w:fldChar w:fldCharType="end"/>
        </w:r>
      </w:ins>
    </w:p>
    <w:p w14:paraId="4E321FAB" w14:textId="0BFE4227" w:rsidR="002311F5" w:rsidRDefault="002311F5">
      <w:pPr>
        <w:pStyle w:val="20"/>
        <w:rPr>
          <w:ins w:id="122" w:author="Adrian Gould" w:date="2023-08-28T15:50:00Z"/>
          <w:kern w:val="2"/>
          <w:sz w:val="24"/>
          <w14:ligatures w14:val="standardContextual"/>
          <w:rPrChange w:id="123" w:author="Adrian Gould" w:date="2023-08-28T15:53:00Z">
            <w:rPr>
              <w:ins w:id="124" w:author="Adrian Gould" w:date="2023-08-28T15:50:00Z"/>
              <w:rFonts w:eastAsiaTheme="minorEastAsia" w:cstheme="minorBidi"/>
              <w:smallCaps w:val="0"/>
              <w:noProof/>
              <w:kern w:val="2"/>
              <w:sz w:val="24"/>
              <w:szCs w:val="24"/>
              <w:lang w:eastAsia="en-GB"/>
              <w14:ligatures w14:val="standardContextual"/>
            </w:rPr>
          </w:rPrChange>
        </w:rPr>
      </w:pPr>
      <w:ins w:id="125" w:author="Adrian Gould" w:date="2023-08-28T15:50:00Z">
        <w:r w:rsidRPr="000D613E">
          <w:rPr>
            <w:rStyle w:val="ae"/>
            <w:noProof/>
          </w:rPr>
          <w:fldChar w:fldCharType="begin"/>
        </w:r>
        <w:r w:rsidRPr="000D613E">
          <w:rPr>
            <w:rStyle w:val="ae"/>
            <w:noProof/>
          </w:rPr>
          <w:instrText xml:space="preserve"> </w:instrText>
        </w:r>
        <w:r>
          <w:rPr>
            <w:noProof/>
          </w:rPr>
          <w:instrText>HYPERLINK \l "_Toc144130291"</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Image Layout</w:t>
        </w:r>
        <w:r>
          <w:rPr>
            <w:noProof/>
            <w:webHidden/>
          </w:rPr>
          <w:tab/>
        </w:r>
        <w:r>
          <w:rPr>
            <w:noProof/>
            <w:webHidden/>
          </w:rPr>
          <w:fldChar w:fldCharType="begin"/>
        </w:r>
        <w:r>
          <w:rPr>
            <w:noProof/>
            <w:webHidden/>
          </w:rPr>
          <w:instrText xml:space="preserve"> PAGEREF _Toc144130291 \h </w:instrText>
        </w:r>
      </w:ins>
      <w:r>
        <w:rPr>
          <w:noProof/>
          <w:webHidden/>
        </w:rPr>
      </w:r>
      <w:r>
        <w:rPr>
          <w:noProof/>
          <w:webHidden/>
        </w:rPr>
        <w:fldChar w:fldCharType="separate"/>
      </w:r>
      <w:ins w:id="126" w:author="Adrian Gould" w:date="2023-08-28T15:50:00Z">
        <w:r>
          <w:rPr>
            <w:noProof/>
            <w:webHidden/>
          </w:rPr>
          <w:t>30</w:t>
        </w:r>
        <w:r>
          <w:rPr>
            <w:noProof/>
            <w:webHidden/>
          </w:rPr>
          <w:fldChar w:fldCharType="end"/>
        </w:r>
        <w:r w:rsidRPr="000D613E">
          <w:rPr>
            <w:rStyle w:val="ae"/>
            <w:noProof/>
          </w:rPr>
          <w:fldChar w:fldCharType="end"/>
        </w:r>
      </w:ins>
    </w:p>
    <w:p w14:paraId="73F5D1DD" w14:textId="65277C19" w:rsidR="002311F5" w:rsidRDefault="002311F5">
      <w:pPr>
        <w:pStyle w:val="20"/>
        <w:rPr>
          <w:ins w:id="127" w:author="Adrian Gould" w:date="2023-08-28T15:50:00Z"/>
          <w:kern w:val="2"/>
          <w:sz w:val="24"/>
          <w14:ligatures w14:val="standardContextual"/>
          <w:rPrChange w:id="128" w:author="Adrian Gould" w:date="2023-08-28T15:53:00Z">
            <w:rPr>
              <w:ins w:id="129" w:author="Adrian Gould" w:date="2023-08-28T15:50:00Z"/>
              <w:rFonts w:eastAsiaTheme="minorEastAsia" w:cstheme="minorBidi"/>
              <w:smallCaps w:val="0"/>
              <w:noProof/>
              <w:kern w:val="2"/>
              <w:sz w:val="24"/>
              <w:szCs w:val="24"/>
              <w:lang w:eastAsia="en-GB"/>
              <w14:ligatures w14:val="standardContextual"/>
            </w:rPr>
          </w:rPrChange>
        </w:rPr>
      </w:pPr>
      <w:ins w:id="130" w:author="Adrian Gould" w:date="2023-08-28T15:50:00Z">
        <w:r w:rsidRPr="000D613E">
          <w:rPr>
            <w:rStyle w:val="ae"/>
            <w:noProof/>
          </w:rPr>
          <w:fldChar w:fldCharType="begin"/>
        </w:r>
        <w:r w:rsidRPr="000D613E">
          <w:rPr>
            <w:rStyle w:val="ae"/>
            <w:noProof/>
          </w:rPr>
          <w:instrText xml:space="preserve"> </w:instrText>
        </w:r>
        <w:r>
          <w:rPr>
            <w:noProof/>
          </w:rPr>
          <w:instrText>HYPERLINK \l "_Toc144130292"</w:instrText>
        </w:r>
        <w:r w:rsidRPr="000D613E">
          <w:rPr>
            <w:rStyle w:val="ae"/>
            <w:noProof/>
          </w:rPr>
          <w:instrText xml:space="preserve"> </w:instrText>
        </w:r>
        <w:r w:rsidRPr="000D613E">
          <w:rPr>
            <w:rStyle w:val="ae"/>
            <w:noProof/>
          </w:rPr>
        </w:r>
        <w:r w:rsidRPr="000D613E">
          <w:rPr>
            <w:rStyle w:val="ae"/>
            <w:noProof/>
          </w:rPr>
          <w:fldChar w:fldCharType="separate"/>
        </w:r>
        <w:r w:rsidRPr="000D613E">
          <w:rPr>
            <w:rStyle w:val="ae"/>
            <w:noProof/>
          </w:rPr>
          <w:t>Aside Content Layout</w:t>
        </w:r>
        <w:r>
          <w:rPr>
            <w:noProof/>
            <w:webHidden/>
          </w:rPr>
          <w:tab/>
        </w:r>
        <w:r>
          <w:rPr>
            <w:noProof/>
            <w:webHidden/>
          </w:rPr>
          <w:fldChar w:fldCharType="begin"/>
        </w:r>
        <w:r>
          <w:rPr>
            <w:noProof/>
            <w:webHidden/>
          </w:rPr>
          <w:instrText xml:space="preserve"> PAGEREF _Toc144130292 \h </w:instrText>
        </w:r>
      </w:ins>
      <w:r>
        <w:rPr>
          <w:noProof/>
          <w:webHidden/>
        </w:rPr>
      </w:r>
      <w:r>
        <w:rPr>
          <w:noProof/>
          <w:webHidden/>
        </w:rPr>
        <w:fldChar w:fldCharType="separate"/>
      </w:r>
      <w:ins w:id="131" w:author="Adrian Gould" w:date="2023-08-28T15:50:00Z">
        <w:r>
          <w:rPr>
            <w:noProof/>
            <w:webHidden/>
          </w:rPr>
          <w:t>31</w:t>
        </w:r>
        <w:r>
          <w:rPr>
            <w:noProof/>
            <w:webHidden/>
          </w:rPr>
          <w:fldChar w:fldCharType="end"/>
        </w:r>
        <w:r w:rsidRPr="000D613E">
          <w:rPr>
            <w:rStyle w:val="ae"/>
            <w:noProof/>
          </w:rPr>
          <w:fldChar w:fldCharType="end"/>
        </w:r>
      </w:ins>
    </w:p>
    <w:p w14:paraId="2CC28B2E" w14:textId="3880F6F5" w:rsidR="00FC7B7B" w:rsidDel="00E92031" w:rsidRDefault="00FC7B7B">
      <w:pPr>
        <w:pStyle w:val="10"/>
        <w:tabs>
          <w:tab w:val="right" w:leader="dot" w:pos="10194"/>
        </w:tabs>
        <w:rPr>
          <w:del w:id="132" w:author="Adrian Gould" w:date="2023-08-22T14:30:00Z"/>
          <w:rFonts w:eastAsiaTheme="minorEastAsia" w:cstheme="minorBidi"/>
          <w:b w:val="0"/>
          <w:bCs w:val="0"/>
          <w:caps w:val="0"/>
          <w:noProof/>
          <w:kern w:val="2"/>
          <w:sz w:val="24"/>
          <w:szCs w:val="24"/>
          <w:lang w:eastAsia="en-GB"/>
          <w14:ligatures w14:val="standardContextual"/>
        </w:rPr>
      </w:pPr>
      <w:del w:id="133" w:author="Adrian Gould" w:date="2023-08-22T14:30:00Z">
        <w:r w:rsidRPr="00E92031" w:rsidDel="00E92031">
          <w:rPr>
            <w:rPrChange w:id="134" w:author="Adrian Gould" w:date="2023-08-22T14:30:00Z">
              <w:rPr>
                <w:rStyle w:val="ae"/>
                <w:noProof/>
                <w:lang w:eastAsia="en-AU"/>
              </w:rPr>
            </w:rPrChange>
          </w:rPr>
          <w:delText>Assessment Steps</w:delText>
        </w:r>
        <w:r w:rsidDel="00E92031">
          <w:rPr>
            <w:noProof/>
            <w:webHidden/>
          </w:rPr>
          <w:tab/>
          <w:delText>12</w:delText>
        </w:r>
      </w:del>
    </w:p>
    <w:p w14:paraId="3E623D2D" w14:textId="718FEBB7" w:rsidR="00FC7B7B" w:rsidDel="00E92031" w:rsidRDefault="00FC7B7B">
      <w:pPr>
        <w:pStyle w:val="20"/>
        <w:rPr>
          <w:del w:id="135" w:author="Adrian Gould" w:date="2023-08-22T14:30:00Z"/>
          <w:rFonts w:eastAsiaTheme="minorEastAsia" w:cstheme="minorBidi"/>
          <w:smallCaps w:val="0"/>
          <w:noProof/>
          <w:kern w:val="2"/>
          <w:sz w:val="24"/>
          <w:szCs w:val="24"/>
          <w:lang w:eastAsia="en-GB"/>
          <w14:ligatures w14:val="standardContextual"/>
        </w:rPr>
      </w:pPr>
      <w:del w:id="136" w:author="Adrian Gould" w:date="2023-08-22T14:30:00Z">
        <w:r w:rsidRPr="00E92031" w:rsidDel="00E92031">
          <w:rPr>
            <w:rPrChange w:id="137" w:author="Adrian Gould" w:date="2023-08-22T14:30:00Z">
              <w:rPr>
                <w:rStyle w:val="ae"/>
                <w:noProof/>
              </w:rPr>
            </w:rPrChange>
          </w:rPr>
          <w:delText>Complete the Front Page</w:delText>
        </w:r>
        <w:r w:rsidDel="00E92031">
          <w:rPr>
            <w:noProof/>
            <w:webHidden/>
          </w:rPr>
          <w:tab/>
          <w:delText>12</w:delText>
        </w:r>
      </w:del>
    </w:p>
    <w:p w14:paraId="59D1BC8A" w14:textId="014A31C7" w:rsidR="00FC7B7B" w:rsidDel="00E92031" w:rsidRDefault="00FC7B7B">
      <w:pPr>
        <w:pStyle w:val="20"/>
        <w:rPr>
          <w:del w:id="138" w:author="Adrian Gould" w:date="2023-08-22T14:30:00Z"/>
          <w:rFonts w:eastAsiaTheme="minorEastAsia" w:cstheme="minorBidi"/>
          <w:smallCaps w:val="0"/>
          <w:noProof/>
          <w:kern w:val="2"/>
          <w:sz w:val="24"/>
          <w:szCs w:val="24"/>
          <w:lang w:eastAsia="en-GB"/>
          <w14:ligatures w14:val="standardContextual"/>
        </w:rPr>
      </w:pPr>
      <w:del w:id="139" w:author="Adrian Gould" w:date="2023-08-22T14:30:00Z">
        <w:r w:rsidRPr="00E92031" w:rsidDel="00E92031">
          <w:rPr>
            <w:rPrChange w:id="140" w:author="Adrian Gould" w:date="2023-08-22T14:30:00Z">
              <w:rPr>
                <w:rStyle w:val="ae"/>
                <w:noProof/>
              </w:rPr>
            </w:rPrChange>
          </w:rPr>
          <w:delText xml:space="preserve">Setting Up for </w:delText>
        </w:r>
        <w:r w:rsidR="00B41E5C" w:rsidRPr="00E92031" w:rsidDel="00E92031">
          <w:rPr>
            <w:rPrChange w:id="141" w:author="Adrian Gould" w:date="2023-08-22T14:30:00Z">
              <w:rPr>
                <w:rStyle w:val="ae"/>
                <w:noProof/>
              </w:rPr>
            </w:rPrChange>
          </w:rPr>
          <w:delText>Phase</w:delText>
        </w:r>
        <w:r w:rsidRPr="00E92031" w:rsidDel="00E92031">
          <w:rPr>
            <w:rPrChange w:id="142" w:author="Adrian Gould" w:date="2023-08-22T14:30:00Z">
              <w:rPr>
                <w:rStyle w:val="ae"/>
                <w:noProof/>
              </w:rPr>
            </w:rPrChange>
          </w:rPr>
          <w:delText xml:space="preserve"> 2</w:delText>
        </w:r>
        <w:r w:rsidDel="00E92031">
          <w:rPr>
            <w:noProof/>
            <w:webHidden/>
          </w:rPr>
          <w:tab/>
          <w:delText>13</w:delText>
        </w:r>
      </w:del>
    </w:p>
    <w:p w14:paraId="5E3AE820" w14:textId="3D839477" w:rsidR="00FC7B7B" w:rsidDel="00E92031" w:rsidRDefault="00FC7B7B">
      <w:pPr>
        <w:pStyle w:val="20"/>
        <w:rPr>
          <w:del w:id="143" w:author="Adrian Gould" w:date="2023-08-22T14:30:00Z"/>
          <w:rFonts w:eastAsiaTheme="minorEastAsia" w:cstheme="minorBidi"/>
          <w:smallCaps w:val="0"/>
          <w:noProof/>
          <w:kern w:val="2"/>
          <w:sz w:val="24"/>
          <w:szCs w:val="24"/>
          <w:lang w:eastAsia="en-GB"/>
          <w14:ligatures w14:val="standardContextual"/>
        </w:rPr>
      </w:pPr>
      <w:del w:id="144" w:author="Adrian Gould" w:date="2023-08-22T14:30:00Z">
        <w:r w:rsidRPr="00E92031" w:rsidDel="00E92031">
          <w:rPr>
            <w:rPrChange w:id="145" w:author="Adrian Gould" w:date="2023-08-22T14:30:00Z">
              <w:rPr>
                <w:rStyle w:val="ae"/>
                <w:noProof/>
              </w:rPr>
            </w:rPrChange>
          </w:rPr>
          <w:delText>Implement Reset/Normalise CSS into the Page</w:delText>
        </w:r>
        <w:r w:rsidDel="00E92031">
          <w:rPr>
            <w:noProof/>
            <w:webHidden/>
          </w:rPr>
          <w:tab/>
          <w:delText>13</w:delText>
        </w:r>
      </w:del>
    </w:p>
    <w:p w14:paraId="14E80658" w14:textId="740FCB0A" w:rsidR="00FC7B7B" w:rsidDel="00E92031" w:rsidRDefault="00FC7B7B">
      <w:pPr>
        <w:pStyle w:val="20"/>
        <w:rPr>
          <w:del w:id="146" w:author="Adrian Gould" w:date="2023-08-22T14:30:00Z"/>
          <w:rFonts w:eastAsiaTheme="minorEastAsia" w:cstheme="minorBidi"/>
          <w:smallCaps w:val="0"/>
          <w:noProof/>
          <w:kern w:val="2"/>
          <w:sz w:val="24"/>
          <w:szCs w:val="24"/>
          <w:lang w:eastAsia="en-GB"/>
          <w14:ligatures w14:val="standardContextual"/>
        </w:rPr>
      </w:pPr>
      <w:del w:id="147" w:author="Adrian Gould" w:date="2023-08-22T14:30:00Z">
        <w:r w:rsidRPr="00E92031" w:rsidDel="00E92031">
          <w:rPr>
            <w:rPrChange w:id="148" w:author="Adrian Gould" w:date="2023-08-22T14:30:00Z">
              <w:rPr>
                <w:rStyle w:val="ae"/>
                <w:noProof/>
              </w:rPr>
            </w:rPrChange>
          </w:rPr>
          <w:delText>Which of the CSS Reset/Normalise files did you select and why?</w:delText>
        </w:r>
        <w:r w:rsidDel="00E92031">
          <w:rPr>
            <w:noProof/>
            <w:webHidden/>
          </w:rPr>
          <w:tab/>
          <w:delText>14</w:delText>
        </w:r>
      </w:del>
    </w:p>
    <w:p w14:paraId="244814F8" w14:textId="4C8C7360" w:rsidR="00FC7B7B" w:rsidDel="00E92031" w:rsidRDefault="00FC7B7B">
      <w:pPr>
        <w:pStyle w:val="20"/>
        <w:rPr>
          <w:del w:id="149" w:author="Adrian Gould" w:date="2023-08-22T14:30:00Z"/>
          <w:rFonts w:eastAsiaTheme="minorEastAsia" w:cstheme="minorBidi"/>
          <w:smallCaps w:val="0"/>
          <w:noProof/>
          <w:kern w:val="2"/>
          <w:sz w:val="24"/>
          <w:szCs w:val="24"/>
          <w:lang w:eastAsia="en-GB"/>
          <w14:ligatures w14:val="standardContextual"/>
        </w:rPr>
      </w:pPr>
      <w:del w:id="150" w:author="Adrian Gould" w:date="2023-08-22T14:30:00Z">
        <w:r w:rsidRPr="00E92031" w:rsidDel="00E92031">
          <w:rPr>
            <w:rPrChange w:id="151" w:author="Adrian Gould" w:date="2023-08-22T14:30:00Z">
              <w:rPr>
                <w:rStyle w:val="ae"/>
                <w:noProof/>
              </w:rPr>
            </w:rPrChange>
          </w:rPr>
          <w:delText xml:space="preserve">What is the HTML you created to </w:delText>
        </w:r>
        <w:r w:rsidR="00B41E5C" w:rsidRPr="00E92031" w:rsidDel="00E92031">
          <w:rPr>
            <w:rPrChange w:id="152" w:author="Adrian Gould" w:date="2023-08-22T14:30:00Z">
              <w:rPr>
                <w:rStyle w:val="ae"/>
                <w:noProof/>
              </w:rPr>
            </w:rPrChange>
          </w:rPr>
          <w:delText>on</w:delText>
        </w:r>
        <w:r w:rsidRPr="00E92031" w:rsidDel="00E92031">
          <w:rPr>
            <w:rPrChange w:id="153" w:author="Adrian Gould" w:date="2023-08-22T14:30:00Z">
              <w:rPr>
                <w:rStyle w:val="ae"/>
                <w:noProof/>
              </w:rPr>
            </w:rPrChange>
          </w:rPr>
          <w:delText>the CSS file?</w:delText>
        </w:r>
        <w:r w:rsidDel="00E92031">
          <w:rPr>
            <w:noProof/>
            <w:webHidden/>
          </w:rPr>
          <w:tab/>
          <w:delText>14</w:delText>
        </w:r>
      </w:del>
    </w:p>
    <w:p w14:paraId="7C592E01" w14:textId="6A4A9CC1" w:rsidR="00FC7B7B" w:rsidDel="00E92031" w:rsidRDefault="00FC7B7B">
      <w:pPr>
        <w:pStyle w:val="20"/>
        <w:rPr>
          <w:del w:id="154" w:author="Adrian Gould" w:date="2023-08-22T14:30:00Z"/>
          <w:rFonts w:eastAsiaTheme="minorEastAsia" w:cstheme="minorBidi"/>
          <w:smallCaps w:val="0"/>
          <w:noProof/>
          <w:kern w:val="2"/>
          <w:sz w:val="24"/>
          <w:szCs w:val="24"/>
          <w:lang w:eastAsia="en-GB"/>
          <w14:ligatures w14:val="standardContextual"/>
        </w:rPr>
      </w:pPr>
      <w:del w:id="155" w:author="Adrian Gould" w:date="2023-08-22T14:30:00Z">
        <w:r w:rsidRPr="00E92031" w:rsidDel="00E92031">
          <w:rPr>
            <w:rPrChange w:id="156" w:author="Adrian Gould" w:date="2023-08-22T14:30:00Z">
              <w:rPr>
                <w:rStyle w:val="ae"/>
                <w:noProof/>
              </w:rPr>
            </w:rPrChange>
          </w:rPr>
          <w:delText>Where is the above HTML code located in your phase-2/index.html file?</w:delText>
        </w:r>
        <w:r w:rsidDel="00E92031">
          <w:rPr>
            <w:noProof/>
            <w:webHidden/>
          </w:rPr>
          <w:tab/>
          <w:delText>14</w:delText>
        </w:r>
      </w:del>
    </w:p>
    <w:p w14:paraId="0446DA3F" w14:textId="769C8896" w:rsidR="00FC7B7B" w:rsidDel="00E92031" w:rsidRDefault="00FC7B7B">
      <w:pPr>
        <w:pStyle w:val="20"/>
        <w:rPr>
          <w:del w:id="157" w:author="Adrian Gould" w:date="2023-08-22T14:30:00Z"/>
          <w:rFonts w:eastAsiaTheme="minorEastAsia" w:cstheme="minorBidi"/>
          <w:smallCaps w:val="0"/>
          <w:noProof/>
          <w:kern w:val="2"/>
          <w:sz w:val="24"/>
          <w:szCs w:val="24"/>
          <w:lang w:eastAsia="en-GB"/>
          <w14:ligatures w14:val="standardContextual"/>
        </w:rPr>
      </w:pPr>
      <w:del w:id="158" w:author="Adrian Gould" w:date="2023-08-22T14:30:00Z">
        <w:r w:rsidRPr="00E92031" w:rsidDel="00E92031">
          <w:rPr>
            <w:rPrChange w:id="159" w:author="Adrian Gould" w:date="2023-08-22T14:30:00Z">
              <w:rPr>
                <w:rStyle w:val="ae"/>
                <w:noProof/>
              </w:rPr>
            </w:rPrChange>
          </w:rPr>
          <w:delText>Implement CSS to create the required Layout.</w:delText>
        </w:r>
        <w:r w:rsidDel="00E92031">
          <w:rPr>
            <w:noProof/>
            <w:webHidden/>
          </w:rPr>
          <w:tab/>
          <w:delText>15</w:delText>
        </w:r>
      </w:del>
    </w:p>
    <w:p w14:paraId="2D2F5C5C" w14:textId="48D13BF5" w:rsidR="00FC7B7B" w:rsidDel="00E92031" w:rsidRDefault="00FC7B7B">
      <w:pPr>
        <w:pStyle w:val="20"/>
        <w:rPr>
          <w:del w:id="160" w:author="Adrian Gould" w:date="2023-08-22T14:30:00Z"/>
          <w:rFonts w:eastAsiaTheme="minorEastAsia" w:cstheme="minorBidi"/>
          <w:smallCaps w:val="0"/>
          <w:noProof/>
          <w:kern w:val="2"/>
          <w:sz w:val="24"/>
          <w:szCs w:val="24"/>
          <w:lang w:eastAsia="en-GB"/>
          <w14:ligatures w14:val="standardContextual"/>
        </w:rPr>
      </w:pPr>
      <w:del w:id="161" w:author="Adrian Gould" w:date="2023-08-22T14:30:00Z">
        <w:r w:rsidRPr="00E92031" w:rsidDel="00E92031">
          <w:rPr>
            <w:rPrChange w:id="162" w:author="Adrian Gould" w:date="2023-08-22T14:30:00Z">
              <w:rPr>
                <w:rStyle w:val="ae"/>
                <w:noProof/>
              </w:rPr>
            </w:rPrChange>
          </w:rPr>
          <w:delText>Validating the CSS</w:delText>
        </w:r>
        <w:r w:rsidDel="00E92031">
          <w:rPr>
            <w:noProof/>
            <w:webHidden/>
          </w:rPr>
          <w:tab/>
          <w:delText>15</w:delText>
        </w:r>
      </w:del>
    </w:p>
    <w:p w14:paraId="0CF6F51D" w14:textId="122B4B58" w:rsidR="00FC7B7B" w:rsidDel="00E92031" w:rsidRDefault="00FC7B7B">
      <w:pPr>
        <w:pStyle w:val="20"/>
        <w:rPr>
          <w:del w:id="163" w:author="Adrian Gould" w:date="2023-08-22T14:30:00Z"/>
          <w:rFonts w:eastAsiaTheme="minorEastAsia" w:cstheme="minorBidi"/>
          <w:smallCaps w:val="0"/>
          <w:noProof/>
          <w:kern w:val="2"/>
          <w:sz w:val="24"/>
          <w:szCs w:val="24"/>
          <w:lang w:eastAsia="en-GB"/>
          <w14:ligatures w14:val="standardContextual"/>
        </w:rPr>
      </w:pPr>
      <w:del w:id="164" w:author="Adrian Gould" w:date="2023-08-22T14:30:00Z">
        <w:r w:rsidRPr="00E92031" w:rsidDel="00E92031">
          <w:rPr>
            <w:rPrChange w:id="165" w:author="Adrian Gould" w:date="2023-08-22T14:30:00Z">
              <w:rPr>
                <w:rStyle w:val="ae"/>
                <w:noProof/>
              </w:rPr>
            </w:rPrChange>
          </w:rPr>
          <w:delText>Testing page</w:delText>
        </w:r>
        <w:r w:rsidDel="00E92031">
          <w:rPr>
            <w:noProof/>
            <w:webHidden/>
          </w:rPr>
          <w:tab/>
          <w:delText>16</w:delText>
        </w:r>
      </w:del>
    </w:p>
    <w:p w14:paraId="79261C25" w14:textId="5A516999" w:rsidR="00FC7B7B" w:rsidDel="00E92031" w:rsidRDefault="00FC7B7B">
      <w:pPr>
        <w:pStyle w:val="20"/>
        <w:rPr>
          <w:del w:id="166" w:author="Adrian Gould" w:date="2023-08-22T14:30:00Z"/>
          <w:rFonts w:eastAsiaTheme="minorEastAsia" w:cstheme="minorBidi"/>
          <w:smallCaps w:val="0"/>
          <w:noProof/>
          <w:kern w:val="2"/>
          <w:sz w:val="24"/>
          <w:szCs w:val="24"/>
          <w:lang w:eastAsia="en-GB"/>
          <w14:ligatures w14:val="standardContextual"/>
        </w:rPr>
      </w:pPr>
      <w:del w:id="167" w:author="Adrian Gould" w:date="2023-08-22T14:30:00Z">
        <w:r w:rsidRPr="00E92031" w:rsidDel="00E92031">
          <w:rPr>
            <w:rPrChange w:id="168" w:author="Adrian Gould" w:date="2023-08-22T14:30:00Z">
              <w:rPr>
                <w:rStyle w:val="ae"/>
                <w:noProof/>
              </w:rPr>
            </w:rPrChange>
          </w:rPr>
          <w:delText>Demonstrate to Assessor</w:delText>
        </w:r>
        <w:r w:rsidDel="00E92031">
          <w:rPr>
            <w:noProof/>
            <w:webHidden/>
          </w:rPr>
          <w:tab/>
          <w:delText>17</w:delText>
        </w:r>
      </w:del>
    </w:p>
    <w:p w14:paraId="4612A3A3" w14:textId="168CB966" w:rsidR="00FC7B7B" w:rsidDel="00E92031" w:rsidRDefault="00FC7B7B">
      <w:pPr>
        <w:pStyle w:val="20"/>
        <w:rPr>
          <w:del w:id="169" w:author="Adrian Gould" w:date="2023-08-22T14:30:00Z"/>
          <w:rFonts w:eastAsiaTheme="minorEastAsia" w:cstheme="minorBidi"/>
          <w:smallCaps w:val="0"/>
          <w:noProof/>
          <w:kern w:val="2"/>
          <w:sz w:val="24"/>
          <w:szCs w:val="24"/>
          <w:lang w:eastAsia="en-GB"/>
          <w14:ligatures w14:val="standardContextual"/>
        </w:rPr>
      </w:pPr>
      <w:del w:id="170" w:author="Adrian Gould" w:date="2023-08-22T14:30:00Z">
        <w:r w:rsidRPr="00E92031" w:rsidDel="00E92031">
          <w:rPr>
            <w:rPrChange w:id="171" w:author="Adrian Gould" w:date="2023-08-22T14:30:00Z">
              <w:rPr>
                <w:rStyle w:val="ae"/>
                <w:noProof/>
              </w:rPr>
            </w:rPrChange>
          </w:rPr>
          <w:delText>Submission of Portfolio Work</w:delText>
        </w:r>
        <w:r w:rsidDel="00E92031">
          <w:rPr>
            <w:noProof/>
            <w:webHidden/>
          </w:rPr>
          <w:tab/>
          <w:delText>18</w:delText>
        </w:r>
      </w:del>
    </w:p>
    <w:p w14:paraId="541C8924" w14:textId="7012BEB5" w:rsidR="00FC7B7B" w:rsidDel="00E92031" w:rsidRDefault="00FC7B7B">
      <w:pPr>
        <w:pStyle w:val="10"/>
        <w:tabs>
          <w:tab w:val="right" w:leader="dot" w:pos="10194"/>
        </w:tabs>
        <w:rPr>
          <w:del w:id="172" w:author="Adrian Gould" w:date="2023-08-22T14:30:00Z"/>
          <w:rFonts w:eastAsiaTheme="minorEastAsia" w:cstheme="minorBidi"/>
          <w:b w:val="0"/>
          <w:bCs w:val="0"/>
          <w:caps w:val="0"/>
          <w:noProof/>
          <w:kern w:val="2"/>
          <w:sz w:val="24"/>
          <w:szCs w:val="24"/>
          <w:lang w:eastAsia="en-GB"/>
          <w14:ligatures w14:val="standardContextual"/>
        </w:rPr>
      </w:pPr>
      <w:del w:id="173" w:author="Adrian Gould" w:date="2023-08-22T14:30:00Z">
        <w:r w:rsidRPr="00E92031" w:rsidDel="00E92031">
          <w:rPr>
            <w:rPrChange w:id="174" w:author="Adrian Gould" w:date="2023-08-22T14:30:00Z">
              <w:rPr>
                <w:rStyle w:val="ae"/>
                <w:noProof/>
              </w:rPr>
            </w:rPrChange>
          </w:rPr>
          <w:delText>Appendix A: Code Style Guidelines</w:delText>
        </w:r>
        <w:r w:rsidDel="00E92031">
          <w:rPr>
            <w:noProof/>
            <w:webHidden/>
          </w:rPr>
          <w:tab/>
          <w:delText>19</w:delText>
        </w:r>
      </w:del>
    </w:p>
    <w:p w14:paraId="65C61D9E" w14:textId="10CDFCBF" w:rsidR="00FC7B7B" w:rsidDel="00E92031" w:rsidRDefault="00FC7B7B">
      <w:pPr>
        <w:pStyle w:val="10"/>
        <w:tabs>
          <w:tab w:val="right" w:leader="dot" w:pos="10194"/>
        </w:tabs>
        <w:rPr>
          <w:del w:id="175" w:author="Adrian Gould" w:date="2023-08-22T14:30:00Z"/>
          <w:rFonts w:eastAsiaTheme="minorEastAsia" w:cstheme="minorBidi"/>
          <w:b w:val="0"/>
          <w:bCs w:val="0"/>
          <w:caps w:val="0"/>
          <w:noProof/>
          <w:kern w:val="2"/>
          <w:sz w:val="24"/>
          <w:szCs w:val="24"/>
          <w:lang w:eastAsia="en-GB"/>
          <w14:ligatures w14:val="standardContextual"/>
        </w:rPr>
      </w:pPr>
      <w:del w:id="176" w:author="Adrian Gould" w:date="2023-08-22T14:30:00Z">
        <w:r w:rsidRPr="00E92031" w:rsidDel="00E92031">
          <w:rPr>
            <w:rPrChange w:id="177" w:author="Adrian Gould" w:date="2023-08-22T14:30:00Z">
              <w:rPr>
                <w:rStyle w:val="ae"/>
                <w:noProof/>
              </w:rPr>
            </w:rPrChange>
          </w:rPr>
          <w:delText>Appendix B: Naming Conventions</w:delText>
        </w:r>
        <w:r w:rsidDel="00E92031">
          <w:rPr>
            <w:noProof/>
            <w:webHidden/>
          </w:rPr>
          <w:tab/>
          <w:delText>20</w:delText>
        </w:r>
      </w:del>
    </w:p>
    <w:p w14:paraId="7C6B13AE" w14:textId="3BB4818C" w:rsidR="00FC7B7B" w:rsidDel="00E92031" w:rsidRDefault="00FC7B7B">
      <w:pPr>
        <w:pStyle w:val="20"/>
        <w:rPr>
          <w:del w:id="178" w:author="Adrian Gould" w:date="2023-08-22T14:30:00Z"/>
          <w:rFonts w:eastAsiaTheme="minorEastAsia" w:cstheme="minorBidi"/>
          <w:smallCaps w:val="0"/>
          <w:noProof/>
          <w:kern w:val="2"/>
          <w:sz w:val="24"/>
          <w:szCs w:val="24"/>
          <w:lang w:eastAsia="en-GB"/>
          <w14:ligatures w14:val="standardContextual"/>
        </w:rPr>
      </w:pPr>
      <w:del w:id="179" w:author="Adrian Gould" w:date="2023-08-22T14:30:00Z">
        <w:r w:rsidRPr="00E92031" w:rsidDel="00E92031">
          <w:rPr>
            <w:rPrChange w:id="180" w:author="Adrian Gould" w:date="2023-08-22T14:30:00Z">
              <w:rPr>
                <w:rStyle w:val="ae"/>
                <w:noProof/>
              </w:rPr>
            </w:rPrChange>
          </w:rPr>
          <w:delText>HTML, CSS and JS Files and folders</w:delText>
        </w:r>
        <w:r w:rsidDel="00E92031">
          <w:rPr>
            <w:noProof/>
            <w:webHidden/>
          </w:rPr>
          <w:tab/>
          <w:delText>20</w:delText>
        </w:r>
      </w:del>
    </w:p>
    <w:p w14:paraId="32DEFFE2" w14:textId="7E66C088" w:rsidR="00FC7B7B" w:rsidDel="00E92031" w:rsidRDefault="00FC7B7B">
      <w:pPr>
        <w:pStyle w:val="20"/>
        <w:rPr>
          <w:del w:id="181" w:author="Adrian Gould" w:date="2023-08-22T14:30:00Z"/>
          <w:rFonts w:eastAsiaTheme="minorEastAsia" w:cstheme="minorBidi"/>
          <w:smallCaps w:val="0"/>
          <w:noProof/>
          <w:kern w:val="2"/>
          <w:sz w:val="24"/>
          <w:szCs w:val="24"/>
          <w:lang w:eastAsia="en-GB"/>
          <w14:ligatures w14:val="standardContextual"/>
        </w:rPr>
      </w:pPr>
      <w:del w:id="182" w:author="Adrian Gould" w:date="2023-08-22T14:30:00Z">
        <w:r w:rsidRPr="00E92031" w:rsidDel="00E92031">
          <w:rPr>
            <w:rPrChange w:id="183" w:author="Adrian Gould" w:date="2023-08-22T14:30:00Z">
              <w:rPr>
                <w:rStyle w:val="ae"/>
                <w:noProof/>
              </w:rPr>
            </w:rPrChange>
          </w:rPr>
          <w:delText>File extensions</w:delText>
        </w:r>
        <w:r w:rsidDel="00E92031">
          <w:rPr>
            <w:noProof/>
            <w:webHidden/>
          </w:rPr>
          <w:tab/>
          <w:delText>20</w:delText>
        </w:r>
      </w:del>
    </w:p>
    <w:p w14:paraId="300B5CBD" w14:textId="7E3391C3" w:rsidR="00FC7B7B" w:rsidDel="00E92031" w:rsidRDefault="00FC7B7B">
      <w:pPr>
        <w:pStyle w:val="10"/>
        <w:tabs>
          <w:tab w:val="right" w:leader="dot" w:pos="10194"/>
        </w:tabs>
        <w:rPr>
          <w:del w:id="184" w:author="Adrian Gould" w:date="2023-08-22T14:30:00Z"/>
          <w:rFonts w:eastAsiaTheme="minorEastAsia" w:cstheme="minorBidi"/>
          <w:b w:val="0"/>
          <w:bCs w:val="0"/>
          <w:caps w:val="0"/>
          <w:noProof/>
          <w:kern w:val="2"/>
          <w:sz w:val="24"/>
          <w:szCs w:val="24"/>
          <w:lang w:eastAsia="en-GB"/>
          <w14:ligatures w14:val="standardContextual"/>
        </w:rPr>
      </w:pPr>
      <w:del w:id="185" w:author="Adrian Gould" w:date="2023-08-22T14:30:00Z">
        <w:r w:rsidRPr="00E92031" w:rsidDel="00E92031">
          <w:rPr>
            <w:rPrChange w:id="186" w:author="Adrian Gould" w:date="2023-08-22T14:30:00Z">
              <w:rPr>
                <w:rStyle w:val="ae"/>
                <w:noProof/>
              </w:rPr>
            </w:rPrChange>
          </w:rPr>
          <w:lastRenderedPageBreak/>
          <w:delText>Appendix C: Site Folder Structure</w:delText>
        </w:r>
        <w:r w:rsidDel="00E92031">
          <w:rPr>
            <w:noProof/>
            <w:webHidden/>
          </w:rPr>
          <w:tab/>
          <w:delText>21</w:delText>
        </w:r>
      </w:del>
    </w:p>
    <w:p w14:paraId="6524AD7E" w14:textId="3EF19E1F" w:rsidR="00255C34" w:rsidRDefault="00E56771">
      <w:r>
        <w:fldChar w:fldCharType="end"/>
      </w:r>
    </w:p>
    <w:p w14:paraId="165DE11B" w14:textId="40A52271" w:rsidR="00255C34" w:rsidRDefault="00255C34">
      <w:pPr>
        <w:spacing w:line="240" w:lineRule="auto"/>
      </w:pPr>
    </w:p>
    <w:p w14:paraId="25466301" w14:textId="655B0017" w:rsidR="00E03F71" w:rsidRDefault="00E03F71">
      <w:pPr>
        <w:spacing w:before="0" w:after="0" w:line="240" w:lineRule="auto"/>
      </w:pPr>
      <w:r>
        <w:br w:type="page"/>
      </w:r>
    </w:p>
    <w:tbl>
      <w:tblPr>
        <w:tblW w:w="5000" w:type="pct"/>
        <w:tblInd w:w="3" w:type="dxa"/>
        <w:tblBorders>
          <w:top w:val="outset" w:sz="6" w:space="0" w:color="auto"/>
          <w:left w:val="outset" w:sz="6" w:space="0" w:color="auto"/>
          <w:bottom w:val="outset" w:sz="6" w:space="0" w:color="auto"/>
          <w:right w:val="outset" w:sz="6" w:space="0" w:color="auto"/>
        </w:tblBorders>
        <w:tblCellMar>
          <w:top w:w="57" w:type="dxa"/>
          <w:left w:w="85" w:type="dxa"/>
          <w:bottom w:w="57" w:type="dxa"/>
          <w:right w:w="85" w:type="dxa"/>
        </w:tblCellMar>
        <w:tblLook w:val="04A0" w:firstRow="1" w:lastRow="0" w:firstColumn="1" w:lastColumn="0" w:noHBand="0" w:noVBand="1"/>
      </w:tblPr>
      <w:tblGrid>
        <w:gridCol w:w="10179"/>
        <w:gridCol w:w="9"/>
      </w:tblGrid>
      <w:tr w:rsidR="00E03F71" w:rsidRPr="00255F5C" w14:paraId="4688F9E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7ACAD81" w14:textId="77777777" w:rsidR="00E03F71" w:rsidRPr="00255F5C" w:rsidRDefault="00E03F71" w:rsidP="004602A9">
            <w:pPr>
              <w:pStyle w:val="Sectionheading"/>
              <w:rPr>
                <w:rFonts w:ascii="Century Gothic" w:hAnsi="Century Gothic"/>
                <w:bCs w:val="0"/>
                <w:szCs w:val="28"/>
              </w:rPr>
            </w:pPr>
            <w:r w:rsidRPr="00255F5C">
              <w:rPr>
                <w:rFonts w:ascii="Century Gothic" w:hAnsi="Century Gothic"/>
                <w:bCs w:val="0"/>
                <w:szCs w:val="28"/>
              </w:rPr>
              <w:lastRenderedPageBreak/>
              <w:t>Assessment Due Date</w:t>
            </w:r>
          </w:p>
        </w:tc>
      </w:tr>
      <w:tr w:rsidR="00E03F71" w14:paraId="274A115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E86DDD" w14:textId="77777777" w:rsidR="00E03F71" w:rsidRDefault="00E03F71" w:rsidP="004602A9">
            <w:pPr>
              <w:textAlignment w:val="baseline"/>
              <w:rPr>
                <w:szCs w:val="22"/>
              </w:rPr>
            </w:pPr>
            <w:r>
              <w:rPr>
                <w:szCs w:val="22"/>
              </w:rPr>
              <w:t xml:space="preserve">This assessment is split into components that have several due dates. </w:t>
            </w:r>
          </w:p>
          <w:p w14:paraId="62CB6151" w14:textId="77777777" w:rsidR="00E03F71" w:rsidRDefault="00E03F71" w:rsidP="004602A9">
            <w:pPr>
              <w:textAlignment w:val="baseline"/>
            </w:pPr>
            <w:r>
              <w:rPr>
                <w:szCs w:val="22"/>
              </w:rPr>
              <w:t>This component of the Portfolio of Work is due:</w:t>
            </w:r>
          </w:p>
          <w:p w14:paraId="2F615CCF" w14:textId="4C92F43C" w:rsidR="00E03F71" w:rsidRDefault="00E03F71" w:rsidP="001925B4">
            <w:pPr>
              <w:numPr>
                <w:ilvl w:val="0"/>
                <w:numId w:val="2"/>
              </w:numPr>
              <w:ind w:left="360" w:firstLine="0"/>
              <w:textAlignment w:val="baseline"/>
              <w:rPr>
                <w:szCs w:val="22"/>
              </w:rPr>
            </w:pPr>
            <w:r>
              <w:rPr>
                <w:szCs w:val="22"/>
              </w:rPr>
              <w:t xml:space="preserve">Week </w:t>
            </w:r>
            <w:ins w:id="187" w:author="Adrian Gould" w:date="2023-08-28T12:59:00Z">
              <w:r w:rsidR="002808DC">
                <w:rPr>
                  <w:szCs w:val="22"/>
                </w:rPr>
                <w:t>9</w:t>
              </w:r>
            </w:ins>
            <w:del w:id="188" w:author="Adrian Gould" w:date="2023-08-28T12:59:00Z">
              <w:r w:rsidR="00F770B8" w:rsidDel="002808DC">
                <w:rPr>
                  <w:szCs w:val="22"/>
                </w:rPr>
                <w:delText>8</w:delText>
              </w:r>
            </w:del>
            <w:r>
              <w:rPr>
                <w:szCs w:val="22"/>
              </w:rPr>
              <w:t xml:space="preserve"> at 17:30 (5.30PM) on day of scheduled lecture</w:t>
            </w:r>
          </w:p>
          <w:p w14:paraId="7CA99D37" w14:textId="6457AA53" w:rsidR="009E075B" w:rsidRDefault="00E03F71" w:rsidP="004602A9">
            <w:pPr>
              <w:textAlignment w:val="baseline"/>
              <w:rPr>
                <w:szCs w:val="22"/>
              </w:rPr>
            </w:pPr>
            <w:r>
              <w:rPr>
                <w:szCs w:val="22"/>
              </w:rPr>
              <w:t xml:space="preserve">These </w:t>
            </w:r>
            <w:r w:rsidR="00317601">
              <w:rPr>
                <w:szCs w:val="22"/>
              </w:rPr>
              <w:t>are also</w:t>
            </w:r>
            <w:r>
              <w:rPr>
                <w:szCs w:val="22"/>
              </w:rPr>
              <w:t xml:space="preserve"> shown in the Learning and Assessment Plan. </w:t>
            </w:r>
          </w:p>
          <w:p w14:paraId="453238C1" w14:textId="628AAA06" w:rsidR="00E03F71" w:rsidRDefault="00E03F71" w:rsidP="004602A9">
            <w:pPr>
              <w:textAlignment w:val="baseline"/>
            </w:pPr>
            <w:r>
              <w:rPr>
                <w:szCs w:val="22"/>
              </w:rPr>
              <w:t xml:space="preserve">Also, refer to Blackboard for most accurate dates, which may alter due to unforeseen circumstances.  </w:t>
            </w:r>
          </w:p>
          <w:p w14:paraId="32B82FDC" w14:textId="77777777" w:rsidR="00E03F71" w:rsidRDefault="00E03F71" w:rsidP="004602A9">
            <w:pPr>
              <w:textAlignment w:val="baseline"/>
              <w:rPr>
                <w:szCs w:val="22"/>
              </w:rPr>
            </w:pPr>
            <w:r>
              <w:rPr>
                <w:szCs w:val="22"/>
              </w:rPr>
              <w:t xml:space="preserve">We also will endeavour to update these document(s) at the same time. </w:t>
            </w:r>
          </w:p>
          <w:p w14:paraId="5F10EC67" w14:textId="77777777" w:rsidR="00E03F71" w:rsidRPr="00385534" w:rsidRDefault="00E03F71" w:rsidP="004602A9">
            <w:pPr>
              <w:textAlignment w:val="baseline"/>
              <w:rPr>
                <w:szCs w:val="22"/>
              </w:rPr>
            </w:pPr>
          </w:p>
        </w:tc>
      </w:tr>
      <w:tr w:rsidR="00F32E09" w:rsidRPr="00B30B8A" w14:paraId="2F1718C6" w14:textId="77777777" w:rsidTr="00E03F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431"/>
        </w:trPr>
        <w:tc>
          <w:tcPr>
            <w:tcW w:w="10188" w:type="dxa"/>
            <w:gridSpan w:val="2"/>
            <w:tcBorders>
              <w:top w:val="single" w:sz="4" w:space="0" w:color="auto"/>
              <w:left w:val="single" w:sz="4" w:space="0" w:color="000000"/>
              <w:bottom w:val="single" w:sz="4" w:space="0" w:color="auto"/>
              <w:right w:val="single" w:sz="4" w:space="0" w:color="000000"/>
            </w:tcBorders>
            <w:shd w:val="clear" w:color="auto" w:fill="C00000"/>
            <w:vAlign w:val="center"/>
          </w:tcPr>
          <w:p w14:paraId="0A105199" w14:textId="03644C00" w:rsidR="00F32E09" w:rsidRPr="00B30B8A" w:rsidRDefault="00F32E09" w:rsidP="00B30B8A">
            <w:pPr>
              <w:pStyle w:val="Sectionheading"/>
              <w:rPr>
                <w:rStyle w:val="aa"/>
                <w:i w:val="0"/>
                <w:color w:val="FFFFFF" w:themeColor="background1"/>
                <w:sz w:val="28"/>
                <w:szCs w:val="24"/>
              </w:rPr>
            </w:pPr>
            <w:r w:rsidRPr="00B30B8A">
              <w:t>Required</w:t>
            </w:r>
            <w:r w:rsidR="00B30B8A" w:rsidRPr="00B30B8A">
              <w:t xml:space="preserve"> </w:t>
            </w:r>
            <w:r w:rsidRPr="00B30B8A">
              <w:t>Resources</w:t>
            </w:r>
          </w:p>
        </w:tc>
      </w:tr>
      <w:tr w:rsidR="00F32E09" w14:paraId="3AE7561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80636CE" w14:textId="4A79E7E7" w:rsidR="007053F5" w:rsidRDefault="00F32E09" w:rsidP="00B30B8A">
            <w:pPr>
              <w:textAlignment w:val="baseline"/>
              <w:rPr>
                <w:color w:val="000000"/>
                <w:szCs w:val="22"/>
              </w:rPr>
            </w:pPr>
            <w:r>
              <w:rPr>
                <w:color w:val="000000"/>
                <w:szCs w:val="22"/>
              </w:rPr>
              <w:t>The</w:t>
            </w:r>
            <w:r w:rsidR="00B30B8A">
              <w:rPr>
                <w:color w:val="000000"/>
                <w:szCs w:val="22"/>
              </w:rPr>
              <w:t xml:space="preserve"> </w:t>
            </w:r>
            <w:r>
              <w:rPr>
                <w:color w:val="000000"/>
                <w:szCs w:val="22"/>
              </w:rPr>
              <w:t>base</w:t>
            </w:r>
            <w:r w:rsidR="00B30B8A">
              <w:rPr>
                <w:color w:val="000000"/>
                <w:szCs w:val="22"/>
              </w:rPr>
              <w:t xml:space="preserve"> </w:t>
            </w:r>
            <w:r>
              <w:rPr>
                <w:color w:val="000000"/>
                <w:szCs w:val="22"/>
              </w:rPr>
              <w:t>requirements</w:t>
            </w:r>
            <w:r w:rsidR="00B30B8A">
              <w:rPr>
                <w:color w:val="000000"/>
                <w:szCs w:val="22"/>
              </w:rPr>
              <w:t xml:space="preserve"> </w:t>
            </w:r>
            <w:r>
              <w:rPr>
                <w:color w:val="000000"/>
                <w:szCs w:val="22"/>
              </w:rPr>
              <w:t>this</w:t>
            </w:r>
            <w:r w:rsidR="00B30B8A">
              <w:rPr>
                <w:color w:val="000000"/>
                <w:szCs w:val="22"/>
              </w:rPr>
              <w:t xml:space="preserve"> </w:t>
            </w:r>
            <w:r>
              <w:rPr>
                <w:color w:val="000000"/>
                <w:szCs w:val="22"/>
              </w:rPr>
              <w:t>assessment</w:t>
            </w:r>
            <w:r w:rsidR="00B30B8A">
              <w:rPr>
                <w:color w:val="000000"/>
                <w:szCs w:val="22"/>
              </w:rPr>
              <w:t xml:space="preserve"> </w:t>
            </w:r>
            <w:r>
              <w:rPr>
                <w:color w:val="000000"/>
                <w:szCs w:val="22"/>
              </w:rPr>
              <w:t>task</w:t>
            </w:r>
            <w:r w:rsidR="00625A23">
              <w:rPr>
                <w:color w:val="000000"/>
                <w:szCs w:val="22"/>
              </w:rPr>
              <w:t>, are listed below. They are listed as common (for both PC and Mac), and for the individual operating systems.</w:t>
            </w:r>
            <w:r w:rsidR="007053F5">
              <w:rPr>
                <w:color w:val="000000"/>
                <w:szCs w:val="22"/>
              </w:rPr>
              <w:t xml:space="preserve"> </w:t>
            </w:r>
          </w:p>
          <w:p w14:paraId="19CB3AE6" w14:textId="77777777" w:rsidR="007053F5" w:rsidRDefault="007053F5" w:rsidP="007053F5">
            <w:pPr>
              <w:textAlignment w:val="baseline"/>
              <w:rPr>
                <w:szCs w:val="22"/>
              </w:rPr>
            </w:pPr>
            <w:r>
              <w:rPr>
                <w:szCs w:val="22"/>
              </w:rPr>
              <w:t xml:space="preserve">We presume that all assessment work is completed on a </w:t>
            </w:r>
            <w:r w:rsidRPr="007C1F96">
              <w:rPr>
                <w:b/>
                <w:szCs w:val="22"/>
              </w:rPr>
              <w:t>PC</w:t>
            </w:r>
            <w:r>
              <w:rPr>
                <w:szCs w:val="22"/>
              </w:rPr>
              <w:t xml:space="preserve"> with the software as specified. This is to reduce configuration issues affecting the successful completion of the assessment item. </w:t>
            </w:r>
          </w:p>
          <w:p w14:paraId="45BC86AF" w14:textId="6FC5A082" w:rsidR="00625A23" w:rsidRPr="007053F5" w:rsidRDefault="007053F5" w:rsidP="00B30B8A">
            <w:pPr>
              <w:textAlignment w:val="baseline"/>
              <w:rPr>
                <w:i/>
                <w:color w:val="1F497D" w:themeColor="text2"/>
                <w:sz w:val="20"/>
                <w:szCs w:val="18"/>
              </w:rPr>
            </w:pPr>
            <w:r w:rsidRPr="007C1F96">
              <w:rPr>
                <w:rStyle w:val="aa"/>
              </w:rPr>
              <w:t>Whilst other applications and operating systems may be used, we are unable to give extensive support to ensure your environment is working as expected.</w:t>
            </w:r>
          </w:p>
          <w:p w14:paraId="067EC01B" w14:textId="4B96EB7B" w:rsidR="00625A23" w:rsidRDefault="00625A23" w:rsidP="002C3CF4">
            <w:pPr>
              <w:pStyle w:val="3"/>
            </w:pPr>
            <w:bookmarkStart w:id="189" w:name="_Toc94976380"/>
            <w:r>
              <w:t>Common:</w:t>
            </w:r>
            <w:bookmarkEnd w:id="189"/>
          </w:p>
          <w:p w14:paraId="77D4AFC3" w14:textId="68B5830E" w:rsidR="00625A23" w:rsidRPr="003355E0" w:rsidRDefault="00625A23" w:rsidP="001925B4">
            <w:pPr>
              <w:pStyle w:val="a"/>
              <w:numPr>
                <w:ilvl w:val="0"/>
                <w:numId w:val="10"/>
              </w:numPr>
              <w:rPr>
                <w:sz w:val="20"/>
                <w:szCs w:val="20"/>
              </w:rPr>
            </w:pPr>
            <w:r w:rsidRPr="003355E0">
              <w:rPr>
                <w:sz w:val="20"/>
                <w:szCs w:val="20"/>
              </w:rPr>
              <w:t>Access to Office 365 &amp; Microsoft Word</w:t>
            </w:r>
          </w:p>
          <w:p w14:paraId="5B3CD552" w14:textId="4A27BBC5" w:rsidR="00625A23" w:rsidRPr="003355E0" w:rsidRDefault="00252C85" w:rsidP="001925B4">
            <w:pPr>
              <w:pStyle w:val="a"/>
              <w:numPr>
                <w:ilvl w:val="0"/>
                <w:numId w:val="10"/>
              </w:numPr>
              <w:rPr>
                <w:sz w:val="20"/>
                <w:szCs w:val="20"/>
              </w:rPr>
            </w:pPr>
            <w:r w:rsidRPr="003355E0">
              <w:rPr>
                <w:sz w:val="20"/>
                <w:szCs w:val="20"/>
              </w:rPr>
              <w:t xml:space="preserve">WebStorm, </w:t>
            </w:r>
            <w:proofErr w:type="spellStart"/>
            <w:r w:rsidR="00625A23" w:rsidRPr="003355E0">
              <w:rPr>
                <w:sz w:val="20"/>
                <w:szCs w:val="20"/>
              </w:rPr>
              <w:t>PhpStorm</w:t>
            </w:r>
            <w:proofErr w:type="spellEnd"/>
          </w:p>
          <w:p w14:paraId="4FCA3894" w14:textId="122E1EA7" w:rsidR="00C0201C" w:rsidRDefault="00C0201C" w:rsidP="001925B4">
            <w:pPr>
              <w:pStyle w:val="a"/>
              <w:numPr>
                <w:ilvl w:val="0"/>
                <w:numId w:val="10"/>
              </w:numPr>
              <w:rPr>
                <w:sz w:val="20"/>
                <w:szCs w:val="20"/>
              </w:rPr>
            </w:pPr>
            <w:r w:rsidRPr="003355E0">
              <w:rPr>
                <w:sz w:val="20"/>
                <w:szCs w:val="20"/>
              </w:rPr>
              <w:t>Access to Figma.com for diagrams</w:t>
            </w:r>
          </w:p>
          <w:p w14:paraId="45D57C14" w14:textId="286D28B0" w:rsidR="00317601" w:rsidRDefault="00317601" w:rsidP="001925B4">
            <w:pPr>
              <w:pStyle w:val="a"/>
              <w:numPr>
                <w:ilvl w:val="0"/>
                <w:numId w:val="10"/>
              </w:numPr>
              <w:rPr>
                <w:sz w:val="20"/>
                <w:szCs w:val="20"/>
              </w:rPr>
            </w:pPr>
            <w:r>
              <w:rPr>
                <w:sz w:val="20"/>
                <w:szCs w:val="20"/>
              </w:rPr>
              <w:t>Access to TAFE Web Site Hosting (</w:t>
            </w:r>
            <w:r w:rsidR="00C73439">
              <w:rPr>
                <w:sz w:val="20"/>
                <w:szCs w:val="20"/>
              </w:rPr>
              <w:t>located on dev.</w:t>
            </w:r>
            <w:r>
              <w:rPr>
                <w:sz w:val="20"/>
                <w:szCs w:val="20"/>
              </w:rPr>
              <w:t>ScreenCraft</w:t>
            </w:r>
            <w:r w:rsidR="00C73439">
              <w:rPr>
                <w:sz w:val="20"/>
                <w:szCs w:val="20"/>
              </w:rPr>
              <w:t>.net.au</w:t>
            </w:r>
            <w:r>
              <w:rPr>
                <w:sz w:val="20"/>
                <w:szCs w:val="20"/>
              </w:rPr>
              <w:t>)</w:t>
            </w:r>
          </w:p>
          <w:p w14:paraId="5F15C074" w14:textId="1323F1C4" w:rsidR="004657E4" w:rsidRDefault="004657E4" w:rsidP="001925B4">
            <w:pPr>
              <w:pStyle w:val="a"/>
              <w:numPr>
                <w:ilvl w:val="0"/>
                <w:numId w:val="10"/>
              </w:numPr>
              <w:rPr>
                <w:sz w:val="20"/>
                <w:szCs w:val="20"/>
              </w:rPr>
            </w:pPr>
            <w:r>
              <w:rPr>
                <w:sz w:val="20"/>
                <w:szCs w:val="20"/>
              </w:rPr>
              <w:t>WinSCP for deployment of site</w:t>
            </w:r>
          </w:p>
          <w:p w14:paraId="15C538F5" w14:textId="054D721A" w:rsidR="004657E4" w:rsidRPr="003355E0" w:rsidRDefault="004657E4" w:rsidP="001925B4">
            <w:pPr>
              <w:pStyle w:val="a"/>
              <w:numPr>
                <w:ilvl w:val="0"/>
                <w:numId w:val="10"/>
              </w:numPr>
              <w:rPr>
                <w:sz w:val="20"/>
                <w:szCs w:val="20"/>
              </w:rPr>
            </w:pPr>
            <w:r>
              <w:rPr>
                <w:sz w:val="20"/>
                <w:szCs w:val="20"/>
              </w:rPr>
              <w:t>Git for version control</w:t>
            </w:r>
            <w:r w:rsidR="00B11ECA">
              <w:rPr>
                <w:sz w:val="20"/>
                <w:szCs w:val="20"/>
              </w:rPr>
              <w:t xml:space="preserve">, GitHub account for </w:t>
            </w:r>
          </w:p>
          <w:p w14:paraId="1580F125" w14:textId="5AFA8011" w:rsidR="00625A23" w:rsidRPr="002C3CF4" w:rsidRDefault="00625A23" w:rsidP="002C3CF4">
            <w:pPr>
              <w:pStyle w:val="3"/>
            </w:pPr>
            <w:bookmarkStart w:id="190" w:name="_Toc94976381"/>
            <w:r>
              <w:t>PC:</w:t>
            </w:r>
            <w:bookmarkEnd w:id="190"/>
          </w:p>
          <w:p w14:paraId="066A56A2" w14:textId="77777777" w:rsidR="00625A23" w:rsidRPr="003355E0" w:rsidRDefault="00625A23" w:rsidP="001925B4">
            <w:pPr>
              <w:pStyle w:val="a"/>
              <w:numPr>
                <w:ilvl w:val="0"/>
                <w:numId w:val="9"/>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B48A10E" w14:textId="77777777" w:rsidR="00625A23" w:rsidRPr="003355E0" w:rsidRDefault="00625A23" w:rsidP="001925B4">
            <w:pPr>
              <w:pStyle w:val="a"/>
              <w:numPr>
                <w:ilvl w:val="1"/>
                <w:numId w:val="9"/>
              </w:numPr>
              <w:rPr>
                <w:sz w:val="20"/>
                <w:szCs w:val="20"/>
              </w:rPr>
            </w:pPr>
            <w:r w:rsidRPr="003355E0">
              <w:rPr>
                <w:sz w:val="20"/>
                <w:szCs w:val="20"/>
              </w:rPr>
              <w:t xml:space="preserve">Chromium based: Edge, Chrome, </w:t>
            </w:r>
          </w:p>
          <w:p w14:paraId="5F034A88" w14:textId="77777777" w:rsidR="00625A23" w:rsidRPr="003355E0" w:rsidRDefault="00625A23" w:rsidP="001925B4">
            <w:pPr>
              <w:pStyle w:val="a"/>
              <w:numPr>
                <w:ilvl w:val="1"/>
                <w:numId w:val="9"/>
              </w:numPr>
              <w:rPr>
                <w:sz w:val="20"/>
                <w:szCs w:val="20"/>
              </w:rPr>
            </w:pPr>
            <w:r w:rsidRPr="003355E0">
              <w:rPr>
                <w:sz w:val="20"/>
                <w:szCs w:val="20"/>
              </w:rPr>
              <w:t>Firefox</w:t>
            </w:r>
          </w:p>
          <w:p w14:paraId="3580A2E8" w14:textId="4028243F" w:rsidR="00625A23" w:rsidRPr="003355E0" w:rsidRDefault="00625A23" w:rsidP="001925B4">
            <w:pPr>
              <w:pStyle w:val="a"/>
              <w:numPr>
                <w:ilvl w:val="1"/>
                <w:numId w:val="9"/>
              </w:numPr>
              <w:rPr>
                <w:sz w:val="20"/>
                <w:szCs w:val="20"/>
              </w:rPr>
            </w:pPr>
            <w:r w:rsidRPr="003355E0">
              <w:rPr>
                <w:sz w:val="20"/>
                <w:szCs w:val="20"/>
              </w:rPr>
              <w:t>Opera</w:t>
            </w:r>
          </w:p>
          <w:p w14:paraId="5E29A7FB" w14:textId="33658903" w:rsidR="00625A23" w:rsidRDefault="00625A23" w:rsidP="002C3CF4">
            <w:pPr>
              <w:pStyle w:val="3"/>
            </w:pPr>
            <w:bookmarkStart w:id="191" w:name="_Toc94976382"/>
            <w:r>
              <w:t>Mac:</w:t>
            </w:r>
            <w:bookmarkEnd w:id="191"/>
          </w:p>
          <w:p w14:paraId="53ED2D8D" w14:textId="77777777" w:rsidR="00625A23" w:rsidRPr="003355E0" w:rsidRDefault="00625A23" w:rsidP="001925B4">
            <w:pPr>
              <w:pStyle w:val="a"/>
              <w:numPr>
                <w:ilvl w:val="0"/>
                <w:numId w:val="8"/>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CF95A35" w14:textId="77777777" w:rsidR="00625A23" w:rsidRPr="003355E0" w:rsidRDefault="00625A23" w:rsidP="001925B4">
            <w:pPr>
              <w:pStyle w:val="a"/>
              <w:numPr>
                <w:ilvl w:val="1"/>
                <w:numId w:val="8"/>
              </w:numPr>
              <w:rPr>
                <w:sz w:val="20"/>
                <w:szCs w:val="20"/>
              </w:rPr>
            </w:pPr>
            <w:r w:rsidRPr="003355E0">
              <w:rPr>
                <w:sz w:val="20"/>
                <w:szCs w:val="20"/>
              </w:rPr>
              <w:t xml:space="preserve">Chromium based: Edge, Chrome, </w:t>
            </w:r>
          </w:p>
          <w:p w14:paraId="150670E2" w14:textId="77777777" w:rsidR="00625A23" w:rsidRPr="003355E0" w:rsidRDefault="00625A23" w:rsidP="001925B4">
            <w:pPr>
              <w:pStyle w:val="a"/>
              <w:numPr>
                <w:ilvl w:val="1"/>
                <w:numId w:val="8"/>
              </w:numPr>
              <w:rPr>
                <w:sz w:val="20"/>
                <w:szCs w:val="20"/>
              </w:rPr>
            </w:pPr>
            <w:r w:rsidRPr="003355E0">
              <w:rPr>
                <w:sz w:val="20"/>
                <w:szCs w:val="20"/>
              </w:rPr>
              <w:t>Firefox</w:t>
            </w:r>
          </w:p>
          <w:p w14:paraId="33254879" w14:textId="77777777" w:rsidR="00625A23" w:rsidRPr="003355E0" w:rsidRDefault="00625A23" w:rsidP="001925B4">
            <w:pPr>
              <w:pStyle w:val="a"/>
              <w:numPr>
                <w:ilvl w:val="1"/>
                <w:numId w:val="8"/>
              </w:numPr>
              <w:rPr>
                <w:sz w:val="20"/>
                <w:szCs w:val="20"/>
              </w:rPr>
            </w:pPr>
            <w:r w:rsidRPr="003355E0">
              <w:rPr>
                <w:sz w:val="20"/>
                <w:szCs w:val="20"/>
              </w:rPr>
              <w:t>Opera</w:t>
            </w:r>
          </w:p>
          <w:p w14:paraId="4C4DED0E" w14:textId="49FA8D8A" w:rsidR="00F32E09" w:rsidRPr="003355E0" w:rsidRDefault="00625A23" w:rsidP="001925B4">
            <w:pPr>
              <w:pStyle w:val="a"/>
              <w:numPr>
                <w:ilvl w:val="1"/>
                <w:numId w:val="8"/>
              </w:numPr>
              <w:rPr>
                <w:sz w:val="20"/>
                <w:szCs w:val="20"/>
              </w:rPr>
            </w:pPr>
            <w:r w:rsidRPr="003355E0">
              <w:rPr>
                <w:sz w:val="20"/>
                <w:szCs w:val="20"/>
              </w:rPr>
              <w:t>Safari</w:t>
            </w:r>
          </w:p>
          <w:p w14:paraId="1B683B9D" w14:textId="77777777" w:rsidR="001127BB" w:rsidRDefault="00F32E09" w:rsidP="00255F5C">
            <w:pPr>
              <w:textAlignment w:val="baseline"/>
              <w:rPr>
                <w:color w:val="FF0000"/>
                <w:szCs w:val="22"/>
              </w:rPr>
            </w:pPr>
            <w:r>
              <w:rPr>
                <w:b/>
                <w:i/>
                <w:iCs/>
                <w:color w:val="FF0000"/>
                <w:szCs w:val="22"/>
              </w:rPr>
              <w:t>Use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some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these</w:t>
            </w:r>
            <w:r w:rsidR="00B30B8A">
              <w:rPr>
                <w:b/>
                <w:i/>
                <w:iCs/>
                <w:color w:val="FF0000"/>
                <w:szCs w:val="22"/>
              </w:rPr>
              <w:t xml:space="preserve"> </w:t>
            </w:r>
            <w:r>
              <w:rPr>
                <w:b/>
                <w:i/>
                <w:iCs/>
                <w:color w:val="FF0000"/>
                <w:szCs w:val="22"/>
              </w:rPr>
              <w:t>items</w:t>
            </w:r>
            <w:r w:rsidR="00B30B8A">
              <w:rPr>
                <w:b/>
                <w:i/>
                <w:iCs/>
                <w:color w:val="FF0000"/>
                <w:szCs w:val="22"/>
              </w:rPr>
              <w:t xml:space="preserve"> </w:t>
            </w:r>
            <w:r>
              <w:rPr>
                <w:b/>
                <w:i/>
                <w:iCs/>
                <w:color w:val="FF0000"/>
                <w:szCs w:val="22"/>
              </w:rPr>
              <w:t>may</w:t>
            </w:r>
            <w:r w:rsidR="00B30B8A">
              <w:rPr>
                <w:b/>
                <w:i/>
                <w:iCs/>
                <w:color w:val="FF0000"/>
                <w:szCs w:val="22"/>
              </w:rPr>
              <w:t xml:space="preserve"> </w:t>
            </w:r>
            <w:r>
              <w:rPr>
                <w:b/>
                <w:i/>
                <w:iCs/>
                <w:color w:val="FF0000"/>
                <w:szCs w:val="22"/>
              </w:rPr>
              <w:t>not</w:t>
            </w:r>
            <w:r w:rsidR="00B30B8A">
              <w:rPr>
                <w:b/>
                <w:i/>
                <w:iCs/>
                <w:color w:val="FF0000"/>
                <w:szCs w:val="22"/>
              </w:rPr>
              <w:t xml:space="preserve"> </w:t>
            </w:r>
            <w:r w:rsidR="001B3966">
              <w:rPr>
                <w:b/>
                <w:i/>
                <w:iCs/>
                <w:color w:val="FF0000"/>
                <w:szCs w:val="22"/>
              </w:rPr>
              <w:t>be used</w:t>
            </w:r>
            <w:r w:rsidR="00B30B8A">
              <w:rPr>
                <w:b/>
                <w:i/>
                <w:iCs/>
                <w:color w:val="FF0000"/>
                <w:szCs w:val="22"/>
              </w:rPr>
              <w:t xml:space="preserve"> </w:t>
            </w:r>
            <w:r>
              <w:rPr>
                <w:b/>
                <w:i/>
                <w:iCs/>
                <w:color w:val="FF0000"/>
                <w:szCs w:val="22"/>
              </w:rPr>
              <w:t>in</w:t>
            </w:r>
            <w:r w:rsidR="00B30B8A">
              <w:rPr>
                <w:b/>
                <w:i/>
                <w:iCs/>
                <w:color w:val="FF0000"/>
                <w:szCs w:val="22"/>
              </w:rPr>
              <w:t xml:space="preserve"> </w:t>
            </w:r>
            <w:r>
              <w:rPr>
                <w:b/>
                <w:i/>
                <w:iCs/>
                <w:color w:val="FF0000"/>
                <w:szCs w:val="22"/>
              </w:rPr>
              <w:t>this</w:t>
            </w:r>
            <w:r w:rsidR="00B30B8A">
              <w:rPr>
                <w:b/>
                <w:i/>
                <w:iCs/>
                <w:color w:val="FF0000"/>
                <w:szCs w:val="22"/>
              </w:rPr>
              <w:t xml:space="preserve"> </w:t>
            </w:r>
            <w:r>
              <w:rPr>
                <w:b/>
                <w:i/>
                <w:iCs/>
                <w:color w:val="FF0000"/>
                <w:szCs w:val="22"/>
              </w:rPr>
              <w:t>part</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w:t>
            </w:r>
            <w:r w:rsidR="00B30B8A">
              <w:rPr>
                <w:b/>
                <w:i/>
                <w:iCs/>
                <w:color w:val="FF0000"/>
                <w:szCs w:val="22"/>
              </w:rPr>
              <w:t xml:space="preserve"> </w:t>
            </w:r>
            <w:r>
              <w:rPr>
                <w:b/>
                <w:i/>
                <w:iCs/>
                <w:color w:val="FF0000"/>
                <w:szCs w:val="22"/>
              </w:rPr>
              <w:t>assessment</w:t>
            </w:r>
            <w:r w:rsidR="00B30B8A">
              <w:rPr>
                <w:b/>
                <w:i/>
                <w:iCs/>
                <w:color w:val="FF0000"/>
                <w:szCs w:val="22"/>
              </w:rPr>
              <w:t xml:space="preserve"> </w:t>
            </w:r>
            <w:r>
              <w:rPr>
                <w:b/>
                <w:i/>
                <w:iCs/>
                <w:color w:val="FF0000"/>
                <w:szCs w:val="22"/>
              </w:rPr>
              <w:t>task.</w:t>
            </w:r>
            <w:r w:rsidR="00B30B8A">
              <w:rPr>
                <w:color w:val="FF0000"/>
                <w:szCs w:val="22"/>
              </w:rPr>
              <w:t xml:space="preserve"> </w:t>
            </w:r>
          </w:p>
          <w:p w14:paraId="6E0B19BD" w14:textId="3D55B0B1" w:rsidR="000F4BEF" w:rsidRPr="00255F5C" w:rsidRDefault="000F4BEF" w:rsidP="000F4BEF"/>
        </w:tc>
      </w:tr>
      <w:tr w:rsidR="00255F5C" w:rsidRPr="00B30B8A" w14:paraId="311BC2B6"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F3C231C" w14:textId="7FAAA5DC" w:rsidR="00255F5C" w:rsidRPr="00B30B8A" w:rsidRDefault="00255F5C" w:rsidP="004602A9">
            <w:pPr>
              <w:pStyle w:val="Sectionheading"/>
              <w:rPr>
                <w:rFonts w:ascii="Times New Roman" w:hAnsi="Times New Roman"/>
                <w:bCs w:val="0"/>
                <w:sz w:val="24"/>
              </w:rPr>
            </w:pPr>
            <w:r>
              <w:rPr>
                <w:rFonts w:ascii="Century Gothic" w:hAnsi="Century Gothic"/>
                <w:bCs w:val="0"/>
                <w:szCs w:val="28"/>
              </w:rPr>
              <w:lastRenderedPageBreak/>
              <w:t>Optional</w:t>
            </w:r>
            <w:r w:rsidR="00E03F71">
              <w:rPr>
                <w:rFonts w:ascii="Century Gothic" w:hAnsi="Century Gothic"/>
                <w:bCs w:val="0"/>
                <w:szCs w:val="28"/>
              </w:rPr>
              <w:t xml:space="preserve"> Requirements</w:t>
            </w:r>
          </w:p>
        </w:tc>
      </w:tr>
      <w:tr w:rsidR="00255F5C" w14:paraId="38BD39A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6F07BF38" w14:textId="77777777" w:rsidR="00255F5C" w:rsidRDefault="00255F5C" w:rsidP="00255F5C">
            <w:r>
              <w:t>An application to provide web services such as web server, database and more.</w:t>
            </w:r>
          </w:p>
          <w:tbl>
            <w:tblPr>
              <w:tblStyle w:val="4-2"/>
              <w:tblW w:w="3000" w:type="pct"/>
              <w:jc w:val="center"/>
              <w:tblLook w:val="0620" w:firstRow="1" w:lastRow="0" w:firstColumn="0" w:lastColumn="0" w:noHBand="1" w:noVBand="1"/>
            </w:tblPr>
            <w:tblGrid>
              <w:gridCol w:w="2999"/>
              <w:gridCol w:w="3000"/>
            </w:tblGrid>
            <w:tr w:rsidR="00255F5C" w14:paraId="137EB22C" w14:textId="77777777" w:rsidTr="004602A9">
              <w:trPr>
                <w:cnfStyle w:val="100000000000" w:firstRow="1" w:lastRow="0" w:firstColumn="0" w:lastColumn="0" w:oddVBand="0" w:evenVBand="0" w:oddHBand="0" w:evenHBand="0" w:firstRowFirstColumn="0" w:firstRowLastColumn="0" w:lastRowFirstColumn="0" w:lastRowLastColumn="0"/>
                <w:jc w:val="center"/>
              </w:trPr>
              <w:tc>
                <w:tcPr>
                  <w:tcW w:w="2500" w:type="pct"/>
                </w:tcPr>
                <w:p w14:paraId="173FC9F2" w14:textId="77777777" w:rsidR="00255F5C" w:rsidRDefault="00255F5C" w:rsidP="00255F5C">
                  <w:pPr>
                    <w:jc w:val="center"/>
                    <w:textAlignment w:val="baseline"/>
                  </w:pPr>
                  <w:r>
                    <w:t>Windows</w:t>
                  </w:r>
                </w:p>
              </w:tc>
              <w:tc>
                <w:tcPr>
                  <w:tcW w:w="2500" w:type="pct"/>
                </w:tcPr>
                <w:p w14:paraId="05331379" w14:textId="77777777" w:rsidR="00255F5C" w:rsidRDefault="00255F5C" w:rsidP="00255F5C">
                  <w:pPr>
                    <w:jc w:val="center"/>
                    <w:textAlignment w:val="baseline"/>
                  </w:pPr>
                  <w:r>
                    <w:t>MacOS</w:t>
                  </w:r>
                </w:p>
              </w:tc>
            </w:tr>
            <w:tr w:rsidR="00255F5C" w14:paraId="10DD9FAD" w14:textId="77777777" w:rsidTr="004602A9">
              <w:trPr>
                <w:jc w:val="center"/>
              </w:trPr>
              <w:tc>
                <w:tcPr>
                  <w:tcW w:w="2500" w:type="pct"/>
                </w:tcPr>
                <w:p w14:paraId="7E85F1B6" w14:textId="77777777" w:rsidR="00255F5C" w:rsidRDefault="00255F5C" w:rsidP="00255F5C">
                  <w:pPr>
                    <w:jc w:val="center"/>
                    <w:textAlignment w:val="baseline"/>
                  </w:pPr>
                  <w:proofErr w:type="spellStart"/>
                  <w:r>
                    <w:t>Laragon</w:t>
                  </w:r>
                  <w:proofErr w:type="spellEnd"/>
                </w:p>
                <w:p w14:paraId="7396C801" w14:textId="77777777" w:rsidR="00255F5C" w:rsidRDefault="00255F5C" w:rsidP="00255F5C">
                  <w:pPr>
                    <w:jc w:val="center"/>
                    <w:textAlignment w:val="baseline"/>
                  </w:pPr>
                  <w:r>
                    <w:t>AMPPS</w:t>
                  </w:r>
                </w:p>
                <w:p w14:paraId="7A83B5FC" w14:textId="77777777" w:rsidR="00255F5C" w:rsidRDefault="00255F5C" w:rsidP="00255F5C">
                  <w:pPr>
                    <w:jc w:val="center"/>
                    <w:textAlignment w:val="baseline"/>
                  </w:pPr>
                  <w:r>
                    <w:t>XAMPP</w:t>
                  </w:r>
                </w:p>
                <w:p w14:paraId="29E98CD8" w14:textId="77777777" w:rsidR="00255F5C" w:rsidRDefault="00255F5C" w:rsidP="00255F5C">
                  <w:pPr>
                    <w:jc w:val="center"/>
                    <w:textAlignment w:val="baseline"/>
                  </w:pPr>
                  <w:r>
                    <w:t>Docker</w:t>
                  </w:r>
                </w:p>
              </w:tc>
              <w:tc>
                <w:tcPr>
                  <w:tcW w:w="2500" w:type="pct"/>
                </w:tcPr>
                <w:p w14:paraId="7FCCFD87" w14:textId="77777777" w:rsidR="00255F5C" w:rsidRDefault="00255F5C" w:rsidP="00255F5C">
                  <w:pPr>
                    <w:jc w:val="center"/>
                    <w:textAlignment w:val="baseline"/>
                  </w:pPr>
                  <w:r>
                    <w:t>MAMP</w:t>
                  </w:r>
                </w:p>
                <w:p w14:paraId="762713AF" w14:textId="77777777" w:rsidR="00255F5C" w:rsidRDefault="00255F5C" w:rsidP="00255F5C">
                  <w:pPr>
                    <w:jc w:val="center"/>
                    <w:textAlignment w:val="baseline"/>
                  </w:pPr>
                  <w:r>
                    <w:t>AMPPS</w:t>
                  </w:r>
                </w:p>
                <w:p w14:paraId="542B134A" w14:textId="77777777" w:rsidR="00255F5C" w:rsidRDefault="00255F5C" w:rsidP="00255F5C">
                  <w:pPr>
                    <w:jc w:val="center"/>
                    <w:textAlignment w:val="baseline"/>
                  </w:pPr>
                  <w:r>
                    <w:t>XAMPP</w:t>
                  </w:r>
                </w:p>
                <w:p w14:paraId="138FDB52" w14:textId="77777777" w:rsidR="00255F5C" w:rsidRDefault="00255F5C" w:rsidP="00255F5C">
                  <w:pPr>
                    <w:jc w:val="center"/>
                    <w:textAlignment w:val="baseline"/>
                  </w:pPr>
                  <w:r>
                    <w:t>Docker</w:t>
                  </w:r>
                </w:p>
              </w:tc>
            </w:tr>
          </w:tbl>
          <w:p w14:paraId="454C2886" w14:textId="77777777" w:rsidR="00255F5C" w:rsidRPr="00563340" w:rsidRDefault="00255F5C" w:rsidP="00255F5C">
            <w:pPr>
              <w:spacing w:before="120"/>
              <w:textAlignment w:val="baseline"/>
              <w:rPr>
                <w:rStyle w:val="af1"/>
              </w:rPr>
            </w:pPr>
            <w:r w:rsidRPr="00563340">
              <w:rPr>
                <w:rStyle w:val="af1"/>
              </w:rPr>
              <w:t>The lecturers will not be familiar with all the options listed, and it will be up to the student to investigate how to set up and use any alternatives.</w:t>
            </w:r>
          </w:p>
          <w:p w14:paraId="58402D6A" w14:textId="77777777" w:rsidR="00E03F71" w:rsidRDefault="00E03F71" w:rsidP="00255F5C">
            <w:pPr>
              <w:spacing w:before="120"/>
              <w:textAlignment w:val="baseline"/>
            </w:pPr>
          </w:p>
          <w:p w14:paraId="77E02BBC" w14:textId="64B6CC26" w:rsidR="00B11ECA" w:rsidRDefault="00B11ECA" w:rsidP="00255F5C">
            <w:pPr>
              <w:spacing w:before="120"/>
              <w:textAlignment w:val="baseline"/>
            </w:pPr>
            <w:r>
              <w:t>The use of alternative IDEs is allowed (su</w:t>
            </w:r>
            <w:r w:rsidR="00177DC6">
              <w:t>c</w:t>
            </w:r>
            <w:r>
              <w:t>h as VS Code), but not supported.</w:t>
            </w:r>
          </w:p>
          <w:p w14:paraId="11099C48" w14:textId="7747C690" w:rsidR="00B11ECA" w:rsidRPr="002C3CF4" w:rsidRDefault="00B11ECA" w:rsidP="00255F5C">
            <w:pPr>
              <w:spacing w:before="120"/>
              <w:textAlignment w:val="baseline"/>
            </w:pPr>
          </w:p>
        </w:tc>
      </w:tr>
      <w:tr w:rsidR="00B30B8A" w:rsidRPr="00B30B8A" w14:paraId="546CC11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B50C39A" w14:textId="0D3DAB3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Instructions</w:t>
            </w:r>
          </w:p>
        </w:tc>
      </w:tr>
      <w:tr w:rsidR="00F32E09" w14:paraId="16D6B472"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5B52FE76" w14:textId="0A4EDE7A" w:rsidR="00F32E09" w:rsidRDefault="00F32E09" w:rsidP="00B30B8A">
            <w:pPr>
              <w:textAlignment w:val="baseline"/>
            </w:pPr>
            <w:r>
              <w:rPr>
                <w:szCs w:val="22"/>
              </w:rPr>
              <w:t>Follow</w:t>
            </w:r>
            <w:r w:rsidR="00B30B8A">
              <w:rPr>
                <w:szCs w:val="22"/>
              </w:rPr>
              <w:t xml:space="preserve"> </w:t>
            </w:r>
            <w:r>
              <w:rPr>
                <w:szCs w:val="22"/>
              </w:rPr>
              <w:t>the</w:t>
            </w:r>
            <w:r w:rsidR="00B30B8A">
              <w:rPr>
                <w:szCs w:val="22"/>
              </w:rPr>
              <w:t xml:space="preserve"> </w:t>
            </w:r>
            <w:r>
              <w:rPr>
                <w:szCs w:val="22"/>
              </w:rPr>
              <w:t>steps</w:t>
            </w:r>
            <w:r w:rsidR="00B30B8A">
              <w:rPr>
                <w:szCs w:val="22"/>
              </w:rPr>
              <w:t xml:space="preserve"> </w:t>
            </w:r>
            <w:r>
              <w:rPr>
                <w:szCs w:val="22"/>
              </w:rPr>
              <w:t>listed</w:t>
            </w:r>
            <w:r w:rsidR="00B30B8A">
              <w:rPr>
                <w:szCs w:val="22"/>
              </w:rPr>
              <w:t xml:space="preserve"> </w:t>
            </w:r>
            <w:r>
              <w:rPr>
                <w:szCs w:val="22"/>
              </w:rPr>
              <w:t>in</w:t>
            </w:r>
            <w:r w:rsidR="00B30B8A">
              <w:rPr>
                <w:szCs w:val="22"/>
              </w:rPr>
              <w:t xml:space="preserve"> </w:t>
            </w:r>
            <w:r>
              <w:rPr>
                <w:szCs w:val="22"/>
              </w:rPr>
              <w:t>this</w:t>
            </w:r>
            <w:r w:rsidR="00B30B8A">
              <w:rPr>
                <w:szCs w:val="22"/>
              </w:rPr>
              <w:t xml:space="preserve"> </w:t>
            </w:r>
            <w:r>
              <w:rPr>
                <w:szCs w:val="22"/>
              </w:rPr>
              <w:t>assessment</w:t>
            </w:r>
            <w:r w:rsidR="00B30B8A">
              <w:rPr>
                <w:szCs w:val="22"/>
              </w:rPr>
              <w:t xml:space="preserve"> </w:t>
            </w:r>
            <w:r>
              <w:rPr>
                <w:szCs w:val="22"/>
              </w:rPr>
              <w:t>item.</w:t>
            </w:r>
            <w:r w:rsidR="00B30B8A">
              <w:rPr>
                <w:szCs w:val="22"/>
              </w:rPr>
              <w:t xml:space="preserve"> </w:t>
            </w:r>
          </w:p>
          <w:p w14:paraId="19F8E749" w14:textId="4A35EE88" w:rsidR="00F32E09" w:rsidRDefault="00F32E09" w:rsidP="00B30B8A">
            <w:pPr>
              <w:textAlignment w:val="baseline"/>
              <w:rPr>
                <w:szCs w:val="22"/>
              </w:rPr>
            </w:pPr>
            <w:r>
              <w:rPr>
                <w:szCs w:val="22"/>
              </w:rPr>
              <w:t>Submission</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documentation,</w:t>
            </w:r>
            <w:r w:rsidR="00B30B8A">
              <w:rPr>
                <w:szCs w:val="22"/>
              </w:rPr>
              <w:t xml:space="preserve"> </w:t>
            </w:r>
            <w:r>
              <w:rPr>
                <w:szCs w:val="22"/>
              </w:rPr>
              <w:t>code,</w:t>
            </w:r>
            <w:r w:rsidR="00B30B8A">
              <w:rPr>
                <w:szCs w:val="22"/>
              </w:rPr>
              <w:t xml:space="preserve"> </w:t>
            </w:r>
            <w:r>
              <w:rPr>
                <w:szCs w:val="22"/>
              </w:rPr>
              <w:t>and</w:t>
            </w:r>
            <w:r w:rsidR="00B30B8A">
              <w:rPr>
                <w:szCs w:val="22"/>
              </w:rPr>
              <w:t xml:space="preserve"> </w:t>
            </w:r>
            <w:r>
              <w:rPr>
                <w:szCs w:val="22"/>
              </w:rPr>
              <w:t>associated</w:t>
            </w:r>
            <w:r w:rsidR="00B30B8A">
              <w:rPr>
                <w:szCs w:val="22"/>
              </w:rPr>
              <w:t xml:space="preserve"> </w:t>
            </w:r>
            <w:r>
              <w:rPr>
                <w:szCs w:val="22"/>
              </w:rPr>
              <w:t>items</w:t>
            </w:r>
            <w:r w:rsidR="00B30B8A">
              <w:rPr>
                <w:szCs w:val="22"/>
              </w:rPr>
              <w:t xml:space="preserve"> </w:t>
            </w:r>
            <w:r>
              <w:rPr>
                <w:szCs w:val="22"/>
              </w:rPr>
              <w:t>is</w:t>
            </w:r>
            <w:r w:rsidR="00B30B8A">
              <w:rPr>
                <w:szCs w:val="22"/>
              </w:rPr>
              <w:t xml:space="preserve"> </w:t>
            </w:r>
            <w:r>
              <w:rPr>
                <w:szCs w:val="22"/>
              </w:rPr>
              <w:t>at</w:t>
            </w:r>
            <w:r w:rsidR="00B30B8A">
              <w:rPr>
                <w:szCs w:val="22"/>
              </w:rPr>
              <w:t xml:space="preserve"> </w:t>
            </w:r>
            <w:r>
              <w:rPr>
                <w:szCs w:val="22"/>
              </w:rPr>
              <w:t>the</w:t>
            </w:r>
            <w:r w:rsidR="00B30B8A">
              <w:rPr>
                <w:szCs w:val="22"/>
              </w:rPr>
              <w:t xml:space="preserve"> </w:t>
            </w:r>
            <w:r>
              <w:rPr>
                <w:szCs w:val="22"/>
              </w:rPr>
              <w:t>end</w:t>
            </w:r>
            <w:r w:rsidR="00B30B8A">
              <w:rPr>
                <w:szCs w:val="22"/>
              </w:rPr>
              <w:t xml:space="preserve"> </w:t>
            </w:r>
            <w:r>
              <w:rPr>
                <w:szCs w:val="22"/>
              </w:rPr>
              <w:t>of</w:t>
            </w:r>
            <w:r w:rsidR="00B30B8A">
              <w:rPr>
                <w:szCs w:val="22"/>
              </w:rPr>
              <w:t xml:space="preserve"> </w:t>
            </w:r>
            <w:r>
              <w:rPr>
                <w:szCs w:val="22"/>
              </w:rPr>
              <w:t>each</w:t>
            </w:r>
            <w:r w:rsidR="00B30B8A">
              <w:rPr>
                <w:szCs w:val="22"/>
              </w:rPr>
              <w:t xml:space="preserve"> </w:t>
            </w:r>
            <w:r>
              <w:rPr>
                <w:szCs w:val="22"/>
              </w:rPr>
              <w:t>part</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portfolio.</w:t>
            </w:r>
          </w:p>
          <w:p w14:paraId="0CCA4FE7" w14:textId="11A8C751" w:rsidR="00C0201C" w:rsidRDefault="007C1F96" w:rsidP="007C1F96">
            <w:pPr>
              <w:textAlignment w:val="baseline"/>
              <w:rPr>
                <w:szCs w:val="22"/>
              </w:rPr>
            </w:pPr>
            <w:r>
              <w:rPr>
                <w:szCs w:val="22"/>
              </w:rPr>
              <w:t xml:space="preserve">Provide evidence in the form of </w:t>
            </w:r>
            <w:r w:rsidR="007827AA">
              <w:rPr>
                <w:szCs w:val="22"/>
              </w:rPr>
              <w:t xml:space="preserve">scanned documentation, completed assessment documents, </w:t>
            </w:r>
            <w:r>
              <w:rPr>
                <w:szCs w:val="22"/>
              </w:rPr>
              <w:t>screenshots, screencasts and other formats as required in this assessment.</w:t>
            </w:r>
          </w:p>
          <w:p w14:paraId="4E7C6FB8" w14:textId="1E931CF3" w:rsidR="00E03F71" w:rsidRPr="00385534" w:rsidRDefault="00E03F71" w:rsidP="007C1F96">
            <w:pPr>
              <w:textAlignment w:val="baseline"/>
              <w:rPr>
                <w:szCs w:val="22"/>
              </w:rPr>
            </w:pPr>
          </w:p>
        </w:tc>
      </w:tr>
      <w:tr w:rsidR="00B30B8A" w:rsidRPr="00B30B8A" w14:paraId="1E369AB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7528183C" w14:textId="00F579B0" w:rsidR="00B30B8A" w:rsidRPr="00B30B8A" w:rsidRDefault="00B30B8A" w:rsidP="00B30B8A">
            <w:pPr>
              <w:pStyle w:val="Sectionheading"/>
              <w:rPr>
                <w:rFonts w:ascii="Century Gothic" w:hAnsi="Century Gothic"/>
                <w:bCs w:val="0"/>
                <w:szCs w:val="28"/>
              </w:rPr>
            </w:pPr>
            <w:r>
              <w:rPr>
                <w:rFonts w:ascii="Century Gothic" w:hAnsi="Century Gothic"/>
                <w:bCs w:val="0"/>
                <w:szCs w:val="28"/>
              </w:rPr>
              <w:t>Scenario</w:t>
            </w:r>
          </w:p>
        </w:tc>
      </w:tr>
      <w:tr w:rsidR="00976330" w14:paraId="0A651ECD"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28D53539" w14:textId="77777777" w:rsidR="00976330" w:rsidRDefault="00976330" w:rsidP="00976330">
            <w:pPr>
              <w:textAlignment w:val="baseline"/>
            </w:pPr>
            <w:r>
              <w:rPr>
                <w:szCs w:val="22"/>
              </w:rPr>
              <w:t xml:space="preserve">You are currently working as an intern for a small Perth-based start-up company called </w:t>
            </w:r>
            <w:r>
              <w:rPr>
                <w:i/>
                <w:iCs/>
                <w:color w:val="C00000"/>
                <w:szCs w:val="22"/>
              </w:rPr>
              <w:t>Incredibly Obvious Technologies</w:t>
            </w:r>
            <w:r>
              <w:rPr>
                <w:szCs w:val="22"/>
              </w:rPr>
              <w:t xml:space="preserve">.  </w:t>
            </w:r>
          </w:p>
          <w:p w14:paraId="16679AAF" w14:textId="77777777" w:rsidR="00976330" w:rsidRDefault="00976330" w:rsidP="00976330">
            <w:r>
              <w:t>The company is challenging you to work on a project to assess your skills as you develop them.</w:t>
            </w:r>
          </w:p>
          <w:p w14:paraId="1FA5F049" w14:textId="716CE250" w:rsidR="00976330" w:rsidRDefault="00976330" w:rsidP="00976330">
            <w:r>
              <w:t xml:space="preserve">The project will build up in phases from the base content by adding semantic HTML, CSS to provide layout and </w:t>
            </w:r>
            <w:r w:rsidR="00A347DB">
              <w:t xml:space="preserve">suitable </w:t>
            </w:r>
            <w:r>
              <w:t xml:space="preserve">images to provided content. </w:t>
            </w:r>
          </w:p>
          <w:p w14:paraId="3BFFE9A6" w14:textId="77777777" w:rsidR="00976330" w:rsidRDefault="00976330" w:rsidP="00976330">
            <w:r>
              <w:t>The final section of the project is to add JavaScript to solve a specific problem.</w:t>
            </w:r>
          </w:p>
          <w:p w14:paraId="63B369EE" w14:textId="71CA4F47" w:rsidR="00976330" w:rsidRDefault="00976330" w:rsidP="00976330">
            <w:r>
              <w:t xml:space="preserve">You will find the project </w:t>
            </w:r>
            <w:r w:rsidR="00F770B8">
              <w:t>specifications;</w:t>
            </w:r>
            <w:r>
              <w:t xml:space="preserve"> an outline of the phases of development and other details given below.</w:t>
            </w:r>
          </w:p>
          <w:p w14:paraId="0C85F719" w14:textId="77777777" w:rsidR="00976330" w:rsidRDefault="00976330" w:rsidP="00B30B8A">
            <w:pPr>
              <w:textAlignment w:val="baseline"/>
              <w:rPr>
                <w:szCs w:val="22"/>
              </w:rPr>
            </w:pPr>
          </w:p>
        </w:tc>
      </w:tr>
      <w:tr w:rsidR="00976330" w:rsidRPr="00B30B8A" w14:paraId="570EFA00" w14:textId="77777777" w:rsidTr="00BD773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011D2B33" w14:textId="12239DB5" w:rsidR="00976330" w:rsidRPr="00B30B8A" w:rsidRDefault="00976330" w:rsidP="00BD773B">
            <w:pPr>
              <w:pStyle w:val="Sectionheading"/>
              <w:rPr>
                <w:rFonts w:ascii="Century Gothic" w:hAnsi="Century Gothic"/>
                <w:bCs w:val="0"/>
                <w:szCs w:val="28"/>
              </w:rPr>
            </w:pPr>
            <w:r>
              <w:rPr>
                <w:rFonts w:ascii="Century Gothic" w:hAnsi="Century Gothic"/>
                <w:bCs w:val="0"/>
                <w:szCs w:val="28"/>
              </w:rPr>
              <w:lastRenderedPageBreak/>
              <w:t xml:space="preserve">Portfolio Specifications </w:t>
            </w:r>
            <w:r w:rsidR="00020A34">
              <w:rPr>
                <w:rFonts w:ascii="Century Gothic" w:hAnsi="Century Gothic"/>
                <w:bCs w:val="0"/>
                <w:szCs w:val="28"/>
              </w:rPr>
              <w:t>and Development Outline</w:t>
            </w:r>
          </w:p>
        </w:tc>
      </w:tr>
      <w:tr w:rsidR="00F32E09" w:rsidRPr="0031110F" w14:paraId="3CABEEAE"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1F88CA3" w14:textId="77777777" w:rsidR="00976330" w:rsidRDefault="00976330" w:rsidP="00976330">
            <w:r>
              <w:t>The following are the specifications for the project you are undertaking as part of this portfolio of work.</w:t>
            </w:r>
          </w:p>
          <w:p w14:paraId="673844EC" w14:textId="77777777" w:rsidR="00976330" w:rsidRDefault="00976330" w:rsidP="00976330">
            <w:r>
              <w:t>Each part of the project corresponds to another part of the portfolio, with each part submitted according to provided deadlines.</w:t>
            </w:r>
          </w:p>
          <w:p w14:paraId="74B8F2EA" w14:textId="77777777" w:rsidR="00976330" w:rsidRPr="000263F2" w:rsidRDefault="00976330" w:rsidP="00976330">
            <w:pPr>
              <w:pStyle w:val="a"/>
              <w:numPr>
                <w:ilvl w:val="0"/>
                <w:numId w:val="35"/>
              </w:numPr>
              <w:rPr>
                <w:color w:val="595959" w:themeColor="text1" w:themeTint="A6"/>
              </w:rPr>
            </w:pPr>
            <w:r w:rsidRPr="000263F2">
              <w:rPr>
                <w:color w:val="595959" w:themeColor="text1" w:themeTint="A6"/>
              </w:rPr>
              <w:t>Phase 0:</w:t>
            </w:r>
          </w:p>
          <w:p w14:paraId="764BEB66" w14:textId="77777777" w:rsidR="00976330" w:rsidRPr="000263F2" w:rsidRDefault="00976330" w:rsidP="00976330">
            <w:pPr>
              <w:pStyle w:val="a"/>
              <w:numPr>
                <w:ilvl w:val="1"/>
                <w:numId w:val="35"/>
              </w:numPr>
              <w:rPr>
                <w:color w:val="595959" w:themeColor="text1" w:themeTint="A6"/>
              </w:rPr>
            </w:pPr>
            <w:r w:rsidRPr="000263F2">
              <w:rPr>
                <w:color w:val="595959" w:themeColor="text1" w:themeTint="A6"/>
              </w:rPr>
              <w:t>Setting Up – not assessed but contains the required steps to initialise the portfolio.</w:t>
            </w:r>
          </w:p>
          <w:p w14:paraId="59929393" w14:textId="77777777" w:rsidR="00976330" w:rsidRPr="000263F2" w:rsidRDefault="00976330" w:rsidP="00976330">
            <w:pPr>
              <w:pStyle w:val="a"/>
              <w:numPr>
                <w:ilvl w:val="0"/>
                <w:numId w:val="35"/>
              </w:numPr>
              <w:rPr>
                <w:color w:val="595959" w:themeColor="text1" w:themeTint="A6"/>
              </w:rPr>
            </w:pPr>
            <w:r w:rsidRPr="000263F2">
              <w:rPr>
                <w:color w:val="595959" w:themeColor="text1" w:themeTint="A6"/>
              </w:rPr>
              <w:t>Phase 1:</w:t>
            </w:r>
          </w:p>
          <w:p w14:paraId="6734616A" w14:textId="77777777" w:rsidR="00976330" w:rsidRPr="000263F2" w:rsidRDefault="00976330" w:rsidP="00976330">
            <w:pPr>
              <w:pStyle w:val="a"/>
              <w:numPr>
                <w:ilvl w:val="1"/>
                <w:numId w:val="35"/>
              </w:numPr>
              <w:rPr>
                <w:color w:val="595959" w:themeColor="text1" w:themeTint="A6"/>
              </w:rPr>
            </w:pPr>
            <w:r w:rsidRPr="000263F2">
              <w:rPr>
                <w:color w:val="595959" w:themeColor="text1" w:themeTint="A6"/>
              </w:rPr>
              <w:t>Implement and test semantically and structurally correct HTML for the provided layout design and provided content.</w:t>
            </w:r>
          </w:p>
          <w:p w14:paraId="5F8A18BD" w14:textId="77777777" w:rsidR="00976330" w:rsidRDefault="00976330" w:rsidP="00976330">
            <w:pPr>
              <w:pStyle w:val="a"/>
              <w:numPr>
                <w:ilvl w:val="0"/>
                <w:numId w:val="35"/>
              </w:numPr>
            </w:pPr>
            <w:r>
              <w:t>Phase 2:</w:t>
            </w:r>
          </w:p>
          <w:p w14:paraId="4FE406D1" w14:textId="77777777" w:rsidR="00976330" w:rsidRDefault="00976330" w:rsidP="00976330">
            <w:pPr>
              <w:pStyle w:val="a"/>
              <w:numPr>
                <w:ilvl w:val="1"/>
                <w:numId w:val="35"/>
              </w:numPr>
            </w:pPr>
            <w:r>
              <w:t>Implement and test the required CSS to provide the layout as provided.</w:t>
            </w:r>
          </w:p>
          <w:p w14:paraId="79E658F0" w14:textId="77777777" w:rsidR="00976330" w:rsidRDefault="00976330" w:rsidP="00976330">
            <w:pPr>
              <w:pStyle w:val="a"/>
              <w:numPr>
                <w:ilvl w:val="0"/>
                <w:numId w:val="35"/>
              </w:numPr>
            </w:pPr>
            <w:r>
              <w:t>Phase 3:</w:t>
            </w:r>
          </w:p>
          <w:p w14:paraId="14EEE74D" w14:textId="77777777" w:rsidR="00976330" w:rsidRDefault="00976330" w:rsidP="00976330">
            <w:pPr>
              <w:pStyle w:val="a"/>
              <w:numPr>
                <w:ilvl w:val="1"/>
                <w:numId w:val="35"/>
              </w:numPr>
            </w:pPr>
            <w:r>
              <w:t xml:space="preserve">Add additional content and styling to amend the project to the given specifications. </w:t>
            </w:r>
          </w:p>
          <w:p w14:paraId="2C2C2F0B" w14:textId="77777777" w:rsidR="00976330" w:rsidRDefault="00976330" w:rsidP="00976330">
            <w:pPr>
              <w:pStyle w:val="a"/>
              <w:numPr>
                <w:ilvl w:val="0"/>
                <w:numId w:val="35"/>
              </w:numPr>
            </w:pPr>
            <w:r>
              <w:t>Phase 4:</w:t>
            </w:r>
          </w:p>
          <w:p w14:paraId="36158A12" w14:textId="77777777" w:rsidR="00976330" w:rsidRDefault="00976330" w:rsidP="00976330">
            <w:pPr>
              <w:pStyle w:val="a"/>
              <w:numPr>
                <w:ilvl w:val="1"/>
                <w:numId w:val="35"/>
              </w:numPr>
            </w:pPr>
            <w:r>
              <w:t>Add and test a JavaScript solution for a predefined problem to the page.</w:t>
            </w:r>
          </w:p>
          <w:p w14:paraId="735E9C8B" w14:textId="75C71738" w:rsidR="00976330" w:rsidDel="006458E6" w:rsidRDefault="00976330" w:rsidP="00976330">
            <w:pPr>
              <w:rPr>
                <w:del w:id="192" w:author="Adrian Gould" w:date="2023-08-28T14:24:00Z"/>
              </w:rPr>
            </w:pPr>
            <w:r>
              <w:t xml:space="preserve">Each phase will be version controlled and uploaded to the </w:t>
            </w:r>
            <w:proofErr w:type="spellStart"/>
            <w:r>
              <w:t>ScreenCraft</w:t>
            </w:r>
            <w:proofErr w:type="spellEnd"/>
            <w:r>
              <w:t xml:space="preserve"> Development Server.</w:t>
            </w:r>
          </w:p>
          <w:p w14:paraId="0FA86FB1" w14:textId="6479D335" w:rsidR="00976330" w:rsidDel="006458E6" w:rsidRDefault="00976330" w:rsidP="00020A34">
            <w:pPr>
              <w:pStyle w:val="SectionSubheading"/>
              <w:rPr>
                <w:del w:id="193" w:author="Adrian Gould" w:date="2023-08-28T14:23:00Z"/>
              </w:rPr>
            </w:pPr>
            <w:bookmarkStart w:id="194" w:name="_Ref141800428"/>
            <w:del w:id="195" w:author="Adrian Gould" w:date="2023-08-28T14:23:00Z">
              <w:r w:rsidDel="006458E6">
                <w:delText>Wireframes</w:delText>
              </w:r>
              <w:bookmarkEnd w:id="194"/>
            </w:del>
          </w:p>
          <w:p w14:paraId="4BD1A20E" w14:textId="7F852C3E" w:rsidR="00976330" w:rsidDel="006458E6" w:rsidRDefault="00976330" w:rsidP="00976330">
            <w:pPr>
              <w:rPr>
                <w:del w:id="196" w:author="Adrian Gould" w:date="2023-08-28T14:23:00Z"/>
              </w:rPr>
            </w:pPr>
            <w:del w:id="197" w:author="Adrian Gould" w:date="2023-08-28T14:23:00Z">
              <w:r w:rsidDel="006458E6">
                <w:delText>The wireframes below illustrate the desired layout of the site.</w:delText>
              </w:r>
            </w:del>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5004"/>
            </w:tblGrid>
            <w:tr w:rsidR="00976330" w:rsidDel="006458E6" w14:paraId="4475F8F7" w14:textId="06FF4289" w:rsidTr="00BD773B">
              <w:trPr>
                <w:cantSplit/>
                <w:del w:id="198" w:author="Adrian Gould" w:date="2023-08-28T14:23:00Z"/>
              </w:trPr>
              <w:tc>
                <w:tcPr>
                  <w:tcW w:w="5097" w:type="dxa"/>
                </w:tcPr>
                <w:p w14:paraId="4442DB3C" w14:textId="0790D094" w:rsidR="00976330" w:rsidDel="006458E6" w:rsidRDefault="00976330" w:rsidP="00976330">
                  <w:pPr>
                    <w:pStyle w:val="4"/>
                    <w:rPr>
                      <w:del w:id="199" w:author="Adrian Gould" w:date="2023-08-28T14:23:00Z"/>
                    </w:rPr>
                  </w:pPr>
                  <w:del w:id="200" w:author="Adrian Gould" w:date="2023-08-28T14:23:00Z">
                    <w:r w:rsidDel="006458E6">
                      <w:delText>Basic Layout</w:delText>
                    </w:r>
                  </w:del>
                </w:p>
                <w:p w14:paraId="53E17911" w14:textId="2DFB0E3E" w:rsidR="00976330" w:rsidRPr="00084DCE" w:rsidDel="006458E6" w:rsidRDefault="00976330" w:rsidP="00976330">
                  <w:pPr>
                    <w:rPr>
                      <w:del w:id="201" w:author="Adrian Gould" w:date="2023-08-28T14:23:00Z"/>
                      <w:rStyle w:val="aa"/>
                    </w:rPr>
                  </w:pPr>
                  <w:del w:id="202" w:author="Adrian Gould" w:date="2023-08-28T14:23:00Z">
                    <w:r w:rsidRPr="00084DCE" w:rsidDel="006458E6">
                      <w:rPr>
                        <w:rStyle w:val="aa"/>
                      </w:rPr>
                      <w:delText>The site will have a full width header and navigation, a main area that is approximately 960 pixels wide, and a full width footer.</w:delText>
                    </w:r>
                  </w:del>
                </w:p>
                <w:p w14:paraId="0BEE6D13" w14:textId="255B3147" w:rsidR="00976330" w:rsidDel="006458E6" w:rsidRDefault="00976330" w:rsidP="00976330">
                  <w:pPr>
                    <w:rPr>
                      <w:del w:id="203" w:author="Adrian Gould" w:date="2023-08-28T14:23:00Z"/>
                    </w:rPr>
                  </w:pPr>
                  <w:del w:id="204" w:author="Adrian Gould" w:date="2023-08-28T14:23:00Z">
                    <w:r w:rsidDel="006458E6">
                      <w:rPr>
                        <w:noProof/>
                      </w:rPr>
                      <w:drawing>
                        <wp:inline distT="0" distB="0" distL="0" distR="0" wp14:anchorId="133F53A5" wp14:editId="7F789B62">
                          <wp:extent cx="2880000" cy="2160000"/>
                          <wp:effectExtent l="0" t="0" r="3175" b="0"/>
                          <wp:docPr id="325198860" name="Picture 325198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886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54DB3AF5" w14:textId="24A34A4E" w:rsidR="00976330" w:rsidDel="006458E6" w:rsidRDefault="00976330" w:rsidP="00976330">
                  <w:pPr>
                    <w:pStyle w:val="4"/>
                    <w:rPr>
                      <w:del w:id="205" w:author="Adrian Gould" w:date="2023-08-28T14:23:00Z"/>
                    </w:rPr>
                  </w:pPr>
                  <w:del w:id="206" w:author="Adrian Gould" w:date="2023-08-28T14:23:00Z">
                    <w:r w:rsidDel="006458E6">
                      <w:delText>Articles and Aside Concept</w:delText>
                    </w:r>
                  </w:del>
                </w:p>
                <w:p w14:paraId="7971A6A9" w14:textId="1A0FC7F1" w:rsidR="00976330" w:rsidRPr="00084DCE" w:rsidDel="006458E6" w:rsidRDefault="00976330" w:rsidP="00976330">
                  <w:pPr>
                    <w:rPr>
                      <w:del w:id="207" w:author="Adrian Gould" w:date="2023-08-28T14:23:00Z"/>
                      <w:rStyle w:val="aa"/>
                    </w:rPr>
                  </w:pPr>
                  <w:del w:id="208" w:author="Adrian Gould" w:date="2023-08-28T14:23:00Z">
                    <w:r w:rsidRPr="00084DCE" w:rsidDel="006458E6">
                      <w:rPr>
                        <w:rStyle w:val="aa"/>
                      </w:rPr>
                      <w:delText>Please note that the articles should have two columns, but they may not have even lengths. This is a decision to be made by the developer.</w:delText>
                    </w:r>
                  </w:del>
                </w:p>
                <w:p w14:paraId="1813A38C" w14:textId="6FCF83C6" w:rsidR="00976330" w:rsidDel="006458E6" w:rsidRDefault="00976330" w:rsidP="00976330">
                  <w:pPr>
                    <w:rPr>
                      <w:del w:id="209" w:author="Adrian Gould" w:date="2023-08-28T14:23:00Z"/>
                    </w:rPr>
                  </w:pPr>
                  <w:del w:id="210" w:author="Adrian Gould" w:date="2023-08-28T14:23:00Z">
                    <w:r w:rsidDel="006458E6">
                      <w:rPr>
                        <w:noProof/>
                      </w:rPr>
                      <w:drawing>
                        <wp:inline distT="0" distB="0" distL="0" distR="0" wp14:anchorId="50EDF284" wp14:editId="537D8BCB">
                          <wp:extent cx="2880000" cy="2160000"/>
                          <wp:effectExtent l="0" t="0" r="3175" b="0"/>
                          <wp:docPr id="1760670732" name="Picture 176067073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4B146461" w14:textId="744A3576" w:rsidTr="00BD773B">
              <w:trPr>
                <w:cantSplit/>
                <w:del w:id="211" w:author="Adrian Gould" w:date="2023-08-28T14:23:00Z"/>
              </w:trPr>
              <w:tc>
                <w:tcPr>
                  <w:tcW w:w="5097" w:type="dxa"/>
                </w:tcPr>
                <w:p w14:paraId="7CDD0407" w14:textId="16FDED51" w:rsidR="00976330" w:rsidDel="006458E6" w:rsidRDefault="00976330" w:rsidP="00976330">
                  <w:pPr>
                    <w:pStyle w:val="4"/>
                    <w:rPr>
                      <w:del w:id="212" w:author="Adrian Gould" w:date="2023-08-28T14:23:00Z"/>
                    </w:rPr>
                  </w:pPr>
                  <w:del w:id="213" w:author="Adrian Gould" w:date="2023-08-28T14:23:00Z">
                    <w:r w:rsidDel="006458E6">
                      <w:lastRenderedPageBreak/>
                      <w:delText xml:space="preserve">Article and Aside Layout </w:delText>
                    </w:r>
                  </w:del>
                </w:p>
                <w:p w14:paraId="45F07AC0" w14:textId="7E4260B4" w:rsidR="00976330" w:rsidDel="006458E6" w:rsidRDefault="00976330" w:rsidP="00976330">
                  <w:pPr>
                    <w:rPr>
                      <w:del w:id="214" w:author="Adrian Gould" w:date="2023-08-28T14:23:00Z"/>
                      <w:rStyle w:val="aa"/>
                    </w:rPr>
                  </w:pPr>
                  <w:del w:id="215" w:author="Adrian Gould" w:date="2023-08-28T14:23:00Z">
                    <w:r w:rsidDel="006458E6">
                      <w:rPr>
                        <w:rStyle w:val="aa"/>
                      </w:rPr>
                      <w:delText xml:space="preserve">The article will have at least a header and section content. Footer may be omitted as required. </w:delText>
                    </w:r>
                  </w:del>
                </w:p>
                <w:p w14:paraId="35A1FB7B" w14:textId="29B67850" w:rsidR="00976330" w:rsidDel="006458E6" w:rsidRDefault="00976330" w:rsidP="00976330">
                  <w:pPr>
                    <w:rPr>
                      <w:del w:id="216" w:author="Adrian Gould" w:date="2023-08-28T14:23:00Z"/>
                      <w:rStyle w:val="aa"/>
                    </w:rPr>
                  </w:pPr>
                  <w:del w:id="217" w:author="Adrian Gould" w:date="2023-08-28T14:23:00Z">
                    <w:r w:rsidDel="006458E6">
                      <w:rPr>
                        <w:rStyle w:val="aa"/>
                      </w:rPr>
                      <w:delText>The section content may be used to split the article into subsections.</w:delText>
                    </w:r>
                  </w:del>
                </w:p>
                <w:p w14:paraId="22396E75" w14:textId="2079953E" w:rsidR="00976330" w:rsidRPr="00084DCE" w:rsidDel="006458E6" w:rsidRDefault="00976330" w:rsidP="00976330">
                  <w:pPr>
                    <w:rPr>
                      <w:del w:id="218" w:author="Adrian Gould" w:date="2023-08-28T14:23:00Z"/>
                      <w:rStyle w:val="aa"/>
                    </w:rPr>
                  </w:pPr>
                  <w:del w:id="219" w:author="Adrian Gould" w:date="2023-08-28T14:23:00Z">
                    <w:r w:rsidDel="006458E6">
                      <w:rPr>
                        <w:rStyle w:val="aa"/>
                      </w:rPr>
                      <w:delText>The aside is structured with multiple sections.</w:delText>
                    </w:r>
                  </w:del>
                </w:p>
                <w:p w14:paraId="104F5101" w14:textId="36562402" w:rsidR="00976330" w:rsidDel="006458E6" w:rsidRDefault="00976330" w:rsidP="00976330">
                  <w:pPr>
                    <w:rPr>
                      <w:del w:id="220" w:author="Adrian Gould" w:date="2023-08-28T14:23:00Z"/>
                    </w:rPr>
                  </w:pPr>
                  <w:del w:id="221" w:author="Adrian Gould" w:date="2023-08-28T14:23:00Z">
                    <w:r w:rsidDel="006458E6">
                      <w:rPr>
                        <w:noProof/>
                      </w:rPr>
                      <w:drawing>
                        <wp:inline distT="0" distB="0" distL="0" distR="0" wp14:anchorId="1268BC6C" wp14:editId="57112E42">
                          <wp:extent cx="2880000" cy="2160000"/>
                          <wp:effectExtent l="0" t="0" r="3175" b="0"/>
                          <wp:docPr id="1766812034" name="Picture 1766812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03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4DE34650" w14:textId="7D5CA588" w:rsidR="00976330" w:rsidDel="006458E6" w:rsidRDefault="00976330" w:rsidP="00976330">
                  <w:pPr>
                    <w:pStyle w:val="4"/>
                    <w:rPr>
                      <w:del w:id="222" w:author="Adrian Gould" w:date="2023-08-28T14:23:00Z"/>
                    </w:rPr>
                  </w:pPr>
                  <w:del w:id="223" w:author="Adrian Gould" w:date="2023-08-28T14:23:00Z">
                    <w:r w:rsidDel="006458E6">
                      <w:delText>Image Layout options</w:delText>
                    </w:r>
                  </w:del>
                </w:p>
                <w:p w14:paraId="230D58AF" w14:textId="630B4D03" w:rsidR="00976330" w:rsidDel="006458E6" w:rsidRDefault="00976330" w:rsidP="00976330">
                  <w:pPr>
                    <w:rPr>
                      <w:del w:id="224" w:author="Adrian Gould" w:date="2023-08-28T14:23:00Z"/>
                      <w:rStyle w:val="aa"/>
                    </w:rPr>
                  </w:pPr>
                  <w:del w:id="225" w:author="Adrian Gould" w:date="2023-08-28T14:23:00Z">
                    <w:r w:rsidRPr="00B4505B" w:rsidDel="006458E6">
                      <w:rPr>
                        <w:rStyle w:val="aa"/>
                      </w:rPr>
                      <w:delText xml:space="preserve">Images may have the caption over the top of the image at the bottom of the image space, or the image may occupy the top section of the area with its caption underneath the image. </w:delText>
                    </w:r>
                  </w:del>
                </w:p>
                <w:p w14:paraId="666D8385" w14:textId="77FCC202" w:rsidR="000263F2" w:rsidRPr="00B4505B" w:rsidDel="006458E6" w:rsidRDefault="000263F2" w:rsidP="00976330">
                  <w:pPr>
                    <w:rPr>
                      <w:del w:id="226" w:author="Adrian Gould" w:date="2023-08-28T14:23:00Z"/>
                      <w:rStyle w:val="aa"/>
                    </w:rPr>
                  </w:pPr>
                  <w:del w:id="227" w:author="Adrian Gould" w:date="2023-08-28T14:23:00Z">
                    <w:r w:rsidDel="006458E6">
                      <w:rPr>
                        <w:rStyle w:val="aa"/>
                      </w:rPr>
                      <w:delText>You are to use a PLACEHOLDER image generator for this phase.</w:delText>
                    </w:r>
                  </w:del>
                </w:p>
                <w:p w14:paraId="52100172" w14:textId="3741D9B8" w:rsidR="00976330" w:rsidDel="006458E6" w:rsidRDefault="00976330" w:rsidP="00976330">
                  <w:pPr>
                    <w:rPr>
                      <w:del w:id="228" w:author="Adrian Gould" w:date="2023-08-28T14:23:00Z"/>
                    </w:rPr>
                  </w:pPr>
                  <w:del w:id="229" w:author="Adrian Gould" w:date="2023-08-28T14:23:00Z">
                    <w:r w:rsidDel="006458E6">
                      <w:rPr>
                        <w:noProof/>
                      </w:rPr>
                      <w:drawing>
                        <wp:inline distT="0" distB="0" distL="0" distR="0" wp14:anchorId="49288E91" wp14:editId="33F21C6E">
                          <wp:extent cx="2880000" cy="2160000"/>
                          <wp:effectExtent l="0" t="0" r="3175" b="0"/>
                          <wp:docPr id="1080908081" name="Picture 1080908081" descr="A screenshot of a photo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8081" name="Picture 5" descr="A screenshot of a photo layou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2CF4710E" w14:textId="2BC2E22A" w:rsidTr="00BD773B">
              <w:trPr>
                <w:cantSplit/>
                <w:del w:id="230" w:author="Adrian Gould" w:date="2023-08-28T14:23:00Z"/>
              </w:trPr>
              <w:tc>
                <w:tcPr>
                  <w:tcW w:w="5097" w:type="dxa"/>
                </w:tcPr>
                <w:p w14:paraId="685BC1A4" w14:textId="23BF294B" w:rsidR="00976330" w:rsidDel="006458E6" w:rsidRDefault="00976330" w:rsidP="00976330">
                  <w:pPr>
                    <w:pStyle w:val="4"/>
                    <w:rPr>
                      <w:del w:id="231" w:author="Adrian Gould" w:date="2023-08-28T14:23:00Z"/>
                    </w:rPr>
                  </w:pPr>
                  <w:del w:id="232" w:author="Adrian Gould" w:date="2023-08-28T14:23:00Z">
                    <w:r w:rsidDel="006458E6">
                      <w:delText>Aside Layout</w:delText>
                    </w:r>
                  </w:del>
                </w:p>
                <w:p w14:paraId="232099B4" w14:textId="2D476A53" w:rsidR="00976330" w:rsidRPr="00B14451" w:rsidDel="006458E6" w:rsidRDefault="00976330" w:rsidP="00976330">
                  <w:pPr>
                    <w:rPr>
                      <w:del w:id="233" w:author="Adrian Gould" w:date="2023-08-28T14:23:00Z"/>
                      <w:rStyle w:val="aa"/>
                    </w:rPr>
                  </w:pPr>
                  <w:del w:id="234" w:author="Adrian Gould" w:date="2023-08-28T14:23:00Z">
                    <w:r w:rsidRPr="00B14451" w:rsidDel="006458E6">
                      <w:rPr>
                        <w:rStyle w:val="aa"/>
                      </w:rPr>
                      <w:delText>The aside has multiple sections. One of the sections will have your name contained in a footer as shown. Others may or may not have a footer, but still must contain a heading.</w:delText>
                    </w:r>
                  </w:del>
                </w:p>
                <w:p w14:paraId="34B56229" w14:textId="07844EE2" w:rsidR="00976330" w:rsidRPr="00697836" w:rsidDel="006458E6" w:rsidRDefault="00976330" w:rsidP="00976330">
                  <w:pPr>
                    <w:rPr>
                      <w:del w:id="235" w:author="Adrian Gould" w:date="2023-08-28T14:23:00Z"/>
                    </w:rPr>
                  </w:pPr>
                  <w:del w:id="236" w:author="Adrian Gould" w:date="2023-08-28T14:23:00Z">
                    <w:r w:rsidDel="006458E6">
                      <w:rPr>
                        <w:noProof/>
                      </w:rPr>
                      <w:drawing>
                        <wp:inline distT="0" distB="0" distL="0" distR="0" wp14:anchorId="6A3973F0" wp14:editId="39219F12">
                          <wp:extent cx="2880000" cy="2160000"/>
                          <wp:effectExtent l="0" t="0" r="3175" b="0"/>
                          <wp:docPr id="94527591" name="Picture 945275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59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2D839B95" w14:textId="79D2EC5F" w:rsidR="00976330" w:rsidDel="006458E6" w:rsidRDefault="00976330" w:rsidP="00976330">
                  <w:pPr>
                    <w:pStyle w:val="4"/>
                    <w:rPr>
                      <w:del w:id="237" w:author="Adrian Gould" w:date="2023-08-28T14:23:00Z"/>
                    </w:rPr>
                  </w:pPr>
                </w:p>
              </w:tc>
            </w:tr>
          </w:tbl>
          <w:p w14:paraId="38A1FC54" w14:textId="6E6B1D3A" w:rsidR="00976330" w:rsidRPr="0010368F" w:rsidDel="006458E6" w:rsidRDefault="00976330" w:rsidP="00976330">
            <w:pPr>
              <w:rPr>
                <w:del w:id="238" w:author="Adrian Gould" w:date="2023-08-28T14:23:00Z"/>
              </w:rPr>
            </w:pPr>
          </w:p>
          <w:p w14:paraId="3959FEFA" w14:textId="1E4D2E36" w:rsidR="00976330" w:rsidDel="006458E6" w:rsidRDefault="00976330" w:rsidP="00976330">
            <w:pPr>
              <w:rPr>
                <w:del w:id="239" w:author="Adrian Gould" w:date="2023-08-28T14:23:00Z"/>
              </w:rPr>
            </w:pPr>
          </w:p>
          <w:p w14:paraId="4C979C34" w14:textId="77777777" w:rsidR="00976330" w:rsidDel="006458E6" w:rsidRDefault="00976330" w:rsidP="00976330">
            <w:pPr>
              <w:rPr>
                <w:del w:id="240" w:author="Adrian Gould" w:date="2023-08-28T14:24:00Z"/>
              </w:rPr>
            </w:pPr>
          </w:p>
          <w:p w14:paraId="6F50597E" w14:textId="7B7936A6" w:rsidR="00976330" w:rsidRDefault="00976330" w:rsidP="00976330"/>
          <w:p w14:paraId="78863879" w14:textId="77777777" w:rsidR="00976330" w:rsidRDefault="00976330" w:rsidP="00020A34">
            <w:pPr>
              <w:pStyle w:val="SectionSubheading"/>
            </w:pPr>
            <w:r>
              <w:lastRenderedPageBreak/>
              <w:t>Phase 0: Setting Up</w:t>
            </w:r>
          </w:p>
          <w:p w14:paraId="588ACBC5" w14:textId="3DCC5193" w:rsidR="00976330" w:rsidRDefault="00893390" w:rsidP="00893390">
            <w:r>
              <w:t xml:space="preserve">In this phase, you are to complete the setting up of the </w:t>
            </w:r>
            <w:r w:rsidR="00086364">
              <w:t>portfolio.</w:t>
            </w:r>
          </w:p>
          <w:p w14:paraId="6FB11A15" w14:textId="28718C89" w:rsidR="00086364" w:rsidRDefault="00086364" w:rsidP="00893390">
            <w:r>
              <w:t>This is submitted as part of Portfolio Part 1.</w:t>
            </w:r>
          </w:p>
          <w:p w14:paraId="5FB8334F" w14:textId="77777777" w:rsidR="00976330" w:rsidRDefault="00976330" w:rsidP="00020A34">
            <w:pPr>
              <w:pStyle w:val="SectionSubheading"/>
            </w:pPr>
            <w:r>
              <w:t>Phase 1: Text to Semantic HTML</w:t>
            </w:r>
          </w:p>
          <w:p w14:paraId="7100E618" w14:textId="2881706F" w:rsidR="00976330" w:rsidRDefault="005F4154" w:rsidP="00976330">
            <w:r>
              <w:t xml:space="preserve">In this development phase you will take the provided text and construct a suitable HTML page structure to suit it and the </w:t>
            </w:r>
            <w:r w:rsidR="00C94E43">
              <w:t>provided wireframes.</w:t>
            </w:r>
          </w:p>
          <w:p w14:paraId="40B90D7E" w14:textId="587360F0" w:rsidR="00C94E43" w:rsidRDefault="00C94E43" w:rsidP="00976330">
            <w:r>
              <w:t>NO CSS is to be added.</w:t>
            </w:r>
          </w:p>
          <w:p w14:paraId="4A88201A" w14:textId="77777777" w:rsidR="00976330" w:rsidRDefault="00976330" w:rsidP="00020A34">
            <w:pPr>
              <w:pStyle w:val="SectionSubheading"/>
            </w:pPr>
            <w:r>
              <w:t>Phase 2: Adding Structural Style</w:t>
            </w:r>
          </w:p>
          <w:p w14:paraId="6344692C" w14:textId="77777777" w:rsidR="00976330" w:rsidRDefault="00976330" w:rsidP="00976330">
            <w:r>
              <w:t>In phase 2 you now add the required CSS to style the site appropriately.</w:t>
            </w:r>
          </w:p>
          <w:p w14:paraId="5283B41F" w14:textId="77777777" w:rsidR="00976330" w:rsidRDefault="00976330" w:rsidP="00976330">
            <w:r>
              <w:t>You are expected to style the site using Black, White, and Grey (</w:t>
            </w:r>
            <w:r w:rsidRPr="004E239E">
              <w:rPr>
                <w:rStyle w:val="CodeInline"/>
              </w:rPr>
              <w:t>#333333</w:t>
            </w:r>
            <w:r>
              <w:t xml:space="preserve">, </w:t>
            </w:r>
            <w:r w:rsidRPr="004E239E">
              <w:rPr>
                <w:rStyle w:val="CodeInline"/>
              </w:rPr>
              <w:t>#666666</w:t>
            </w:r>
            <w:r>
              <w:t xml:space="preserve">, </w:t>
            </w:r>
            <w:r w:rsidRPr="004E239E">
              <w:rPr>
                <w:rStyle w:val="CodeInline"/>
              </w:rPr>
              <w:t>#999999</w:t>
            </w:r>
            <w:r>
              <w:t xml:space="preserve"> and </w:t>
            </w:r>
            <w:r w:rsidRPr="004E239E">
              <w:rPr>
                <w:rStyle w:val="CodeInline"/>
              </w:rPr>
              <w:t>#cccccc</w:t>
            </w:r>
            <w:r>
              <w:t xml:space="preserve"> only).</w:t>
            </w:r>
          </w:p>
          <w:p w14:paraId="21A1DBC3" w14:textId="7F7CAF66" w:rsidR="00976330" w:rsidDel="006458E6" w:rsidRDefault="00976330" w:rsidP="00976330">
            <w:pPr>
              <w:rPr>
                <w:del w:id="241" w:author="Adrian Gould" w:date="2023-08-28T14:24:00Z"/>
              </w:rPr>
            </w:pPr>
            <w:r>
              <w:t>This is to demonstrate the use of CSS to lay out the site without any extra distractions such as colour and images.</w:t>
            </w:r>
            <w:ins w:id="242" w:author="Adrian Gould" w:date="2023-08-28T14:24:00Z">
              <w:r w:rsidR="006458E6">
                <w:t xml:space="preserve"> </w:t>
              </w:r>
            </w:ins>
          </w:p>
          <w:p w14:paraId="59787ACA" w14:textId="22348D1F" w:rsidR="00976330" w:rsidRDefault="00976330" w:rsidP="00976330">
            <w:r>
              <w:t xml:space="preserve">Use the provided layout </w:t>
            </w:r>
            <w:del w:id="243" w:author="Adrian Gould" w:date="2023-08-28T14:25:00Z">
              <w:r w:rsidRPr="00B4505B" w:rsidDel="006458E6">
                <w:rPr>
                  <w:rStyle w:val="ab"/>
                </w:rPr>
                <w:fldChar w:fldCharType="begin"/>
              </w:r>
              <w:r w:rsidRPr="00B4505B" w:rsidDel="006458E6">
                <w:rPr>
                  <w:rStyle w:val="ab"/>
                </w:rPr>
                <w:delInstrText xml:space="preserve"> REF _Ref141800428 \h </w:delInstrText>
              </w:r>
              <w:r w:rsidDel="006458E6">
                <w:rPr>
                  <w:rStyle w:val="ab"/>
                </w:rPr>
                <w:delInstrText xml:space="preserve"> \* MERGEFORMAT </w:delInstrText>
              </w:r>
              <w:r w:rsidRPr="00B4505B" w:rsidDel="006458E6">
                <w:rPr>
                  <w:rStyle w:val="ab"/>
                </w:rPr>
              </w:r>
              <w:r w:rsidRPr="00B4505B" w:rsidDel="006458E6">
                <w:rPr>
                  <w:rStyle w:val="ab"/>
                </w:rPr>
                <w:fldChar w:fldCharType="separate"/>
              </w:r>
              <w:r w:rsidRPr="00B4505B" w:rsidDel="006458E6">
                <w:rPr>
                  <w:rStyle w:val="ab"/>
                </w:rPr>
                <w:delText>Wireframes</w:delText>
              </w:r>
              <w:r w:rsidRPr="00B4505B" w:rsidDel="006458E6">
                <w:rPr>
                  <w:rStyle w:val="ab"/>
                </w:rPr>
                <w:fldChar w:fldCharType="end"/>
              </w:r>
              <w:r w:rsidDel="006458E6">
                <w:rPr>
                  <w:rStyle w:val="ab"/>
                </w:rPr>
                <w:delText xml:space="preserve"> </w:delText>
              </w:r>
            </w:del>
            <w:ins w:id="244" w:author="Adrian Gould" w:date="2023-08-28T14:25:00Z">
              <w:r w:rsidR="006458E6">
                <w:rPr>
                  <w:rStyle w:val="ab"/>
                </w:rPr>
                <w:t xml:space="preserve">wireframes </w:t>
              </w:r>
            </w:ins>
            <w:r>
              <w:t>as a guide to how it should be visually structured.</w:t>
            </w:r>
          </w:p>
          <w:p w14:paraId="7E0B8500" w14:textId="77777777" w:rsidR="00976330" w:rsidRDefault="00976330" w:rsidP="00976330">
            <w:r>
              <w:t>You will validate your custom CSS (not the CSS reset) using the relevant W3C validator.</w:t>
            </w:r>
          </w:p>
          <w:p w14:paraId="1AFA473D" w14:textId="77777777" w:rsidR="00976330" w:rsidRDefault="00976330" w:rsidP="00976330">
            <w:r>
              <w:t>Evidence of valid CSS will be submitted in the Phase 2 evidence folder.</w:t>
            </w:r>
          </w:p>
          <w:p w14:paraId="0E8BBAEA" w14:textId="77777777" w:rsidR="00976330" w:rsidRDefault="00976330" w:rsidP="00976330">
            <w:r>
              <w:t xml:space="preserve">Screenshots of the final product for this phase will also be included. </w:t>
            </w:r>
          </w:p>
          <w:p w14:paraId="70449A6D" w14:textId="77777777" w:rsidR="00976330" w:rsidRDefault="00976330" w:rsidP="00020A34">
            <w:pPr>
              <w:pStyle w:val="SectionSubheading"/>
            </w:pPr>
            <w:r>
              <w:t xml:space="preserve">Phase 3: </w:t>
            </w:r>
            <w:proofErr w:type="spellStart"/>
            <w:r>
              <w:t>Pwity</w:t>
            </w:r>
            <w:proofErr w:type="spellEnd"/>
            <w:r>
              <w:t xml:space="preserve"> </w:t>
            </w:r>
            <w:proofErr w:type="spellStart"/>
            <w:r>
              <w:t>Pweese</w:t>
            </w:r>
            <w:proofErr w:type="spellEnd"/>
            <w:r>
              <w:t>!</w:t>
            </w:r>
          </w:p>
          <w:p w14:paraId="00343E55" w14:textId="3D56476D" w:rsidR="00976330" w:rsidRPr="0010368F" w:rsidRDefault="00976330" w:rsidP="00020A34">
            <w:pPr>
              <w:pStyle w:val="af3"/>
            </w:pPr>
            <w:r>
              <w:t>Aside: Imagine “Tweety Pie” saying Pretty Please</w:t>
            </w:r>
          </w:p>
          <w:p w14:paraId="6F47E797" w14:textId="77777777" w:rsidR="00976330" w:rsidRDefault="00976330" w:rsidP="00976330">
            <w:r>
              <w:t xml:space="preserve">In this phase of the project, you are to implement the colour, </w:t>
            </w:r>
            <w:proofErr w:type="gramStart"/>
            <w:r>
              <w:t>typography</w:t>
            </w:r>
            <w:proofErr w:type="gramEnd"/>
            <w:r>
              <w:t xml:space="preserve"> and images to complete the basic page.</w:t>
            </w:r>
          </w:p>
          <w:p w14:paraId="348C8C36" w14:textId="77777777" w:rsidR="00976330" w:rsidRDefault="00976330" w:rsidP="00976330">
            <w:r>
              <w:t>You will also amend the content by adding an extra story from phase-3.txt and an image.</w:t>
            </w:r>
          </w:p>
          <w:p w14:paraId="0EEBBB54" w14:textId="77777777" w:rsidR="00976330" w:rsidRDefault="00976330" w:rsidP="00976330">
            <w:r>
              <w:t>In the “aside” you will add the content from phase-3-aside.txt</w:t>
            </w:r>
          </w:p>
          <w:p w14:paraId="047E327A" w14:textId="77777777" w:rsidR="00976330" w:rsidRDefault="00976330" w:rsidP="00976330">
            <w:r>
              <w:t>You will use the W3C validator to ensure your HTML is still valid.</w:t>
            </w:r>
          </w:p>
          <w:p w14:paraId="78632532" w14:textId="77777777" w:rsidR="00976330" w:rsidRDefault="00976330" w:rsidP="00976330">
            <w:r>
              <w:t>Evidence of valid HTML will be submitted in the Phase 3 evidence folder.</w:t>
            </w:r>
          </w:p>
          <w:p w14:paraId="0E96D5D2" w14:textId="77777777" w:rsidR="00976330" w:rsidRDefault="00976330" w:rsidP="00976330">
            <w:r>
              <w:t xml:space="preserve">Screenshots of the final product for this phase will also be included. </w:t>
            </w:r>
          </w:p>
          <w:p w14:paraId="426B96B4" w14:textId="35B914FE" w:rsidR="00976330" w:rsidDel="006458E6" w:rsidRDefault="00976330" w:rsidP="00976330">
            <w:pPr>
              <w:rPr>
                <w:del w:id="245" w:author="Adrian Gould" w:date="2023-08-28T14:25:00Z"/>
              </w:rPr>
            </w:pPr>
            <w:r>
              <w:t>Once completed check in all your code to your local repository and push it to your private remote.</w:t>
            </w:r>
          </w:p>
          <w:p w14:paraId="34815713" w14:textId="51E06AA3" w:rsidR="00976330" w:rsidDel="006458E6" w:rsidRDefault="00976330" w:rsidP="00976330">
            <w:pPr>
              <w:rPr>
                <w:del w:id="246" w:author="Adrian Gould" w:date="2023-08-28T14:25:00Z"/>
              </w:rPr>
            </w:pPr>
          </w:p>
          <w:p w14:paraId="39D33A0B" w14:textId="2967C190" w:rsidR="00C03800" w:rsidDel="006458E6" w:rsidRDefault="00C03800" w:rsidP="00976330">
            <w:pPr>
              <w:rPr>
                <w:del w:id="247" w:author="Adrian Gould" w:date="2023-08-28T14:25:00Z"/>
              </w:rPr>
            </w:pPr>
          </w:p>
          <w:p w14:paraId="35F28509" w14:textId="77777777" w:rsidR="00C03800" w:rsidRDefault="00C03800" w:rsidP="00976330"/>
          <w:p w14:paraId="60F64C04" w14:textId="77777777" w:rsidR="00976330" w:rsidRDefault="00976330" w:rsidP="00020A34">
            <w:pPr>
              <w:pStyle w:val="SectionSubheading"/>
            </w:pPr>
            <w:r>
              <w:lastRenderedPageBreak/>
              <w:t>Phase 4: Shaking Things Up!</w:t>
            </w:r>
          </w:p>
          <w:p w14:paraId="63CF26AB" w14:textId="77777777" w:rsidR="00976330" w:rsidRDefault="00976330" w:rsidP="00976330">
            <w:r>
              <w:t>In the final phase, you will be implementing a simple problem that uses JavaScript.</w:t>
            </w:r>
          </w:p>
          <w:p w14:paraId="1D0B5992" w14:textId="77777777" w:rsidR="00976330" w:rsidRDefault="00976330" w:rsidP="00976330">
            <w:r>
              <w:t>The output of this JavaScript will be shown in the Aside area, in position 1.</w:t>
            </w:r>
          </w:p>
          <w:p w14:paraId="5777FBA5" w14:textId="77777777" w:rsidR="00976330" w:rsidRDefault="00976330" w:rsidP="00976330">
            <w:r>
              <w:t>The styling of the output must be in keeping with the rest of your choices of typography, colour, and other aspects of the site implementation you have undertaken.</w:t>
            </w:r>
          </w:p>
          <w:p w14:paraId="5EB9A6C2" w14:textId="439E9695" w:rsidR="00976330" w:rsidRPr="00245C5E" w:rsidDel="006458E6" w:rsidRDefault="00976330" w:rsidP="00976330">
            <w:pPr>
              <w:rPr>
                <w:del w:id="248" w:author="Adrian Gould" w:date="2023-08-28T14:25:00Z"/>
              </w:rPr>
            </w:pPr>
            <w:r>
              <w:t>Position 1 in the aside must contain a heading, the output from the JavaScript, and a footer. The footer of the section at position 1 must contain your nam</w:t>
            </w:r>
            <w:r w:rsidR="00020A34">
              <w:t>e.</w:t>
            </w:r>
          </w:p>
          <w:p w14:paraId="012134F0" w14:textId="77777777" w:rsidR="00976330" w:rsidRDefault="00976330" w:rsidP="00985011"/>
          <w:p w14:paraId="013DD89F" w14:textId="5E50814C" w:rsidR="00985011" w:rsidRDefault="00985011" w:rsidP="00E735FD"/>
        </w:tc>
      </w:tr>
      <w:tr w:rsidR="003704E2" w:rsidRPr="00B30B8A" w14:paraId="699332A8"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E54782D" w14:textId="64AAB5A6" w:rsidR="003704E2" w:rsidRPr="00B30B8A" w:rsidRDefault="003704E2" w:rsidP="004602A9">
            <w:pPr>
              <w:pStyle w:val="Sectionheading"/>
              <w:rPr>
                <w:rFonts w:ascii="Times New Roman" w:hAnsi="Times New Roman"/>
                <w:bCs w:val="0"/>
                <w:sz w:val="24"/>
              </w:rPr>
            </w:pPr>
            <w:r>
              <w:rPr>
                <w:rFonts w:ascii="Century Gothic" w:hAnsi="Century Gothic"/>
                <w:bCs w:val="0"/>
                <w:szCs w:val="28"/>
              </w:rPr>
              <w:lastRenderedPageBreak/>
              <w:t>Site Structure Requirements</w:t>
            </w:r>
          </w:p>
        </w:tc>
      </w:tr>
      <w:tr w:rsidR="003704E2" w14:paraId="77D45139"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7246A02" w14:textId="52B48789" w:rsidR="003704E2" w:rsidRDefault="003704E2" w:rsidP="00020A34">
            <w:r>
              <w:t xml:space="preserve">All files must apply the naming conventions outlined </w:t>
            </w:r>
            <w:r w:rsidR="00020A34">
              <w:t xml:space="preserve">in </w:t>
            </w:r>
            <w:r w:rsidR="00020A34">
              <w:fldChar w:fldCharType="begin"/>
            </w:r>
            <w:r w:rsidR="00020A34">
              <w:instrText xml:space="preserve"> REF _Ref141804978 \h </w:instrText>
            </w:r>
            <w:r w:rsidR="00020A34">
              <w:fldChar w:fldCharType="separate"/>
            </w:r>
            <w:r w:rsidR="00020A34">
              <w:t>Appendix B: Naming Conventions</w:t>
            </w:r>
            <w:r w:rsidR="00020A34">
              <w:fldChar w:fldCharType="end"/>
            </w:r>
            <w:r w:rsidR="00020A34">
              <w:t>.</w:t>
            </w:r>
          </w:p>
          <w:p w14:paraId="5CA8BC1B" w14:textId="206F7A8A" w:rsidR="00020A34" w:rsidRDefault="00020A34" w:rsidP="00020A34">
            <w:r>
              <w:t xml:space="preserve">Code must apply suitable </w:t>
            </w:r>
            <w:r w:rsidR="009462FA">
              <w:t>code style as advi</w:t>
            </w:r>
            <w:r w:rsidR="00E453F3">
              <w:t>sed</w:t>
            </w:r>
            <w:r w:rsidR="009462FA">
              <w:t xml:space="preserve"> in </w:t>
            </w:r>
            <w:r w:rsidR="009462FA">
              <w:fldChar w:fldCharType="begin"/>
            </w:r>
            <w:r w:rsidR="009462FA">
              <w:instrText xml:space="preserve"> REF _Ref141805017 \h </w:instrText>
            </w:r>
            <w:r w:rsidR="009462FA">
              <w:fldChar w:fldCharType="separate"/>
            </w:r>
            <w:r w:rsidR="009462FA">
              <w:t>Appendix A: Code Style Guidelines</w:t>
            </w:r>
            <w:r w:rsidR="009462FA">
              <w:fldChar w:fldCharType="end"/>
            </w:r>
            <w:r w:rsidR="009462FA">
              <w:t>.</w:t>
            </w:r>
          </w:p>
          <w:p w14:paraId="3B03A8F1" w14:textId="3EF193D5" w:rsidR="003704E2" w:rsidRDefault="003704E2" w:rsidP="003704E2">
            <w:r>
              <w:t xml:space="preserve">The project has a defined structure outlined in the </w:t>
            </w:r>
            <w:r w:rsidR="003355E0">
              <w:fldChar w:fldCharType="begin"/>
            </w:r>
            <w:r w:rsidR="003355E0">
              <w:instrText xml:space="preserve"> REF _Ref112837030 \h </w:instrText>
            </w:r>
            <w:r w:rsidR="003355E0">
              <w:fldChar w:fldCharType="separate"/>
            </w:r>
            <w:r w:rsidR="003355E0">
              <w:t>Appendix C: Site Folder Structure</w:t>
            </w:r>
            <w:r w:rsidR="003355E0">
              <w:fldChar w:fldCharType="end"/>
            </w:r>
            <w:r w:rsidR="003355E0">
              <w:t>.</w:t>
            </w:r>
          </w:p>
          <w:p w14:paraId="4B102111" w14:textId="10DC80A2" w:rsidR="003704E2" w:rsidRDefault="003704E2" w:rsidP="003704E2">
            <w:r>
              <w:t xml:space="preserve">The </w:t>
            </w:r>
            <w:r w:rsidR="009462FA">
              <w:t>primary</w:t>
            </w:r>
            <w:r>
              <w:t xml:space="preserve"> page </w:t>
            </w:r>
            <w:r w:rsidR="00615E9C">
              <w:t xml:space="preserve">in each phase </w:t>
            </w:r>
            <w:r>
              <w:t xml:space="preserve">must be named </w:t>
            </w:r>
            <w:r w:rsidRPr="007827AA">
              <w:rPr>
                <w:rStyle w:val="CodeInline"/>
              </w:rPr>
              <w:t>index.html</w:t>
            </w:r>
            <w:r>
              <w:t>.</w:t>
            </w:r>
          </w:p>
          <w:p w14:paraId="56EEFA98" w14:textId="59DD79D5" w:rsidR="00615E9C" w:rsidRDefault="00615E9C" w:rsidP="003704E2">
            <w:r>
              <w:t>Content details and additional steps will be made more explicit in each subsequent part of the portfolio.</w:t>
            </w:r>
          </w:p>
          <w:p w14:paraId="44D15C6C" w14:textId="0C06AC61" w:rsidR="003704E2" w:rsidRDefault="00615E9C" w:rsidP="003704E2">
            <w:r>
              <w:t>Ensure you DO NOT complete more than one phase of development at any time</w:t>
            </w:r>
            <w:r w:rsidR="003704E2">
              <w:t>.</w:t>
            </w:r>
          </w:p>
          <w:p w14:paraId="029DB924" w14:textId="77777777" w:rsidR="003704E2" w:rsidRDefault="003704E2" w:rsidP="004602A9"/>
        </w:tc>
      </w:tr>
      <w:tr w:rsidR="00B30B8A" w:rsidRPr="00B30B8A" w14:paraId="3D1BA36F"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3AE9F9A9" w14:textId="05F6CF2C"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General Instructions</w:t>
            </w:r>
            <w:r w:rsidR="009824DB">
              <w:rPr>
                <w:rFonts w:ascii="Century Gothic" w:hAnsi="Century Gothic"/>
                <w:bCs w:val="0"/>
                <w:szCs w:val="28"/>
              </w:rPr>
              <w:t xml:space="preserve"> </w:t>
            </w:r>
          </w:p>
        </w:tc>
      </w:tr>
      <w:tr w:rsidR="00F32E09" w14:paraId="48D2392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B7098A" w14:textId="17EC0E5B" w:rsidR="009824DB" w:rsidRDefault="00392005" w:rsidP="00B30B8A">
            <w:pPr>
              <w:textAlignment w:val="baseline"/>
              <w:rPr>
                <w:szCs w:val="22"/>
              </w:rPr>
            </w:pPr>
            <w:r>
              <w:rPr>
                <w:szCs w:val="22"/>
              </w:rPr>
              <w:t>Complete ea</w:t>
            </w:r>
            <w:r w:rsidR="009824DB">
              <w:rPr>
                <w:szCs w:val="22"/>
              </w:rPr>
              <w:t>c</w:t>
            </w:r>
            <w:r>
              <w:rPr>
                <w:szCs w:val="22"/>
              </w:rPr>
              <w:t xml:space="preserve">h </w:t>
            </w:r>
            <w:r w:rsidR="009824DB">
              <w:rPr>
                <w:szCs w:val="22"/>
              </w:rPr>
              <w:t>step</w:t>
            </w:r>
            <w:r>
              <w:rPr>
                <w:szCs w:val="22"/>
              </w:rPr>
              <w:t xml:space="preserve"> of the </w:t>
            </w:r>
            <w:r w:rsidR="009824DB">
              <w:rPr>
                <w:szCs w:val="22"/>
              </w:rPr>
              <w:t>document in the order given.</w:t>
            </w:r>
          </w:p>
          <w:p w14:paraId="08BB7284" w14:textId="646741EA" w:rsidR="00853513" w:rsidRDefault="00853513" w:rsidP="00853513">
            <w:pPr>
              <w:textAlignment w:val="baseline"/>
            </w:pPr>
            <w:r>
              <w:t>All work must be completed at the CLI, except for starting the development environments.</w:t>
            </w:r>
          </w:p>
          <w:p w14:paraId="0AC1869B" w14:textId="77777777" w:rsidR="00C0201C" w:rsidDel="006458E6" w:rsidRDefault="00853513" w:rsidP="002C3CF4">
            <w:pPr>
              <w:textAlignment w:val="baseline"/>
              <w:rPr>
                <w:del w:id="249" w:author="Adrian Gould" w:date="2023-08-28T14:26:00Z"/>
              </w:rPr>
            </w:pPr>
            <w:r>
              <w:t>When a step requires you to confer with the lecturer, ensure you do so, and make notes as required in spaces provided in this document.</w:t>
            </w:r>
          </w:p>
          <w:p w14:paraId="3EB5904B" w14:textId="77777777" w:rsidR="000F4BEF" w:rsidRDefault="000F4BEF">
            <w:pPr>
              <w:textAlignment w:val="baseline"/>
              <w:rPr>
                <w:ins w:id="250" w:author="Adrian Gould" w:date="2023-08-28T14:25:00Z"/>
              </w:rPr>
              <w:pPrChange w:id="251" w:author="Adrian Gould" w:date="2023-08-28T14:26:00Z">
                <w:pPr/>
              </w:pPrChange>
            </w:pPr>
          </w:p>
          <w:p w14:paraId="19892D0C" w14:textId="15ECE642" w:rsidR="006458E6" w:rsidRDefault="006458E6">
            <w:pPr>
              <w:pStyle w:val="SectionSubheading"/>
              <w:rPr>
                <w:ins w:id="252" w:author="Adrian Gould" w:date="2023-08-28T14:25:00Z"/>
              </w:rPr>
              <w:pPrChange w:id="253" w:author="Adrian Gould" w:date="2023-08-28T14:26:00Z">
                <w:pPr/>
              </w:pPrChange>
            </w:pPr>
            <w:ins w:id="254" w:author="Adrian Gould" w:date="2023-08-28T14:25:00Z">
              <w:r>
                <w:t>Clarifying Requirements</w:t>
              </w:r>
            </w:ins>
          </w:p>
          <w:p w14:paraId="68B39B2E" w14:textId="40177B0A" w:rsidR="006458E6" w:rsidRDefault="006458E6" w:rsidP="000F4BEF">
            <w:pPr>
              <w:rPr>
                <w:ins w:id="255" w:author="Adrian Gould" w:date="2023-08-28T14:25:00Z"/>
              </w:rPr>
            </w:pPr>
            <w:ins w:id="256" w:author="Adrian Gould" w:date="2023-08-28T14:25:00Z">
              <w:r>
                <w:t>If you require requirements to be clarified</w:t>
              </w:r>
            </w:ins>
            <w:ins w:id="257" w:author="Adrian Gould" w:date="2023-08-28T14:27:00Z">
              <w:r>
                <w:t>,</w:t>
              </w:r>
            </w:ins>
            <w:ins w:id="258" w:author="Adrian Gould" w:date="2023-08-28T14:25:00Z">
              <w:r>
                <w:t xml:space="preserve"> please follow the instructions below:</w:t>
              </w:r>
            </w:ins>
          </w:p>
          <w:p w14:paraId="6B0FFDC6" w14:textId="45348083" w:rsidR="006458E6" w:rsidRDefault="006458E6" w:rsidP="000F4BEF">
            <w:pPr>
              <w:rPr>
                <w:ins w:id="259" w:author="Adrian Gould" w:date="2023-08-28T14:25:00Z"/>
              </w:rPr>
            </w:pPr>
            <w:ins w:id="260" w:author="Adrian Gould" w:date="2023-08-28T14:26:00Z">
              <w:r>
                <w:t>Send an email using your TAFE email address to:</w:t>
              </w:r>
            </w:ins>
          </w:p>
          <w:p w14:paraId="3D9E4173" w14:textId="77777777" w:rsidR="006458E6" w:rsidRPr="006458E6" w:rsidRDefault="006458E6">
            <w:pPr>
              <w:ind w:left="720"/>
              <w:rPr>
                <w:ins w:id="261" w:author="Adrian Gould" w:date="2023-08-28T14:26:00Z"/>
                <w:rStyle w:val="CodeInline"/>
                <w:rPrChange w:id="262" w:author="Adrian Gould" w:date="2023-08-28T14:28:00Z">
                  <w:rPr>
                    <w:ins w:id="263" w:author="Adrian Gould" w:date="2023-08-28T14:26:00Z"/>
                    <w:rFonts w:cs="Times New Roman (Body CS)"/>
                    <w:sz w:val="24"/>
                  </w:rPr>
                </w:rPrChange>
              </w:rPr>
              <w:pPrChange w:id="264" w:author="Adrian Gould" w:date="2023-08-28T14:27:00Z">
                <w:pPr/>
              </w:pPrChange>
            </w:pPr>
            <w:ins w:id="265" w:author="Adrian Gould" w:date="2023-08-28T14:25:00Z">
              <w:r w:rsidRPr="006458E6">
                <w:rPr>
                  <w:rStyle w:val="CodeInline"/>
                  <w:rPrChange w:id="266" w:author="Adrian Gould" w:date="2023-08-28T14:28:00Z">
                    <w:rPr>
                      <w:rFonts w:cs="Times New Roman (Body CS)"/>
                      <w:sz w:val="24"/>
                    </w:rPr>
                  </w:rPrChange>
                </w:rPr>
                <w:fldChar w:fldCharType="begin"/>
              </w:r>
              <w:r w:rsidRPr="006458E6">
                <w:rPr>
                  <w:rStyle w:val="CodeInline"/>
                  <w:rPrChange w:id="267" w:author="Adrian Gould" w:date="2023-08-28T14:28:00Z">
                    <w:rPr>
                      <w:rFonts w:cs="Times New Roman (Body CS)"/>
                      <w:sz w:val="24"/>
                    </w:rPr>
                  </w:rPrChange>
                </w:rPr>
                <w:instrText>HYPERLINK "mailto:f2f@screencraft.net.au"</w:instrText>
              </w:r>
              <w:r w:rsidRPr="00A25E10">
                <w:rPr>
                  <w:rStyle w:val="CodeInline"/>
                </w:rPr>
              </w:r>
              <w:r w:rsidRPr="006458E6">
                <w:rPr>
                  <w:rStyle w:val="CodeInline"/>
                  <w:rPrChange w:id="268" w:author="Adrian Gould" w:date="2023-08-28T14:28:00Z">
                    <w:rPr>
                      <w:rFonts w:cs="Times New Roman (Body CS)"/>
                      <w:sz w:val="24"/>
                    </w:rPr>
                  </w:rPrChange>
                </w:rPr>
                <w:fldChar w:fldCharType="separate"/>
              </w:r>
              <w:r w:rsidRPr="006458E6">
                <w:rPr>
                  <w:rStyle w:val="CodeInline"/>
                  <w:rPrChange w:id="269" w:author="Adrian Gould" w:date="2023-08-28T14:28:00Z">
                    <w:rPr>
                      <w:rStyle w:val="ae"/>
                      <w:rFonts w:cs="Times New Roman (Body CS)"/>
                      <w:sz w:val="24"/>
                    </w:rPr>
                  </w:rPrChange>
                </w:rPr>
                <w:t>f2f@screencraft.net.au</w:t>
              </w:r>
              <w:r w:rsidRPr="006458E6">
                <w:rPr>
                  <w:rStyle w:val="CodeInline"/>
                  <w:rPrChange w:id="270" w:author="Adrian Gould" w:date="2023-08-28T14:28:00Z">
                    <w:rPr>
                      <w:rFonts w:cs="Times New Roman (Body CS)"/>
                      <w:sz w:val="24"/>
                    </w:rPr>
                  </w:rPrChange>
                </w:rPr>
                <w:fldChar w:fldCharType="end"/>
              </w:r>
              <w:r w:rsidRPr="006458E6">
                <w:rPr>
                  <w:rStyle w:val="CodeInline"/>
                  <w:rPrChange w:id="271" w:author="Adrian Gould" w:date="2023-08-28T14:28:00Z">
                    <w:rPr>
                      <w:rFonts w:cs="Times New Roman (Body CS)"/>
                      <w:sz w:val="24"/>
                    </w:rPr>
                  </w:rPrChange>
                </w:rPr>
                <w:t xml:space="preserve"> </w:t>
              </w:r>
            </w:ins>
          </w:p>
          <w:p w14:paraId="5C28AEC4" w14:textId="77777777" w:rsidR="006458E6" w:rsidRDefault="006458E6" w:rsidP="006458E6">
            <w:pPr>
              <w:rPr>
                <w:ins w:id="272" w:author="Adrian Gould" w:date="2023-08-28T14:27:00Z"/>
                <w:rFonts w:cs="Times New Roman (Body CS)"/>
                <w:sz w:val="24"/>
              </w:rPr>
            </w:pPr>
            <w:ins w:id="273" w:author="Adrian Gould" w:date="2023-08-28T14:26:00Z">
              <w:r>
                <w:rPr>
                  <w:rFonts w:cs="Times New Roman (Body CS)"/>
                  <w:sz w:val="24"/>
                </w:rPr>
                <w:t xml:space="preserve">You MUST include the </w:t>
              </w:r>
            </w:ins>
            <w:ins w:id="274" w:author="Adrian Gould" w:date="2023-08-28T14:27:00Z">
              <w:r>
                <w:rPr>
                  <w:rFonts w:cs="Times New Roman (Body CS)"/>
                  <w:sz w:val="24"/>
                </w:rPr>
                <w:t>following subject:</w:t>
              </w:r>
            </w:ins>
          </w:p>
          <w:p w14:paraId="684E86B7" w14:textId="0CE335DB" w:rsidR="006458E6" w:rsidRPr="006458E6" w:rsidRDefault="006458E6">
            <w:pPr>
              <w:ind w:left="720"/>
              <w:rPr>
                <w:ins w:id="275" w:author="Adrian Gould" w:date="2023-08-28T14:27:00Z"/>
                <w:rStyle w:val="CodeInline"/>
                <w:rPrChange w:id="276" w:author="Adrian Gould" w:date="2023-08-28T14:28:00Z">
                  <w:rPr>
                    <w:ins w:id="277" w:author="Adrian Gould" w:date="2023-08-28T14:27:00Z"/>
                    <w:rFonts w:cs="Times New Roman (Body CS)"/>
                    <w:sz w:val="24"/>
                  </w:rPr>
                </w:rPrChange>
              </w:rPr>
              <w:pPrChange w:id="278" w:author="Adrian Gould" w:date="2023-08-28T14:27:00Z">
                <w:pPr/>
              </w:pPrChange>
            </w:pPr>
            <w:ins w:id="279" w:author="Adrian Gould" w:date="2023-08-28T14:25:00Z">
              <w:r w:rsidRPr="006458E6">
                <w:rPr>
                  <w:rStyle w:val="CodeInline"/>
                  <w:rPrChange w:id="280" w:author="Adrian Gould" w:date="2023-08-28T14:28:00Z">
                    <w:rPr>
                      <w:rFonts w:cs="Times New Roman (Body CS)"/>
                      <w:sz w:val="24"/>
                    </w:rPr>
                  </w:rPrChange>
                </w:rPr>
                <w:t xml:space="preserve">C4 Prog: Web Tech Portfolio Phase x </w:t>
              </w:r>
            </w:ins>
          </w:p>
          <w:p w14:paraId="3C32CC28" w14:textId="685E5492" w:rsidR="006458E6" w:rsidRPr="006458E6" w:rsidRDefault="006458E6" w:rsidP="000F4BEF">
            <w:pPr>
              <w:rPr>
                <w:ins w:id="281" w:author="Adrian Gould" w:date="2023-08-28T14:25:00Z"/>
                <w:rFonts w:eastAsiaTheme="minorHAnsi" w:cs="Times New Roman (Body CS)"/>
                <w:bCs w:val="0"/>
                <w:sz w:val="24"/>
                <w:szCs w:val="22"/>
                <w:rPrChange w:id="282" w:author="Adrian Gould" w:date="2023-08-28T14:28:00Z">
                  <w:rPr>
                    <w:ins w:id="283" w:author="Adrian Gould" w:date="2023-08-28T14:25:00Z"/>
                  </w:rPr>
                </w:rPrChange>
              </w:rPr>
            </w:pPr>
            <w:ins w:id="284" w:author="Adrian Gould" w:date="2023-08-28T14:27:00Z">
              <w:r>
                <w:rPr>
                  <w:rFonts w:cs="Times New Roman (Body CS)"/>
                  <w:sz w:val="24"/>
                </w:rPr>
                <w:t xml:space="preserve">Ensure you replace the </w:t>
              </w:r>
              <w:r w:rsidRPr="006458E6">
                <w:rPr>
                  <w:rStyle w:val="CodeInline"/>
                  <w:rPrChange w:id="285" w:author="Adrian Gould" w:date="2023-08-28T14:28:00Z">
                    <w:rPr>
                      <w:rFonts w:cs="Times New Roman (Body CS)"/>
                      <w:sz w:val="24"/>
                    </w:rPr>
                  </w:rPrChange>
                </w:rPr>
                <w:t>x</w:t>
              </w:r>
              <w:r>
                <w:rPr>
                  <w:rFonts w:cs="Times New Roman (Body CS)"/>
                  <w:sz w:val="24"/>
                </w:rPr>
                <w:t xml:space="preserve"> with </w:t>
              </w:r>
            </w:ins>
            <w:ins w:id="286" w:author="Adrian Gould" w:date="2023-08-28T14:25:00Z">
              <w:r>
                <w:rPr>
                  <w:rFonts w:cs="Times New Roman (Body CS)"/>
                  <w:sz w:val="24"/>
                </w:rPr>
                <w:t xml:space="preserve">the phase </w:t>
              </w:r>
            </w:ins>
            <w:ins w:id="287" w:author="Adrian Gould" w:date="2023-08-28T14:27:00Z">
              <w:r>
                <w:rPr>
                  <w:rFonts w:cs="Times New Roman (Body CS)"/>
                  <w:sz w:val="24"/>
                </w:rPr>
                <w:t xml:space="preserve">you are asking about. In this case </w:t>
              </w:r>
              <w:r w:rsidRPr="006458E6">
                <w:rPr>
                  <w:rStyle w:val="CodeInline"/>
                  <w:rPrChange w:id="288" w:author="Adrian Gould" w:date="2023-08-28T14:28:00Z">
                    <w:rPr>
                      <w:rFonts w:cs="Times New Roman (Body CS)"/>
                      <w:sz w:val="24"/>
                    </w:rPr>
                  </w:rPrChange>
                </w:rPr>
                <w:t>2</w:t>
              </w:r>
            </w:ins>
            <w:ins w:id="289" w:author="Adrian Gould" w:date="2023-08-28T14:25:00Z">
              <w:r>
                <w:rPr>
                  <w:rFonts w:cs="Times New Roman (Body CS)"/>
                  <w:sz w:val="24"/>
                </w:rPr>
                <w:t>.</w:t>
              </w:r>
            </w:ins>
          </w:p>
          <w:p w14:paraId="49CC9739" w14:textId="3D01D7D3" w:rsidR="006458E6" w:rsidRDefault="006458E6" w:rsidP="000F4BEF"/>
        </w:tc>
      </w:tr>
      <w:tr w:rsidR="00B30B8A" w:rsidRPr="00B30B8A" w14:paraId="0F757A4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30F5D27" w14:textId="24132F80"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Answering Questions </w:t>
            </w:r>
          </w:p>
        </w:tc>
      </w:tr>
      <w:tr w:rsidR="00F32E09" w14:paraId="14B68EA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3E5A517" w14:textId="4A49E948" w:rsidR="00F32E09" w:rsidRDefault="00F32E09" w:rsidP="00B30B8A">
            <w:pPr>
              <w:textAlignment w:val="baseline"/>
            </w:pPr>
            <w:r>
              <w:rPr>
                <w:szCs w:val="22"/>
              </w:rPr>
              <w:t>When</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includes</w:t>
            </w:r>
            <w:r w:rsidR="00B30B8A">
              <w:rPr>
                <w:szCs w:val="22"/>
              </w:rPr>
              <w:t xml:space="preserve"> </w:t>
            </w:r>
            <w:r>
              <w:rPr>
                <w:szCs w:val="22"/>
              </w:rPr>
              <w:t>a</w:t>
            </w:r>
            <w:r w:rsidR="00B30B8A">
              <w:rPr>
                <w:szCs w:val="22"/>
              </w:rPr>
              <w:t xml:space="preserve"> </w:t>
            </w:r>
            <w:r>
              <w:rPr>
                <w:szCs w:val="22"/>
              </w:rPr>
              <w:t>question,</w:t>
            </w:r>
            <w:r w:rsidR="00B30B8A">
              <w:rPr>
                <w:szCs w:val="22"/>
              </w:rPr>
              <w:t xml:space="preserve"> </w:t>
            </w:r>
            <w:r>
              <w:rPr>
                <w:szCs w:val="22"/>
              </w:rPr>
              <w:t>you</w:t>
            </w:r>
            <w:r w:rsidR="00B30B8A">
              <w:rPr>
                <w:szCs w:val="22"/>
              </w:rPr>
              <w:t xml:space="preserve"> </w:t>
            </w:r>
            <w:r>
              <w:rPr>
                <w:szCs w:val="22"/>
              </w:rPr>
              <w:t>must</w:t>
            </w:r>
            <w:r w:rsidR="00B30B8A">
              <w:rPr>
                <w:szCs w:val="22"/>
              </w:rPr>
              <w:t xml:space="preserve"> </w:t>
            </w:r>
            <w:r>
              <w:rPr>
                <w:szCs w:val="22"/>
              </w:rPr>
              <w:t>attempt</w:t>
            </w:r>
            <w:r w:rsidR="00B30B8A">
              <w:rPr>
                <w:szCs w:val="22"/>
              </w:rPr>
              <w:t xml:space="preserve"> </w:t>
            </w:r>
            <w:r>
              <w:rPr>
                <w:szCs w:val="22"/>
              </w:rPr>
              <w:t>to</w:t>
            </w:r>
            <w:r w:rsidR="00B30B8A">
              <w:rPr>
                <w:szCs w:val="22"/>
              </w:rPr>
              <w:t xml:space="preserve"> </w:t>
            </w:r>
            <w:r>
              <w:rPr>
                <w:szCs w:val="22"/>
              </w:rPr>
              <w:t>answer</w:t>
            </w:r>
            <w:r w:rsidR="00B30B8A">
              <w:rPr>
                <w:szCs w:val="22"/>
              </w:rPr>
              <w:t xml:space="preserve"> </w:t>
            </w:r>
            <w:r>
              <w:rPr>
                <w:szCs w:val="22"/>
              </w:rPr>
              <w:t>it.</w:t>
            </w:r>
            <w:r w:rsidR="00B30B8A">
              <w:rPr>
                <w:szCs w:val="22"/>
              </w:rPr>
              <w:t xml:space="preserve"> </w:t>
            </w:r>
          </w:p>
          <w:p w14:paraId="5BFB3819" w14:textId="4ACAD81B" w:rsidR="00F32E09" w:rsidRDefault="00F32E09" w:rsidP="00B30B8A">
            <w:pPr>
              <w:textAlignment w:val="baseline"/>
            </w:pPr>
            <w:r>
              <w:rPr>
                <w:szCs w:val="22"/>
              </w:rPr>
              <w:t>There</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minimum</w:t>
            </w:r>
            <w:r w:rsidR="00B30B8A">
              <w:rPr>
                <w:szCs w:val="22"/>
              </w:rPr>
              <w:t xml:space="preserve"> </w:t>
            </w:r>
            <w:r>
              <w:rPr>
                <w:szCs w:val="22"/>
              </w:rPr>
              <w:t>and</w:t>
            </w:r>
            <w:r w:rsidR="00B30B8A">
              <w:rPr>
                <w:szCs w:val="22"/>
              </w:rPr>
              <w:t xml:space="preserve"> </w:t>
            </w:r>
            <w:r>
              <w:rPr>
                <w:szCs w:val="22"/>
              </w:rPr>
              <w:t>maximum</w:t>
            </w:r>
            <w:r w:rsidR="00B30B8A">
              <w:rPr>
                <w:szCs w:val="22"/>
              </w:rPr>
              <w:t xml:space="preserve"> </w:t>
            </w:r>
            <w:r>
              <w:rPr>
                <w:szCs w:val="22"/>
              </w:rPr>
              <w:t>number</w:t>
            </w:r>
            <w:r w:rsidR="00B30B8A">
              <w:rPr>
                <w:szCs w:val="22"/>
              </w:rPr>
              <w:t xml:space="preserve"> </w:t>
            </w:r>
            <w:r>
              <w:rPr>
                <w:szCs w:val="22"/>
              </w:rPr>
              <w:t>of</w:t>
            </w:r>
            <w:r w:rsidR="00B30B8A">
              <w:rPr>
                <w:szCs w:val="22"/>
              </w:rPr>
              <w:t xml:space="preserve"> </w:t>
            </w:r>
            <w:r>
              <w:rPr>
                <w:szCs w:val="22"/>
              </w:rPr>
              <w:t>words</w:t>
            </w:r>
            <w:r w:rsidR="00B30B8A">
              <w:rPr>
                <w:szCs w:val="22"/>
              </w:rPr>
              <w:t xml:space="preserve"> </w:t>
            </w:r>
            <w:r>
              <w:rPr>
                <w:szCs w:val="22"/>
              </w:rPr>
              <w:t>to</w:t>
            </w:r>
            <w:r w:rsidR="00B30B8A">
              <w:rPr>
                <w:szCs w:val="22"/>
              </w:rPr>
              <w:t xml:space="preserve"> </w:t>
            </w:r>
            <w:r>
              <w:rPr>
                <w:szCs w:val="22"/>
              </w:rPr>
              <w:t>use</w:t>
            </w:r>
            <w:r w:rsidR="00B30B8A">
              <w:rPr>
                <w:szCs w:val="22"/>
              </w:rPr>
              <w:t xml:space="preserve"> </w:t>
            </w:r>
            <w:r>
              <w:rPr>
                <w:szCs w:val="22"/>
              </w:rPr>
              <w:t>for</w:t>
            </w:r>
            <w:r w:rsidR="00B30B8A">
              <w:rPr>
                <w:szCs w:val="22"/>
              </w:rPr>
              <w:t xml:space="preserve"> </w:t>
            </w:r>
            <w:r>
              <w:rPr>
                <w:szCs w:val="22"/>
              </w:rPr>
              <w:t>each</w:t>
            </w:r>
            <w:r w:rsidR="00B30B8A">
              <w:rPr>
                <w:szCs w:val="22"/>
              </w:rPr>
              <w:t xml:space="preserve"> </w:t>
            </w:r>
            <w:r>
              <w:rPr>
                <w:szCs w:val="22"/>
              </w:rPr>
              <w:t>answer.</w:t>
            </w:r>
            <w:r w:rsidR="00B30B8A">
              <w:rPr>
                <w:szCs w:val="22"/>
              </w:rPr>
              <w:t xml:space="preserve"> </w:t>
            </w:r>
          </w:p>
          <w:p w14:paraId="0ED16848" w14:textId="77777777" w:rsidR="009824DB" w:rsidRDefault="009824DB" w:rsidP="009824DB">
            <w:pPr>
              <w:textAlignment w:val="baseline"/>
            </w:pPr>
            <w:r>
              <w:rPr>
                <w:szCs w:val="22"/>
              </w:rPr>
              <w:t xml:space="preserve">Any step that requires answers to be provided will have a space in this document immediately after each step. The answer space will expand with the content you type or images you paste. </w:t>
            </w:r>
          </w:p>
          <w:p w14:paraId="129A56B8" w14:textId="6E57F486" w:rsidR="009824DB" w:rsidRDefault="009824DB" w:rsidP="009824DB">
            <w:pPr>
              <w:textAlignment w:val="baseline"/>
              <w:rPr>
                <w:szCs w:val="22"/>
              </w:rPr>
            </w:pPr>
            <w:r>
              <w:rPr>
                <w:szCs w:val="22"/>
              </w:rPr>
              <w:t>Resize images to fit the space provided, ensuring they are still legible.</w:t>
            </w:r>
          </w:p>
          <w:p w14:paraId="3F4CA5ED" w14:textId="7F83DD3C" w:rsidR="00834A02" w:rsidRDefault="006654EC" w:rsidP="009824DB">
            <w:pPr>
              <w:textAlignment w:val="baseline"/>
              <w:rPr>
                <w:szCs w:val="22"/>
              </w:rPr>
            </w:pPr>
            <w:r>
              <w:rPr>
                <w:szCs w:val="22"/>
              </w:rPr>
              <w:t>Do not inc</w:t>
            </w:r>
            <w:r w:rsidR="009B54F6">
              <w:rPr>
                <w:szCs w:val="22"/>
              </w:rPr>
              <w:t>l</w:t>
            </w:r>
            <w:r>
              <w:rPr>
                <w:szCs w:val="22"/>
              </w:rPr>
              <w:t>ude a whole screenshot, just t</w:t>
            </w:r>
            <w:r w:rsidR="009B54F6">
              <w:rPr>
                <w:szCs w:val="22"/>
              </w:rPr>
              <w:t xml:space="preserve">he </w:t>
            </w:r>
            <w:r w:rsidR="002C3CF4">
              <w:rPr>
                <w:szCs w:val="22"/>
              </w:rPr>
              <w:t>required details.</w:t>
            </w:r>
          </w:p>
          <w:p w14:paraId="4FA401A1" w14:textId="6F411AB7" w:rsidR="00F32E09" w:rsidRDefault="00F32E09" w:rsidP="00B30B8A">
            <w:pPr>
              <w:textAlignment w:val="baseline"/>
            </w:pPr>
            <w:r>
              <w:rPr>
                <w:szCs w:val="22"/>
              </w:rPr>
              <w:t>If</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has</w:t>
            </w:r>
            <w:r w:rsidR="00B30B8A">
              <w:rPr>
                <w:szCs w:val="22"/>
              </w:rPr>
              <w:t xml:space="preserve"> </w:t>
            </w:r>
            <w:r>
              <w:rPr>
                <w:szCs w:val="22"/>
              </w:rPr>
              <w:t>more</w:t>
            </w:r>
            <w:r w:rsidR="00B30B8A">
              <w:rPr>
                <w:szCs w:val="22"/>
              </w:rPr>
              <w:t xml:space="preserve"> </w:t>
            </w:r>
            <w:r>
              <w:rPr>
                <w:szCs w:val="22"/>
              </w:rPr>
              <w:t>than</w:t>
            </w:r>
            <w:r w:rsidR="00B30B8A">
              <w:rPr>
                <w:szCs w:val="22"/>
              </w:rPr>
              <w:t xml:space="preserve"> </w:t>
            </w:r>
            <w:r>
              <w:rPr>
                <w:szCs w:val="22"/>
              </w:rPr>
              <w:t>one</w:t>
            </w:r>
            <w:r w:rsidR="00B30B8A">
              <w:rPr>
                <w:szCs w:val="22"/>
              </w:rPr>
              <w:t xml:space="preserve"> </w:t>
            </w:r>
            <w:r>
              <w:rPr>
                <w:szCs w:val="22"/>
              </w:rPr>
              <w:t>question,</w:t>
            </w:r>
            <w:r w:rsidR="00B30B8A">
              <w:rPr>
                <w:szCs w:val="22"/>
              </w:rPr>
              <w:t xml:space="preserve"> </w:t>
            </w:r>
            <w:r>
              <w:rPr>
                <w:szCs w:val="22"/>
              </w:rPr>
              <w:t>these</w:t>
            </w:r>
            <w:r w:rsidR="00B30B8A">
              <w:rPr>
                <w:szCs w:val="22"/>
              </w:rPr>
              <w:t xml:space="preserve"> </w:t>
            </w:r>
            <w:r>
              <w:rPr>
                <w:szCs w:val="22"/>
              </w:rPr>
              <w:t>maxima</w:t>
            </w:r>
            <w:r w:rsidR="00B30B8A">
              <w:rPr>
                <w:szCs w:val="22"/>
              </w:rPr>
              <w:t xml:space="preserve"> </w:t>
            </w:r>
            <w:r>
              <w:rPr>
                <w:szCs w:val="22"/>
              </w:rPr>
              <w:t>and</w:t>
            </w:r>
            <w:r w:rsidR="00B30B8A">
              <w:rPr>
                <w:szCs w:val="22"/>
              </w:rPr>
              <w:t xml:space="preserve"> </w:t>
            </w:r>
            <w:r>
              <w:rPr>
                <w:szCs w:val="22"/>
              </w:rPr>
              <w:t>minima</w:t>
            </w:r>
            <w:r w:rsidR="00B30B8A">
              <w:rPr>
                <w:szCs w:val="22"/>
              </w:rPr>
              <w:t xml:space="preserve"> </w:t>
            </w:r>
            <w:r>
              <w:rPr>
                <w:szCs w:val="22"/>
              </w:rPr>
              <w:t>are</w:t>
            </w:r>
            <w:r w:rsidR="00B30B8A">
              <w:rPr>
                <w:szCs w:val="22"/>
              </w:rPr>
              <w:t xml:space="preserve"> </w:t>
            </w:r>
            <w:r>
              <w:rPr>
                <w:szCs w:val="22"/>
              </w:rPr>
              <w:t>a</w:t>
            </w:r>
            <w:r w:rsidR="00B30B8A">
              <w:rPr>
                <w:szCs w:val="22"/>
              </w:rPr>
              <w:t xml:space="preserve"> </w:t>
            </w:r>
            <w:r>
              <w:rPr>
                <w:szCs w:val="22"/>
              </w:rPr>
              <w:t>total</w:t>
            </w:r>
            <w:r w:rsidR="00B30B8A">
              <w:rPr>
                <w:szCs w:val="22"/>
              </w:rPr>
              <w:t xml:space="preserve"> </w:t>
            </w:r>
            <w:r>
              <w:rPr>
                <w:szCs w:val="22"/>
              </w:rPr>
              <w:t>for</w:t>
            </w:r>
            <w:r w:rsidR="00B30B8A">
              <w:rPr>
                <w:szCs w:val="22"/>
              </w:rPr>
              <w:t xml:space="preserve"> </w:t>
            </w:r>
            <w:r>
              <w:rPr>
                <w:szCs w:val="22"/>
              </w:rPr>
              <w:t>all</w:t>
            </w:r>
            <w:r w:rsidR="00B30B8A">
              <w:rPr>
                <w:szCs w:val="22"/>
              </w:rPr>
              <w:t xml:space="preserve"> </w:t>
            </w:r>
            <w:r>
              <w:rPr>
                <w:szCs w:val="22"/>
              </w:rPr>
              <w:t>the</w:t>
            </w:r>
            <w:r w:rsidR="00B30B8A">
              <w:rPr>
                <w:szCs w:val="22"/>
              </w:rPr>
              <w:t xml:space="preserve"> </w:t>
            </w:r>
            <w:r>
              <w:rPr>
                <w:szCs w:val="22"/>
              </w:rPr>
              <w:t>questions</w:t>
            </w:r>
            <w:r w:rsidR="00B30B8A">
              <w:rPr>
                <w:szCs w:val="22"/>
              </w:rPr>
              <w:t xml:space="preserve"> </w:t>
            </w:r>
            <w:r>
              <w:rPr>
                <w:szCs w:val="22"/>
              </w:rPr>
              <w:t>in</w:t>
            </w:r>
            <w:r w:rsidR="00B30B8A">
              <w:rPr>
                <w:szCs w:val="22"/>
              </w:rPr>
              <w:t xml:space="preserve"> </w:t>
            </w:r>
            <w:r>
              <w:rPr>
                <w:szCs w:val="22"/>
              </w:rPr>
              <w:t>that</w:t>
            </w:r>
            <w:r w:rsidR="00B30B8A">
              <w:rPr>
                <w:szCs w:val="22"/>
              </w:rPr>
              <w:t xml:space="preserve"> </w:t>
            </w:r>
            <w:r>
              <w:rPr>
                <w:szCs w:val="22"/>
              </w:rPr>
              <w:t>specific</w:t>
            </w:r>
            <w:r w:rsidR="00B30B8A">
              <w:rPr>
                <w:szCs w:val="22"/>
              </w:rPr>
              <w:t xml:space="preserve"> </w:t>
            </w:r>
            <w:r>
              <w:rPr>
                <w:szCs w:val="22"/>
              </w:rPr>
              <w:t>step.</w:t>
            </w:r>
            <w:r w:rsidR="00B30B8A">
              <w:rPr>
                <w:szCs w:val="22"/>
              </w:rPr>
              <w:t xml:space="preserve"> </w:t>
            </w:r>
          </w:p>
          <w:p w14:paraId="61DF6291" w14:textId="432C4413" w:rsidR="00F32E09" w:rsidRDefault="00F32E09" w:rsidP="00B30B8A">
            <w:pPr>
              <w:textAlignment w:val="baseline"/>
            </w:pPr>
            <w:r>
              <w:rPr>
                <w:szCs w:val="22"/>
              </w:rPr>
              <w:t>All</w:t>
            </w:r>
            <w:r w:rsidR="00B30B8A">
              <w:rPr>
                <w:szCs w:val="22"/>
              </w:rPr>
              <w:t xml:space="preserve"> </w:t>
            </w:r>
            <w:r>
              <w:rPr>
                <w:szCs w:val="22"/>
              </w:rPr>
              <w:t>answers</w:t>
            </w:r>
            <w:r w:rsidR="00B30B8A">
              <w:rPr>
                <w:szCs w:val="22"/>
              </w:rPr>
              <w:t xml:space="preserve"> </w:t>
            </w:r>
            <w:r>
              <w:rPr>
                <w:szCs w:val="22"/>
              </w:rPr>
              <w:t>must</w:t>
            </w:r>
            <w:r w:rsidR="00B30B8A">
              <w:rPr>
                <w:szCs w:val="22"/>
              </w:rPr>
              <w:t xml:space="preserve"> </w:t>
            </w:r>
            <w:r>
              <w:rPr>
                <w:szCs w:val="22"/>
              </w:rPr>
              <w:t>be</w:t>
            </w:r>
            <w:r w:rsidR="00B30B8A">
              <w:rPr>
                <w:szCs w:val="22"/>
              </w:rPr>
              <w:t xml:space="preserve"> </w:t>
            </w:r>
            <w:r>
              <w:rPr>
                <w:szCs w:val="22"/>
              </w:rPr>
              <w:t>in</w:t>
            </w:r>
            <w:r w:rsidR="00B30B8A">
              <w:rPr>
                <w:szCs w:val="22"/>
              </w:rPr>
              <w:t xml:space="preserve"> </w:t>
            </w:r>
            <w:r>
              <w:rPr>
                <w:szCs w:val="22"/>
              </w:rPr>
              <w:t>complete</w:t>
            </w:r>
            <w:r w:rsidR="00B30B8A">
              <w:rPr>
                <w:szCs w:val="22"/>
              </w:rPr>
              <w:t xml:space="preserve"> </w:t>
            </w:r>
            <w:r>
              <w:rPr>
                <w:szCs w:val="22"/>
              </w:rPr>
              <w:t>sentences</w:t>
            </w:r>
            <w:r w:rsidR="00B30B8A">
              <w:rPr>
                <w:szCs w:val="22"/>
              </w:rPr>
              <w:t xml:space="preserve"> </w:t>
            </w:r>
            <w:r>
              <w:rPr>
                <w:szCs w:val="22"/>
              </w:rPr>
              <w:t>unless</w:t>
            </w:r>
            <w:r w:rsidR="00B30B8A">
              <w:rPr>
                <w:szCs w:val="22"/>
              </w:rPr>
              <w:t xml:space="preserve"> </w:t>
            </w:r>
            <w:r>
              <w:rPr>
                <w:szCs w:val="22"/>
              </w:rPr>
              <w:t>indicated.</w:t>
            </w:r>
            <w:r w:rsidR="00B30B8A">
              <w:rPr>
                <w:szCs w:val="22"/>
              </w:rPr>
              <w:t xml:space="preserve"> </w:t>
            </w:r>
          </w:p>
          <w:p w14:paraId="7C772779" w14:textId="77777777" w:rsidR="00385534" w:rsidRDefault="00F32E09" w:rsidP="00385534">
            <w:pPr>
              <w:textAlignment w:val="baseline"/>
              <w:rPr>
                <w:i/>
                <w:iCs/>
                <w:color w:val="C00000"/>
                <w:szCs w:val="22"/>
              </w:rPr>
            </w:pPr>
            <w:r>
              <w:rPr>
                <w:i/>
                <w:iCs/>
                <w:color w:val="C00000"/>
                <w:szCs w:val="22"/>
              </w:rPr>
              <w:t>If</w:t>
            </w:r>
            <w:r w:rsidR="00B30B8A">
              <w:rPr>
                <w:i/>
                <w:iCs/>
                <w:color w:val="C00000"/>
                <w:szCs w:val="22"/>
              </w:rPr>
              <w:t xml:space="preserve"> </w:t>
            </w:r>
            <w:r>
              <w:rPr>
                <w:i/>
                <w:iCs/>
                <w:color w:val="C00000"/>
                <w:szCs w:val="22"/>
              </w:rPr>
              <w:t>required,</w:t>
            </w:r>
            <w:r w:rsidR="00B30B8A">
              <w:rPr>
                <w:i/>
                <w:iCs/>
                <w:color w:val="C00000"/>
                <w:szCs w:val="22"/>
              </w:rPr>
              <w:t xml:space="preserve"> </w:t>
            </w:r>
            <w:r>
              <w:rPr>
                <w:i/>
                <w:iCs/>
                <w:color w:val="C00000"/>
                <w:szCs w:val="22"/>
              </w:rPr>
              <w:t>make</w:t>
            </w:r>
            <w:r w:rsidR="00B30B8A">
              <w:rPr>
                <w:i/>
                <w:iCs/>
                <w:color w:val="C00000"/>
                <w:szCs w:val="22"/>
              </w:rPr>
              <w:t xml:space="preserve"> </w:t>
            </w:r>
            <w:r>
              <w:rPr>
                <w:i/>
                <w:iCs/>
                <w:color w:val="C00000"/>
                <w:szCs w:val="22"/>
              </w:rPr>
              <w:t>sure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add</w:t>
            </w:r>
            <w:r w:rsidR="00B30B8A">
              <w:rPr>
                <w:i/>
                <w:iCs/>
                <w:color w:val="C00000"/>
                <w:szCs w:val="22"/>
              </w:rPr>
              <w:t xml:space="preserve"> </w:t>
            </w:r>
            <w:r>
              <w:rPr>
                <w:i/>
                <w:iCs/>
                <w:color w:val="C00000"/>
                <w:szCs w:val="22"/>
              </w:rPr>
              <w:t>any</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you’ve</w:t>
            </w:r>
            <w:r w:rsidR="00B30B8A">
              <w:rPr>
                <w:i/>
                <w:iCs/>
                <w:color w:val="C00000"/>
                <w:szCs w:val="22"/>
              </w:rPr>
              <w:t xml:space="preserve"> </w:t>
            </w:r>
            <w:r>
              <w:rPr>
                <w:i/>
                <w:iCs/>
                <w:color w:val="C00000"/>
                <w:szCs w:val="22"/>
              </w:rPr>
              <w:t>written</w:t>
            </w:r>
            <w:r w:rsidR="00B30B8A">
              <w:rPr>
                <w:i/>
                <w:iCs/>
                <w:color w:val="C00000"/>
                <w:szCs w:val="22"/>
              </w:rPr>
              <w:t xml:space="preserve"> </w:t>
            </w:r>
            <w:r>
              <w:rPr>
                <w:i/>
                <w:iCs/>
                <w:color w:val="C00000"/>
                <w:szCs w:val="22"/>
              </w:rPr>
              <w:t>in</w:t>
            </w:r>
            <w:r w:rsidR="00B30B8A">
              <w:rPr>
                <w:i/>
                <w:iCs/>
                <w:color w:val="C00000"/>
                <w:szCs w:val="22"/>
              </w:rPr>
              <w:t xml:space="preserve"> </w:t>
            </w:r>
            <w:r>
              <w:rPr>
                <w:i/>
                <w:iCs/>
                <w:color w:val="C00000"/>
                <w:szCs w:val="22"/>
              </w:rPr>
              <w:t>a</w:t>
            </w:r>
            <w:r w:rsidR="00B30B8A">
              <w:rPr>
                <w:i/>
                <w:iCs/>
                <w:color w:val="C00000"/>
                <w:szCs w:val="22"/>
              </w:rPr>
              <w:t xml:space="preserve"> </w:t>
            </w:r>
            <w:r>
              <w:rPr>
                <w:i/>
                <w:iCs/>
                <w:color w:val="C00000"/>
                <w:szCs w:val="22"/>
              </w:rPr>
              <w:t>separate</w:t>
            </w:r>
            <w:r w:rsidR="00B30B8A">
              <w:rPr>
                <w:i/>
                <w:iCs/>
                <w:color w:val="C00000"/>
                <w:szCs w:val="22"/>
              </w:rPr>
              <w:t xml:space="preserve"> </w:t>
            </w:r>
            <w:r>
              <w:rPr>
                <w:i/>
                <w:iCs/>
                <w:color w:val="C00000"/>
                <w:szCs w:val="22"/>
              </w:rPr>
              <w:t>file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your</w:t>
            </w:r>
            <w:r w:rsidR="00B30B8A">
              <w:rPr>
                <w:i/>
                <w:iCs/>
                <w:color w:val="C00000"/>
                <w:szCs w:val="22"/>
              </w:rPr>
              <w:t xml:space="preserve"> </w:t>
            </w:r>
            <w:r>
              <w:rPr>
                <w:i/>
                <w:iCs/>
                <w:color w:val="C00000"/>
                <w:szCs w:val="22"/>
              </w:rPr>
              <w:t>submission.</w:t>
            </w:r>
            <w:r w:rsidR="00B30B8A">
              <w:rPr>
                <w:i/>
                <w:iCs/>
                <w:color w:val="C00000"/>
                <w:szCs w:val="22"/>
              </w:rPr>
              <w:t xml:space="preserve"> </w:t>
            </w:r>
          </w:p>
          <w:p w14:paraId="45E3535C" w14:textId="77777777" w:rsidR="00C0201C" w:rsidRDefault="00F32E09" w:rsidP="00385534">
            <w:pPr>
              <w:textAlignment w:val="baseline"/>
              <w:rPr>
                <w:color w:val="C00000"/>
                <w:szCs w:val="22"/>
              </w:rPr>
            </w:pPr>
            <w:r>
              <w:rPr>
                <w:i/>
                <w:iCs/>
                <w:color w:val="C00000"/>
                <w:szCs w:val="22"/>
              </w:rPr>
              <w:t>DO</w:t>
            </w:r>
            <w:r w:rsidR="00B30B8A">
              <w:rPr>
                <w:i/>
                <w:iCs/>
                <w:color w:val="C00000"/>
                <w:szCs w:val="22"/>
              </w:rPr>
              <w:t xml:space="preserve"> </w:t>
            </w:r>
            <w:r>
              <w:rPr>
                <w:i/>
                <w:iCs/>
                <w:color w:val="C00000"/>
                <w:szCs w:val="22"/>
              </w:rPr>
              <w:t>NOT</w:t>
            </w:r>
            <w:r w:rsidR="00B30B8A">
              <w:rPr>
                <w:i/>
                <w:iCs/>
                <w:color w:val="C00000"/>
                <w:szCs w:val="22"/>
              </w:rPr>
              <w:t xml:space="preserve"> </w:t>
            </w:r>
            <w:r>
              <w:rPr>
                <w:i/>
                <w:iCs/>
                <w:color w:val="C00000"/>
                <w:szCs w:val="22"/>
              </w:rPr>
              <w:t>put</w:t>
            </w:r>
            <w:r w:rsidR="00B30B8A">
              <w:rPr>
                <w:i/>
                <w:iCs/>
                <w:color w:val="C00000"/>
                <w:szCs w:val="22"/>
              </w:rPr>
              <w:t xml:space="preserve"> </w:t>
            </w:r>
            <w:r>
              <w:rPr>
                <w:i/>
                <w:iCs/>
                <w:color w:val="C00000"/>
                <w:szCs w:val="22"/>
              </w:rPr>
              <w:t>long</w:t>
            </w:r>
            <w:r w:rsidR="00B30B8A">
              <w:rPr>
                <w:i/>
                <w:iCs/>
                <w:color w:val="C00000"/>
                <w:szCs w:val="22"/>
              </w:rPr>
              <w:t xml:space="preserve"> </w:t>
            </w:r>
            <w:r>
              <w:rPr>
                <w:i/>
                <w:iCs/>
                <w:color w:val="C00000"/>
                <w:szCs w:val="22"/>
              </w:rPr>
              <w:t>pieces</w:t>
            </w:r>
            <w:r w:rsidR="00B30B8A">
              <w:rPr>
                <w:i/>
                <w:iCs/>
                <w:color w:val="C00000"/>
                <w:szCs w:val="22"/>
              </w:rPr>
              <w:t xml:space="preserve"> </w:t>
            </w:r>
            <w:r>
              <w:rPr>
                <w:i/>
                <w:iCs/>
                <w:color w:val="C00000"/>
                <w:szCs w:val="22"/>
              </w:rPr>
              <w:t>of</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(over</w:t>
            </w:r>
            <w:r w:rsidR="00B30B8A">
              <w:rPr>
                <w:i/>
                <w:iCs/>
                <w:color w:val="C00000"/>
                <w:szCs w:val="22"/>
              </w:rPr>
              <w:t xml:space="preserve"> </w:t>
            </w:r>
            <w:r>
              <w:rPr>
                <w:i/>
                <w:iCs/>
                <w:color w:val="C00000"/>
                <w:szCs w:val="22"/>
              </w:rPr>
              <w:t>10</w:t>
            </w:r>
            <w:r w:rsidR="00B30B8A">
              <w:rPr>
                <w:i/>
                <w:iCs/>
                <w:color w:val="C00000"/>
                <w:szCs w:val="22"/>
              </w:rPr>
              <w:t xml:space="preserve"> </w:t>
            </w:r>
            <w:r>
              <w:rPr>
                <w:i/>
                <w:iCs/>
                <w:color w:val="C00000"/>
                <w:szCs w:val="22"/>
              </w:rPr>
              <w:t>lines)</w:t>
            </w:r>
            <w:r w:rsidR="00B30B8A">
              <w:rPr>
                <w:i/>
                <w:iCs/>
                <w:color w:val="C00000"/>
                <w:szCs w:val="22"/>
              </w:rPr>
              <w:t xml:space="preserve"> </w:t>
            </w:r>
            <w:r>
              <w:rPr>
                <w:i/>
                <w:iCs/>
                <w:color w:val="C00000"/>
                <w:szCs w:val="22"/>
              </w:rPr>
              <w:t>in</w:t>
            </w:r>
            <w:r w:rsidR="003F3230">
              <w:rPr>
                <w:i/>
                <w:iCs/>
                <w:color w:val="C00000"/>
                <w:szCs w:val="22"/>
              </w:rPr>
              <w:t xml:space="preserve"> th</w:t>
            </w:r>
            <w:r w:rsidR="00853513">
              <w:rPr>
                <w:i/>
                <w:iCs/>
                <w:color w:val="C00000"/>
                <w:szCs w:val="22"/>
              </w:rPr>
              <w:t>is</w:t>
            </w:r>
            <w:r w:rsidR="00B30B8A">
              <w:rPr>
                <w:i/>
                <w:iCs/>
                <w:color w:val="C00000"/>
                <w:szCs w:val="22"/>
              </w:rPr>
              <w:t xml:space="preserve"> </w:t>
            </w:r>
            <w:r>
              <w:rPr>
                <w:i/>
                <w:iCs/>
                <w:color w:val="C00000"/>
                <w:szCs w:val="22"/>
              </w:rPr>
              <w:t>document.</w:t>
            </w:r>
            <w:r w:rsidR="00B30B8A">
              <w:rPr>
                <w:color w:val="C00000"/>
                <w:szCs w:val="22"/>
              </w:rPr>
              <w:t xml:space="preserve"> </w:t>
            </w:r>
          </w:p>
          <w:p w14:paraId="7A972D6C" w14:textId="68920C00" w:rsidR="000F4BEF" w:rsidRPr="000F4BEF" w:rsidRDefault="000F4BEF" w:rsidP="000F4BEF"/>
        </w:tc>
      </w:tr>
      <w:tr w:rsidR="00B30B8A" w:rsidRPr="00B30B8A" w14:paraId="6CEC343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65B50776" w14:textId="6522F206"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 xml:space="preserve">Sources of Information </w:t>
            </w:r>
          </w:p>
        </w:tc>
      </w:tr>
      <w:tr w:rsidR="00F32E09" w14:paraId="55455F6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4A717B" w14:textId="0617A8FC" w:rsidR="00F32E09" w:rsidRDefault="00F32E09" w:rsidP="00B30B8A">
            <w:pPr>
              <w:textAlignment w:val="baseline"/>
            </w:pPr>
            <w:r>
              <w:rPr>
                <w:szCs w:val="22"/>
              </w:rPr>
              <w:t>In</w:t>
            </w:r>
            <w:r w:rsidR="00B30B8A">
              <w:rPr>
                <w:szCs w:val="22"/>
              </w:rPr>
              <w:t xml:space="preserve"> </w:t>
            </w:r>
            <w:r>
              <w:rPr>
                <w:szCs w:val="22"/>
              </w:rPr>
              <w:t>industry,</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good</w:t>
            </w:r>
            <w:r w:rsidR="00B30B8A">
              <w:rPr>
                <w:szCs w:val="22"/>
              </w:rPr>
              <w:t xml:space="preserve"> </w:t>
            </w:r>
            <w:r>
              <w:rPr>
                <w:szCs w:val="22"/>
              </w:rPr>
              <w:t>practice</w:t>
            </w:r>
            <w:r w:rsidR="00B30B8A">
              <w:rPr>
                <w:szCs w:val="22"/>
              </w:rPr>
              <w:t xml:space="preserve"> </w:t>
            </w:r>
            <w:r>
              <w:rPr>
                <w:szCs w:val="22"/>
              </w:rPr>
              <w:t>to</w:t>
            </w:r>
            <w:r w:rsidR="00B30B8A">
              <w:rPr>
                <w:szCs w:val="22"/>
              </w:rPr>
              <w:t xml:space="preserve"> </w:t>
            </w:r>
            <w:r>
              <w:rPr>
                <w:szCs w:val="22"/>
              </w:rPr>
              <w:t>keep</w:t>
            </w:r>
            <w:r w:rsidR="00B30B8A">
              <w:rPr>
                <w:szCs w:val="22"/>
              </w:rPr>
              <w:t xml:space="preserve"> </w:t>
            </w:r>
            <w:r>
              <w:rPr>
                <w:szCs w:val="22"/>
              </w:rPr>
              <w:t>track</w:t>
            </w:r>
            <w:r w:rsidR="00B30B8A">
              <w:rPr>
                <w:szCs w:val="22"/>
              </w:rPr>
              <w:t xml:space="preserve"> </w:t>
            </w:r>
            <w:r>
              <w:rPr>
                <w:szCs w:val="22"/>
              </w:rPr>
              <w:t>of</w:t>
            </w:r>
            <w:r w:rsidR="00B30B8A">
              <w:rPr>
                <w:szCs w:val="22"/>
              </w:rPr>
              <w:t xml:space="preserve"> </w:t>
            </w:r>
            <w:r>
              <w:rPr>
                <w:szCs w:val="22"/>
              </w:rPr>
              <w:t>where</w:t>
            </w:r>
            <w:r w:rsidR="00B30B8A">
              <w:rPr>
                <w:szCs w:val="22"/>
              </w:rPr>
              <w:t xml:space="preserve"> </w:t>
            </w:r>
            <w:r>
              <w:rPr>
                <w:szCs w:val="22"/>
              </w:rPr>
              <w:t>information</w:t>
            </w:r>
            <w:r w:rsidR="00B30B8A">
              <w:rPr>
                <w:szCs w:val="22"/>
              </w:rPr>
              <w:t xml:space="preserve"> </w:t>
            </w:r>
            <w:r>
              <w:rPr>
                <w:szCs w:val="22"/>
              </w:rPr>
              <w:t>was</w:t>
            </w:r>
            <w:r w:rsidR="00B30B8A">
              <w:rPr>
                <w:szCs w:val="22"/>
              </w:rPr>
              <w:t xml:space="preserve"> </w:t>
            </w:r>
            <w:r>
              <w:rPr>
                <w:szCs w:val="22"/>
              </w:rPr>
              <w:t>obtained.</w:t>
            </w:r>
            <w:r w:rsidR="00B30B8A">
              <w:rPr>
                <w:szCs w:val="22"/>
              </w:rPr>
              <w:t xml:space="preserve"> </w:t>
            </w:r>
            <w:r>
              <w:rPr>
                <w:szCs w:val="22"/>
              </w:rPr>
              <w:t>This</w:t>
            </w:r>
            <w:r w:rsidR="00B30B8A">
              <w:rPr>
                <w:szCs w:val="22"/>
              </w:rPr>
              <w:t xml:space="preserve"> </w:t>
            </w:r>
            <w:r>
              <w:rPr>
                <w:szCs w:val="22"/>
              </w:rPr>
              <w:t>is</w:t>
            </w:r>
            <w:r w:rsidR="00B30B8A">
              <w:rPr>
                <w:szCs w:val="22"/>
              </w:rPr>
              <w:t xml:space="preserve"> </w:t>
            </w:r>
            <w:r>
              <w:rPr>
                <w:szCs w:val="22"/>
              </w:rPr>
              <w:t>especially</w:t>
            </w:r>
            <w:r w:rsidR="00B30B8A">
              <w:rPr>
                <w:szCs w:val="22"/>
              </w:rPr>
              <w:t xml:space="preserve"> </w:t>
            </w:r>
            <w:r>
              <w:rPr>
                <w:szCs w:val="22"/>
              </w:rPr>
              <w:t>true</w:t>
            </w:r>
            <w:r w:rsidR="00B30B8A">
              <w:rPr>
                <w:szCs w:val="22"/>
              </w:rPr>
              <w:t xml:space="preserve"> </w:t>
            </w:r>
            <w:r>
              <w:rPr>
                <w:szCs w:val="22"/>
              </w:rPr>
              <w:t>if</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written</w:t>
            </w:r>
            <w:r w:rsidR="00B30B8A">
              <w:rPr>
                <w:szCs w:val="22"/>
              </w:rPr>
              <w:t xml:space="preserve"> </w:t>
            </w:r>
            <w:r>
              <w:rPr>
                <w:szCs w:val="22"/>
              </w:rPr>
              <w:t>document,</w:t>
            </w:r>
            <w:r w:rsidR="00B30B8A">
              <w:rPr>
                <w:szCs w:val="22"/>
              </w:rPr>
              <w:t xml:space="preserve"> </w:t>
            </w:r>
            <w:r>
              <w:rPr>
                <w:szCs w:val="22"/>
              </w:rPr>
              <w:t>or</w:t>
            </w:r>
            <w:r w:rsidR="00B30B8A">
              <w:rPr>
                <w:szCs w:val="22"/>
              </w:rPr>
              <w:t xml:space="preserve"> </w:t>
            </w:r>
            <w:r>
              <w:rPr>
                <w:szCs w:val="22"/>
              </w:rPr>
              <w:t>even</w:t>
            </w:r>
            <w:r w:rsidR="00B30B8A">
              <w:rPr>
                <w:szCs w:val="22"/>
              </w:rPr>
              <w:t xml:space="preserve"> </w:t>
            </w:r>
            <w:r>
              <w:rPr>
                <w:szCs w:val="22"/>
              </w:rPr>
              <w:t>code.</w:t>
            </w:r>
            <w:r w:rsidR="00B30B8A">
              <w:rPr>
                <w:szCs w:val="22"/>
              </w:rPr>
              <w:t xml:space="preserve"> </w:t>
            </w:r>
          </w:p>
          <w:p w14:paraId="19E626F2" w14:textId="77777777" w:rsidR="008D50AE" w:rsidRDefault="00F32E09" w:rsidP="00B30B8A">
            <w:pPr>
              <w:textAlignment w:val="baseline"/>
              <w:rPr>
                <w:szCs w:val="22"/>
              </w:rPr>
            </w:pPr>
            <w:r>
              <w:rPr>
                <w:szCs w:val="22"/>
              </w:rPr>
              <w:t>If</w:t>
            </w:r>
            <w:r w:rsidR="00B30B8A">
              <w:rPr>
                <w:szCs w:val="22"/>
              </w:rPr>
              <w:t xml:space="preserve"> </w:t>
            </w:r>
            <w:r>
              <w:rPr>
                <w:szCs w:val="22"/>
              </w:rPr>
              <w:t>you</w:t>
            </w:r>
            <w:r w:rsidR="00B30B8A">
              <w:rPr>
                <w:szCs w:val="22"/>
              </w:rPr>
              <w:t xml:space="preserve"> </w:t>
            </w:r>
            <w:r>
              <w:rPr>
                <w:szCs w:val="22"/>
              </w:rPr>
              <w:t>answer</w:t>
            </w:r>
            <w:r w:rsidR="00B30B8A">
              <w:rPr>
                <w:szCs w:val="22"/>
              </w:rPr>
              <w:t xml:space="preserve"> </w:t>
            </w:r>
            <w:r>
              <w:rPr>
                <w:szCs w:val="22"/>
              </w:rPr>
              <w:t>any</w:t>
            </w:r>
            <w:r w:rsidR="00B30B8A">
              <w:rPr>
                <w:szCs w:val="22"/>
              </w:rPr>
              <w:t xml:space="preserve"> </w:t>
            </w:r>
            <w:r>
              <w:rPr>
                <w:szCs w:val="22"/>
              </w:rPr>
              <w:t>questions</w:t>
            </w:r>
            <w:r w:rsidR="00B30B8A">
              <w:rPr>
                <w:szCs w:val="22"/>
              </w:rPr>
              <w:t xml:space="preserve"> </w:t>
            </w:r>
            <w:r>
              <w:rPr>
                <w:szCs w:val="22"/>
              </w:rPr>
              <w:t>using</w:t>
            </w:r>
            <w:r w:rsidR="00B30B8A">
              <w:rPr>
                <w:szCs w:val="22"/>
              </w:rPr>
              <w:t xml:space="preserve"> </w:t>
            </w:r>
            <w:r>
              <w:rPr>
                <w:szCs w:val="22"/>
              </w:rPr>
              <w:t>information</w:t>
            </w:r>
            <w:r w:rsidR="00B30B8A">
              <w:rPr>
                <w:szCs w:val="22"/>
              </w:rPr>
              <w:t xml:space="preserve"> </w:t>
            </w:r>
            <w:r>
              <w:rPr>
                <w:szCs w:val="22"/>
              </w:rPr>
              <w:t>from</w:t>
            </w:r>
            <w:r w:rsidR="00B30B8A">
              <w:rPr>
                <w:szCs w:val="22"/>
              </w:rPr>
              <w:t xml:space="preserve"> </w:t>
            </w:r>
            <w:r>
              <w:rPr>
                <w:szCs w:val="22"/>
              </w:rPr>
              <w:t>web</w:t>
            </w:r>
            <w:r w:rsidR="00B30B8A">
              <w:rPr>
                <w:szCs w:val="22"/>
              </w:rPr>
              <w:t xml:space="preserve"> </w:t>
            </w:r>
            <w:r>
              <w:rPr>
                <w:szCs w:val="22"/>
              </w:rPr>
              <w:t>sites,</w:t>
            </w:r>
            <w:r w:rsidR="00B30B8A">
              <w:rPr>
                <w:szCs w:val="22"/>
              </w:rPr>
              <w:t xml:space="preserve"> </w:t>
            </w:r>
            <w:r>
              <w:rPr>
                <w:szCs w:val="22"/>
              </w:rPr>
              <w:t>please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site</w:t>
            </w:r>
            <w:r w:rsidR="00B30B8A">
              <w:rPr>
                <w:szCs w:val="22"/>
              </w:rPr>
              <w:t xml:space="preserve"> </w:t>
            </w:r>
            <w:r>
              <w:rPr>
                <w:szCs w:val="22"/>
              </w:rPr>
              <w:t>name</w:t>
            </w:r>
            <w:r w:rsidR="00B30B8A">
              <w:rPr>
                <w:szCs w:val="22"/>
              </w:rPr>
              <w:t xml:space="preserve"> </w:t>
            </w:r>
            <w:r>
              <w:rPr>
                <w:szCs w:val="22"/>
              </w:rPr>
              <w:t>and</w:t>
            </w:r>
            <w:r w:rsidR="00B30B8A">
              <w:rPr>
                <w:szCs w:val="22"/>
              </w:rPr>
              <w:t xml:space="preserve"> </w:t>
            </w:r>
            <w:r>
              <w:rPr>
                <w:szCs w:val="22"/>
              </w:rPr>
              <w:t>URL</w:t>
            </w:r>
            <w:r w:rsidR="00B30B8A">
              <w:rPr>
                <w:szCs w:val="22"/>
              </w:rPr>
              <w:t xml:space="preserve"> </w:t>
            </w:r>
            <w:r>
              <w:rPr>
                <w:szCs w:val="22"/>
              </w:rPr>
              <w:t>(Web</w:t>
            </w:r>
            <w:r w:rsidR="00B30B8A">
              <w:rPr>
                <w:szCs w:val="22"/>
              </w:rPr>
              <w:t xml:space="preserve"> </w:t>
            </w:r>
            <w:r>
              <w:rPr>
                <w:szCs w:val="22"/>
              </w:rPr>
              <w:t>site</w:t>
            </w:r>
            <w:r w:rsidR="00B30B8A">
              <w:rPr>
                <w:szCs w:val="22"/>
              </w:rPr>
              <w:t xml:space="preserve"> </w:t>
            </w:r>
            <w:r>
              <w:rPr>
                <w:szCs w:val="22"/>
              </w:rPr>
              <w:t>address)</w:t>
            </w:r>
            <w:r w:rsidR="00B30B8A">
              <w:rPr>
                <w:szCs w:val="22"/>
              </w:rPr>
              <w:t xml:space="preserve"> </w:t>
            </w:r>
            <w:r>
              <w:rPr>
                <w:szCs w:val="22"/>
              </w:rPr>
              <w:t>after</w:t>
            </w:r>
            <w:r w:rsidR="00B30B8A">
              <w:rPr>
                <w:szCs w:val="22"/>
              </w:rPr>
              <w:t xml:space="preserve"> </w:t>
            </w:r>
            <w:r>
              <w:rPr>
                <w:szCs w:val="22"/>
              </w:rPr>
              <w:t>the</w:t>
            </w:r>
            <w:r w:rsidR="00B30B8A">
              <w:rPr>
                <w:szCs w:val="22"/>
              </w:rPr>
              <w:t xml:space="preserve"> </w:t>
            </w:r>
            <w:r>
              <w:rPr>
                <w:szCs w:val="22"/>
              </w:rPr>
              <w:t>answer.</w:t>
            </w:r>
            <w:r w:rsidR="00B30B8A">
              <w:rPr>
                <w:szCs w:val="22"/>
              </w:rPr>
              <w:t xml:space="preserve"> </w:t>
            </w:r>
          </w:p>
          <w:p w14:paraId="5A965BE5" w14:textId="77777777" w:rsidR="008D50AE" w:rsidRDefault="00F32E09" w:rsidP="00B30B8A">
            <w:pPr>
              <w:textAlignment w:val="baseline"/>
              <w:rPr>
                <w:szCs w:val="22"/>
              </w:rPr>
            </w:pPr>
            <w:r>
              <w:rPr>
                <w:szCs w:val="22"/>
              </w:rPr>
              <w:t>Likewise,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title</w:t>
            </w:r>
            <w:r w:rsidR="00B30B8A">
              <w:rPr>
                <w:szCs w:val="22"/>
              </w:rPr>
              <w:t xml:space="preserve"> </w:t>
            </w:r>
            <w:r>
              <w:rPr>
                <w:szCs w:val="22"/>
              </w:rPr>
              <w:t>and</w:t>
            </w:r>
            <w:r w:rsidR="00B30B8A">
              <w:rPr>
                <w:szCs w:val="22"/>
              </w:rPr>
              <w:t xml:space="preserve"> </w:t>
            </w:r>
            <w:r>
              <w:rPr>
                <w:szCs w:val="22"/>
              </w:rPr>
              <w:t>author</w:t>
            </w:r>
            <w:r w:rsidR="00B30B8A">
              <w:rPr>
                <w:szCs w:val="22"/>
              </w:rPr>
              <w:t xml:space="preserve"> </w:t>
            </w:r>
            <w:r>
              <w:rPr>
                <w:szCs w:val="22"/>
              </w:rPr>
              <w:t>for</w:t>
            </w:r>
            <w:r w:rsidR="00B30B8A">
              <w:rPr>
                <w:szCs w:val="22"/>
              </w:rPr>
              <w:t xml:space="preserve"> </w:t>
            </w:r>
            <w:r>
              <w:rPr>
                <w:szCs w:val="22"/>
              </w:rPr>
              <w:t>books</w:t>
            </w:r>
            <w:r w:rsidR="00B30B8A">
              <w:rPr>
                <w:szCs w:val="22"/>
              </w:rPr>
              <w:t xml:space="preserve"> </w:t>
            </w:r>
            <w:r>
              <w:rPr>
                <w:szCs w:val="22"/>
              </w:rPr>
              <w:t>and</w:t>
            </w:r>
            <w:r w:rsidR="00B30B8A">
              <w:rPr>
                <w:szCs w:val="22"/>
              </w:rPr>
              <w:t xml:space="preserve"> </w:t>
            </w:r>
            <w:r>
              <w:rPr>
                <w:szCs w:val="22"/>
              </w:rPr>
              <w:t>magazine</w:t>
            </w:r>
            <w:r w:rsidR="00B30B8A">
              <w:rPr>
                <w:szCs w:val="22"/>
              </w:rPr>
              <w:t xml:space="preserve"> </w:t>
            </w:r>
            <w:r>
              <w:rPr>
                <w:szCs w:val="22"/>
              </w:rPr>
              <w:t>articles.</w:t>
            </w:r>
            <w:r w:rsidR="00B30B8A">
              <w:rPr>
                <w:szCs w:val="22"/>
              </w:rPr>
              <w:t xml:space="preserve"> </w:t>
            </w:r>
          </w:p>
          <w:p w14:paraId="7AF03A65" w14:textId="2D70C731" w:rsidR="00F32E09" w:rsidRDefault="00F32E09" w:rsidP="00B30B8A">
            <w:pPr>
              <w:textAlignment w:val="baseline"/>
            </w:pPr>
            <w:r>
              <w:rPr>
                <w:szCs w:val="22"/>
              </w:rPr>
              <w:t>For</w:t>
            </w:r>
            <w:r w:rsidR="00B30B8A">
              <w:rPr>
                <w:szCs w:val="22"/>
              </w:rPr>
              <w:t xml:space="preserve"> </w:t>
            </w:r>
            <w:r>
              <w:rPr>
                <w:szCs w:val="22"/>
              </w:rPr>
              <w:t>example:</w:t>
            </w:r>
            <w:r w:rsidR="00B30B8A">
              <w:rPr>
                <w:szCs w:val="22"/>
              </w:rPr>
              <w:t xml:space="preserve"> </w:t>
            </w:r>
          </w:p>
          <w:p w14:paraId="6CFD362A" w14:textId="265ABFB3" w:rsidR="00F32E09" w:rsidRDefault="00F32E09" w:rsidP="001925B4">
            <w:pPr>
              <w:numPr>
                <w:ilvl w:val="0"/>
                <w:numId w:val="3"/>
              </w:numPr>
              <w:textAlignment w:val="baseline"/>
              <w:rPr>
                <w:szCs w:val="22"/>
              </w:rPr>
            </w:pPr>
            <w:r>
              <w:rPr>
                <w:szCs w:val="22"/>
              </w:rPr>
              <w:t>RS</w:t>
            </w:r>
            <w:r w:rsidR="00B30B8A">
              <w:rPr>
                <w:szCs w:val="22"/>
              </w:rPr>
              <w:t xml:space="preserve"> </w:t>
            </w:r>
            <w:r>
              <w:rPr>
                <w:szCs w:val="22"/>
              </w:rPr>
              <w:t>Electronics</w:t>
            </w:r>
            <w:r w:rsidR="00B30B8A">
              <w:rPr>
                <w:szCs w:val="22"/>
              </w:rPr>
              <w:t xml:space="preserve"> </w:t>
            </w:r>
            <w:r>
              <w:rPr>
                <w:szCs w:val="22"/>
              </w:rPr>
              <w:t>Ltd:</w:t>
            </w:r>
            <w:r w:rsidR="00B30B8A">
              <w:rPr>
                <w:szCs w:val="22"/>
              </w:rPr>
              <w:t xml:space="preserve"> </w:t>
            </w:r>
            <w:r w:rsidR="006F1494">
              <w:rPr>
                <w:szCs w:val="22"/>
              </w:rPr>
              <w:br/>
            </w:r>
            <w:hyperlink r:id="rId17" w:history="1">
              <w:r w:rsidR="006F1494" w:rsidRPr="00AD6276">
                <w:rPr>
                  <w:rStyle w:val="ae"/>
                </w:rPr>
                <w:t>https://au.rs-online.com/</w:t>
              </w:r>
            </w:hyperlink>
            <w:r w:rsidR="00B30B8A">
              <w:rPr>
                <w:szCs w:val="22"/>
              </w:rPr>
              <w:t xml:space="preserve">  </w:t>
            </w:r>
          </w:p>
          <w:p w14:paraId="2537CBCC" w14:textId="77777777" w:rsidR="00C0201C" w:rsidRDefault="00F32E09" w:rsidP="001925B4">
            <w:pPr>
              <w:numPr>
                <w:ilvl w:val="0"/>
                <w:numId w:val="3"/>
              </w:numPr>
              <w:textAlignment w:val="baseline"/>
              <w:rPr>
                <w:szCs w:val="22"/>
              </w:rPr>
            </w:pPr>
            <w:r>
              <w:rPr>
                <w:szCs w:val="22"/>
              </w:rPr>
              <w:t>Slack</w:t>
            </w:r>
            <w:r w:rsidR="00B30B8A">
              <w:rPr>
                <w:szCs w:val="22"/>
              </w:rPr>
              <w:t xml:space="preserve"> </w:t>
            </w:r>
            <w:r>
              <w:rPr>
                <w:szCs w:val="22"/>
              </w:rPr>
              <w:t>API</w:t>
            </w:r>
            <w:r w:rsidR="00B30B8A">
              <w:rPr>
                <w:szCs w:val="22"/>
              </w:rPr>
              <w:t xml:space="preserve"> </w:t>
            </w:r>
            <w:r>
              <w:rPr>
                <w:szCs w:val="22"/>
              </w:rPr>
              <w:t>Documentation,</w:t>
            </w:r>
            <w:r w:rsidR="00B30B8A">
              <w:rPr>
                <w:szCs w:val="22"/>
              </w:rPr>
              <w:t xml:space="preserve"> </w:t>
            </w:r>
            <w:r>
              <w:rPr>
                <w:szCs w:val="22"/>
              </w:rPr>
              <w:t>Users</w:t>
            </w:r>
            <w:r w:rsidR="00B30B8A">
              <w:rPr>
                <w:szCs w:val="22"/>
              </w:rPr>
              <w:t xml:space="preserve"> </w:t>
            </w:r>
            <w:r>
              <w:rPr>
                <w:szCs w:val="22"/>
              </w:rPr>
              <w:t>List</w:t>
            </w:r>
            <w:r w:rsidR="00B30B8A">
              <w:rPr>
                <w:szCs w:val="22"/>
              </w:rPr>
              <w:t xml:space="preserve"> </w:t>
            </w:r>
            <w:r>
              <w:rPr>
                <w:szCs w:val="22"/>
              </w:rPr>
              <w:t>Method:</w:t>
            </w:r>
            <w:r w:rsidR="00B30B8A">
              <w:rPr>
                <w:szCs w:val="22"/>
              </w:rPr>
              <w:t xml:space="preserve"> </w:t>
            </w:r>
            <w:r w:rsidR="006F1494">
              <w:rPr>
                <w:szCs w:val="22"/>
              </w:rPr>
              <w:br/>
            </w:r>
            <w:hyperlink r:id="rId18" w:history="1">
              <w:r w:rsidR="006F1494" w:rsidRPr="00AD6276">
                <w:rPr>
                  <w:rStyle w:val="ae"/>
                </w:rPr>
                <w:t>https://api.slack.com/methods/users.list</w:t>
              </w:r>
            </w:hyperlink>
            <w:r w:rsidR="00B30B8A">
              <w:rPr>
                <w:szCs w:val="22"/>
              </w:rPr>
              <w:t xml:space="preserve">  </w:t>
            </w:r>
          </w:p>
          <w:p w14:paraId="1B382DE5" w14:textId="2380F4B0" w:rsidR="000F4BEF" w:rsidRPr="00385534" w:rsidRDefault="000F4BEF" w:rsidP="000F4BEF"/>
        </w:tc>
      </w:tr>
      <w:tr w:rsidR="00B30B8A" w:rsidRPr="00B30B8A" w14:paraId="1B69D3B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83BDBBE" w14:textId="62B640A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Code Storage </w:t>
            </w:r>
          </w:p>
        </w:tc>
      </w:tr>
      <w:tr w:rsidR="00F32E09" w14:paraId="55C7432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15ADA9F" w14:textId="56500E34" w:rsidR="00F32E09" w:rsidRDefault="00F32E09" w:rsidP="00B30B8A">
            <w:pPr>
              <w:textAlignment w:val="baseline"/>
              <w:rPr>
                <w:szCs w:val="22"/>
              </w:rPr>
            </w:pPr>
            <w:r>
              <w:rPr>
                <w:szCs w:val="22"/>
              </w:rPr>
              <w:t>We</w:t>
            </w:r>
            <w:r w:rsidR="00B30B8A">
              <w:rPr>
                <w:szCs w:val="22"/>
              </w:rPr>
              <w:t xml:space="preserve"> </w:t>
            </w:r>
            <w:r>
              <w:rPr>
                <w:szCs w:val="22"/>
              </w:rPr>
              <w:t>advise</w:t>
            </w:r>
            <w:r w:rsidR="00B30B8A">
              <w:rPr>
                <w:szCs w:val="22"/>
              </w:rPr>
              <w:t xml:space="preserve"> </w:t>
            </w:r>
            <w:r>
              <w:rPr>
                <w:szCs w:val="22"/>
              </w:rPr>
              <w:t>that</w:t>
            </w:r>
            <w:r w:rsidR="00B30B8A">
              <w:rPr>
                <w:szCs w:val="22"/>
              </w:rPr>
              <w:t xml:space="preserve"> </w:t>
            </w:r>
            <w:r>
              <w:rPr>
                <w:szCs w:val="22"/>
              </w:rPr>
              <w:t>you</w:t>
            </w:r>
            <w:r w:rsidR="00B30B8A">
              <w:rPr>
                <w:szCs w:val="22"/>
              </w:rPr>
              <w:t xml:space="preserve"> </w:t>
            </w:r>
            <w:r>
              <w:rPr>
                <w:szCs w:val="22"/>
              </w:rPr>
              <w:t>create</w:t>
            </w:r>
            <w:r w:rsidR="00B30B8A">
              <w:rPr>
                <w:szCs w:val="22"/>
              </w:rPr>
              <w:t xml:space="preserve"> </w:t>
            </w:r>
            <w:r>
              <w:rPr>
                <w:szCs w:val="22"/>
              </w:rPr>
              <w:t>a</w:t>
            </w:r>
            <w:r w:rsidR="00A05E47">
              <w:rPr>
                <w:szCs w:val="22"/>
              </w:rPr>
              <w:t xml:space="preserve"> private</w:t>
            </w:r>
            <w:r w:rsidR="00B30B8A">
              <w:rPr>
                <w:szCs w:val="22"/>
              </w:rPr>
              <w:t xml:space="preserve"> </w:t>
            </w:r>
            <w:r>
              <w:rPr>
                <w:szCs w:val="22"/>
              </w:rPr>
              <w:t>GIT</w:t>
            </w:r>
            <w:r w:rsidR="00B30B8A">
              <w:rPr>
                <w:szCs w:val="22"/>
              </w:rPr>
              <w:t xml:space="preserve"> </w:t>
            </w:r>
            <w:r>
              <w:rPr>
                <w:szCs w:val="22"/>
              </w:rPr>
              <w:t>repository</w:t>
            </w:r>
            <w:r w:rsidR="00B30B8A">
              <w:rPr>
                <w:szCs w:val="22"/>
              </w:rPr>
              <w:t xml:space="preserve"> </w:t>
            </w:r>
            <w:r>
              <w:rPr>
                <w:szCs w:val="22"/>
              </w:rPr>
              <w:t>on</w:t>
            </w:r>
            <w:r w:rsidR="00B30B8A">
              <w:rPr>
                <w:szCs w:val="22"/>
              </w:rPr>
              <w:t xml:space="preserve"> </w:t>
            </w:r>
            <w:r>
              <w:rPr>
                <w:szCs w:val="22"/>
              </w:rPr>
              <w:t>GitHub</w:t>
            </w:r>
            <w:r w:rsidR="00B30B8A">
              <w:rPr>
                <w:szCs w:val="22"/>
              </w:rPr>
              <w:t xml:space="preserve"> </w:t>
            </w:r>
            <w:r>
              <w:rPr>
                <w:szCs w:val="22"/>
              </w:rPr>
              <w:t>and</w:t>
            </w:r>
            <w:r w:rsidR="00B30B8A">
              <w:rPr>
                <w:szCs w:val="22"/>
              </w:rPr>
              <w:t xml:space="preserve"> </w:t>
            </w:r>
            <w:r>
              <w:rPr>
                <w:szCs w:val="22"/>
              </w:rPr>
              <w:t>use</w:t>
            </w:r>
            <w:r w:rsidR="00B30B8A">
              <w:rPr>
                <w:szCs w:val="22"/>
              </w:rPr>
              <w:t xml:space="preserve"> </w:t>
            </w:r>
            <w:r>
              <w:rPr>
                <w:szCs w:val="22"/>
              </w:rPr>
              <w:t>this</w:t>
            </w:r>
            <w:r w:rsidR="00B30B8A">
              <w:rPr>
                <w:szCs w:val="22"/>
              </w:rPr>
              <w:t xml:space="preserve"> </w:t>
            </w:r>
            <w:r>
              <w:rPr>
                <w:szCs w:val="22"/>
              </w:rPr>
              <w:t>to</w:t>
            </w:r>
            <w:r w:rsidR="00B30B8A">
              <w:rPr>
                <w:szCs w:val="22"/>
              </w:rPr>
              <w:t xml:space="preserve"> </w:t>
            </w:r>
            <w:r>
              <w:rPr>
                <w:szCs w:val="22"/>
              </w:rPr>
              <w:t>store</w:t>
            </w:r>
            <w:r w:rsidR="00B30B8A">
              <w:rPr>
                <w:szCs w:val="22"/>
              </w:rPr>
              <w:t xml:space="preserve"> </w:t>
            </w:r>
            <w:r>
              <w:rPr>
                <w:szCs w:val="22"/>
              </w:rPr>
              <w:t>a</w:t>
            </w:r>
            <w:r w:rsidR="00B30B8A">
              <w:rPr>
                <w:szCs w:val="22"/>
              </w:rPr>
              <w:t xml:space="preserve"> </w:t>
            </w:r>
            <w:r>
              <w:rPr>
                <w:szCs w:val="22"/>
              </w:rPr>
              <w:t>copy</w:t>
            </w:r>
            <w:r w:rsidR="00B30B8A">
              <w:rPr>
                <w:szCs w:val="22"/>
              </w:rPr>
              <w:t xml:space="preserve"> </w:t>
            </w:r>
            <w:r>
              <w:rPr>
                <w:szCs w:val="22"/>
              </w:rPr>
              <w:t>of</w:t>
            </w:r>
            <w:r w:rsidR="00B30B8A">
              <w:rPr>
                <w:szCs w:val="22"/>
              </w:rPr>
              <w:t xml:space="preserve"> </w:t>
            </w:r>
            <w:r>
              <w:rPr>
                <w:szCs w:val="22"/>
              </w:rPr>
              <w:t>your</w:t>
            </w:r>
            <w:r w:rsidR="00B30B8A">
              <w:rPr>
                <w:szCs w:val="22"/>
              </w:rPr>
              <w:t xml:space="preserve"> </w:t>
            </w:r>
            <w:r>
              <w:rPr>
                <w:szCs w:val="22"/>
              </w:rPr>
              <w:t>work.</w:t>
            </w:r>
          </w:p>
          <w:p w14:paraId="583DBD20" w14:textId="3921B5BC" w:rsidR="00923134" w:rsidRDefault="00923134" w:rsidP="00B30B8A">
            <w:pPr>
              <w:textAlignment w:val="baseline"/>
              <w:rPr>
                <w:szCs w:val="22"/>
              </w:rPr>
            </w:pPr>
            <w:r>
              <w:rPr>
                <w:szCs w:val="22"/>
              </w:rPr>
              <w:t xml:space="preserve">This assessment has instructions on </w:t>
            </w:r>
            <w:r w:rsidR="00D30F5D">
              <w:rPr>
                <w:szCs w:val="22"/>
              </w:rPr>
              <w:t>setting up version control and a remote (private) repository. Do not initialise any version control until told to do so.</w:t>
            </w:r>
          </w:p>
          <w:p w14:paraId="027D8CC4" w14:textId="7028D6B7" w:rsidR="00A05E47" w:rsidRDefault="00A05E47" w:rsidP="00B30B8A">
            <w:pPr>
              <w:textAlignment w:val="baseline"/>
              <w:rPr>
                <w:szCs w:val="22"/>
              </w:rPr>
            </w:pPr>
            <w:r>
              <w:rPr>
                <w:szCs w:val="22"/>
              </w:rPr>
              <w:t xml:space="preserve">To ensure you have a recent copy of your code you </w:t>
            </w:r>
            <w:r w:rsidRPr="00013F2C">
              <w:rPr>
                <w:b/>
                <w:bCs w:val="0"/>
                <w:szCs w:val="22"/>
              </w:rPr>
              <w:t>must</w:t>
            </w:r>
            <w:r>
              <w:rPr>
                <w:szCs w:val="22"/>
              </w:rPr>
              <w:t xml:space="preserve"> use </w:t>
            </w:r>
            <w:r w:rsidRPr="00013F2C">
              <w:rPr>
                <w:b/>
                <w:bCs w:val="0"/>
                <w:szCs w:val="22"/>
              </w:rPr>
              <w:t xml:space="preserve">AT LEAST </w:t>
            </w:r>
            <w:del w:id="290" w:author="Adrian Gould" w:date="2023-08-28T14:28:00Z">
              <w:r w:rsidR="00013F2C" w:rsidDel="006458E6">
                <w:rPr>
                  <w:b/>
                  <w:bCs w:val="0"/>
                  <w:szCs w:val="22"/>
                </w:rPr>
                <w:delText>ONE</w:delText>
              </w:r>
              <w:r w:rsidRPr="00013F2C" w:rsidDel="006458E6">
                <w:rPr>
                  <w:b/>
                  <w:bCs w:val="0"/>
                  <w:szCs w:val="22"/>
                </w:rPr>
                <w:delText xml:space="preserve"> </w:delText>
              </w:r>
            </w:del>
            <w:ins w:id="291" w:author="Adrian Gould" w:date="2023-08-28T14:28:00Z">
              <w:r w:rsidR="006458E6">
                <w:rPr>
                  <w:b/>
                  <w:bCs w:val="0"/>
                  <w:szCs w:val="22"/>
                </w:rPr>
                <w:t>TWO</w:t>
              </w:r>
              <w:r w:rsidR="006458E6" w:rsidRPr="00013F2C">
                <w:rPr>
                  <w:b/>
                  <w:bCs w:val="0"/>
                  <w:szCs w:val="22"/>
                </w:rPr>
                <w:t xml:space="preserve"> </w:t>
              </w:r>
            </w:ins>
            <w:r>
              <w:rPr>
                <w:szCs w:val="22"/>
              </w:rPr>
              <w:t>of the following methods</w:t>
            </w:r>
            <w:ins w:id="292" w:author="Adrian Gould" w:date="2023-08-28T14:28:00Z">
              <w:r w:rsidR="006458E6">
                <w:rPr>
                  <w:szCs w:val="22"/>
                </w:rPr>
                <w:t xml:space="preserve">, of which a </w:t>
              </w:r>
              <w:proofErr w:type="gramStart"/>
              <w:r w:rsidR="006458E6">
                <w:rPr>
                  <w:szCs w:val="22"/>
                </w:rPr>
                <w:t>version</w:t>
              </w:r>
            </w:ins>
            <w:ins w:id="293" w:author="Adrian Gould" w:date="2023-08-28T14:29:00Z">
              <w:r w:rsidR="006458E6">
                <w:rPr>
                  <w:szCs w:val="22"/>
                </w:rPr>
                <w:t xml:space="preserve"> controlled</w:t>
              </w:r>
              <w:proofErr w:type="gramEnd"/>
              <w:r w:rsidR="006458E6">
                <w:rPr>
                  <w:szCs w:val="22"/>
                </w:rPr>
                <w:t xml:space="preserve"> copy is REQUIRED</w:t>
              </w:r>
            </w:ins>
            <w:r>
              <w:rPr>
                <w:szCs w:val="22"/>
              </w:rPr>
              <w:t>:</w:t>
            </w:r>
          </w:p>
          <w:p w14:paraId="2C88F031" w14:textId="77777777" w:rsidR="006458E6" w:rsidRDefault="00A05E47" w:rsidP="001925B4">
            <w:pPr>
              <w:pStyle w:val="a"/>
              <w:numPr>
                <w:ilvl w:val="0"/>
                <w:numId w:val="11"/>
              </w:numPr>
              <w:rPr>
                <w:ins w:id="294" w:author="Adrian Gould" w:date="2023-08-28T14:29:00Z"/>
                <w:sz w:val="20"/>
                <w:szCs w:val="20"/>
              </w:rPr>
            </w:pPr>
            <w:r w:rsidRPr="003355E0">
              <w:rPr>
                <w:sz w:val="20"/>
                <w:szCs w:val="20"/>
              </w:rPr>
              <w:t xml:space="preserve">Private Git repository, </w:t>
            </w:r>
          </w:p>
          <w:p w14:paraId="7EB21607" w14:textId="5AAE7E47" w:rsidR="00A05E47" w:rsidRPr="006458E6" w:rsidRDefault="00A05E47">
            <w:pPr>
              <w:pPrChange w:id="295" w:author="Adrian Gould" w:date="2023-08-28T14:29:00Z">
                <w:pPr>
                  <w:pStyle w:val="a"/>
                  <w:numPr>
                    <w:numId w:val="11"/>
                  </w:numPr>
                </w:pPr>
              </w:pPrChange>
            </w:pPr>
            <w:r w:rsidRPr="006458E6">
              <w:t>and</w:t>
            </w:r>
            <w:ins w:id="296" w:author="Adrian Gould" w:date="2023-08-28T14:29:00Z">
              <w:r w:rsidR="006458E6" w:rsidRPr="006458E6">
                <w:t xml:space="preserve"> one of:</w:t>
              </w:r>
            </w:ins>
            <w:del w:id="297" w:author="Adrian Gould" w:date="2023-08-28T14:28:00Z">
              <w:r w:rsidRPr="006458E6" w:rsidDel="006458E6">
                <w:delText>/or</w:delText>
              </w:r>
            </w:del>
          </w:p>
          <w:p w14:paraId="29D11F6A" w14:textId="2DA0FC7E" w:rsidR="00625A23" w:rsidRPr="003355E0" w:rsidRDefault="00A05E47" w:rsidP="001925B4">
            <w:pPr>
              <w:pStyle w:val="a"/>
              <w:numPr>
                <w:ilvl w:val="0"/>
                <w:numId w:val="11"/>
              </w:numPr>
              <w:rPr>
                <w:sz w:val="20"/>
                <w:szCs w:val="20"/>
              </w:rPr>
            </w:pPr>
            <w:r w:rsidRPr="003355E0">
              <w:rPr>
                <w:sz w:val="20"/>
                <w:szCs w:val="20"/>
              </w:rPr>
              <w:t>Cloud Storage (</w:t>
            </w:r>
            <w:r w:rsidR="00F32E09" w:rsidRPr="003355E0">
              <w:rPr>
                <w:sz w:val="20"/>
                <w:szCs w:val="20"/>
              </w:rPr>
              <w:t>OneDrive</w:t>
            </w:r>
            <w:r w:rsidR="00B30B8A" w:rsidRPr="003355E0">
              <w:rPr>
                <w:sz w:val="20"/>
                <w:szCs w:val="20"/>
              </w:rPr>
              <w:t xml:space="preserve"> </w:t>
            </w:r>
            <w:r w:rsidR="00F32E09" w:rsidRPr="003355E0">
              <w:rPr>
                <w:sz w:val="20"/>
                <w:szCs w:val="20"/>
              </w:rPr>
              <w:t>within</w:t>
            </w:r>
            <w:r w:rsidR="00B30B8A" w:rsidRPr="003355E0">
              <w:rPr>
                <w:sz w:val="20"/>
                <w:szCs w:val="20"/>
              </w:rPr>
              <w:t xml:space="preserve"> </w:t>
            </w:r>
            <w:r w:rsidR="00F32E09" w:rsidRPr="003355E0">
              <w:rPr>
                <w:sz w:val="20"/>
                <w:szCs w:val="20"/>
              </w:rPr>
              <w:t>your</w:t>
            </w:r>
            <w:r w:rsidR="00B30B8A" w:rsidRPr="003355E0">
              <w:rPr>
                <w:sz w:val="20"/>
                <w:szCs w:val="20"/>
              </w:rPr>
              <w:t xml:space="preserve"> </w:t>
            </w:r>
            <w:r w:rsidR="00F32E09" w:rsidRPr="003355E0">
              <w:rPr>
                <w:sz w:val="20"/>
                <w:szCs w:val="20"/>
              </w:rPr>
              <w:t>college</w:t>
            </w:r>
            <w:r w:rsidR="00B30B8A" w:rsidRPr="003355E0">
              <w:rPr>
                <w:sz w:val="20"/>
                <w:szCs w:val="20"/>
              </w:rPr>
              <w:t xml:space="preserve"> </w:t>
            </w:r>
            <w:r w:rsidR="00F32E09" w:rsidRPr="003355E0">
              <w:rPr>
                <w:sz w:val="20"/>
                <w:szCs w:val="20"/>
              </w:rPr>
              <w:t>Office365</w:t>
            </w:r>
            <w:r w:rsidRPr="003355E0">
              <w:rPr>
                <w:sz w:val="20"/>
                <w:szCs w:val="20"/>
              </w:rPr>
              <w:t>),</w:t>
            </w:r>
            <w:r w:rsidR="00B30B8A" w:rsidRPr="003355E0">
              <w:rPr>
                <w:sz w:val="20"/>
                <w:szCs w:val="20"/>
              </w:rPr>
              <w:t xml:space="preserve"> </w:t>
            </w:r>
            <w:r w:rsidRPr="003355E0">
              <w:rPr>
                <w:sz w:val="20"/>
                <w:szCs w:val="20"/>
              </w:rPr>
              <w:t>and/</w:t>
            </w:r>
            <w:r w:rsidR="00F32E09" w:rsidRPr="003355E0">
              <w:rPr>
                <w:sz w:val="20"/>
                <w:szCs w:val="20"/>
              </w:rPr>
              <w:t>or</w:t>
            </w:r>
            <w:r w:rsidR="00B30B8A" w:rsidRPr="003355E0">
              <w:rPr>
                <w:sz w:val="20"/>
                <w:szCs w:val="20"/>
              </w:rPr>
              <w:t xml:space="preserve"> </w:t>
            </w:r>
          </w:p>
          <w:p w14:paraId="3581DC9B" w14:textId="2C6889FE" w:rsidR="00F32E09" w:rsidRPr="003355E0" w:rsidRDefault="00A05E47" w:rsidP="001925B4">
            <w:pPr>
              <w:pStyle w:val="a"/>
              <w:numPr>
                <w:ilvl w:val="0"/>
                <w:numId w:val="11"/>
              </w:numPr>
              <w:rPr>
                <w:sz w:val="20"/>
                <w:szCs w:val="20"/>
              </w:rPr>
            </w:pPr>
            <w:r w:rsidRPr="003355E0">
              <w:rPr>
                <w:sz w:val="20"/>
                <w:szCs w:val="20"/>
              </w:rPr>
              <w:t>K</w:t>
            </w:r>
            <w:r w:rsidR="00F32E09" w:rsidRPr="003355E0">
              <w:rPr>
                <w:sz w:val="20"/>
                <w:szCs w:val="20"/>
              </w:rPr>
              <w:t>eep</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copy</w:t>
            </w:r>
            <w:r w:rsidR="00B30B8A" w:rsidRPr="003355E0">
              <w:rPr>
                <w:sz w:val="20"/>
                <w:szCs w:val="20"/>
              </w:rPr>
              <w:t xml:space="preserve"> </w:t>
            </w:r>
            <w:r w:rsidR="00F32E09" w:rsidRPr="003355E0">
              <w:rPr>
                <w:sz w:val="20"/>
                <w:szCs w:val="20"/>
              </w:rPr>
              <w:t>on</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USB</w:t>
            </w:r>
            <w:r w:rsidR="00B30B8A" w:rsidRPr="003355E0">
              <w:rPr>
                <w:sz w:val="20"/>
                <w:szCs w:val="20"/>
              </w:rPr>
              <w:t xml:space="preserve"> </w:t>
            </w:r>
            <w:r w:rsidR="00F32E09" w:rsidRPr="003355E0">
              <w:rPr>
                <w:sz w:val="20"/>
                <w:szCs w:val="20"/>
              </w:rPr>
              <w:t>thumb</w:t>
            </w:r>
            <w:r w:rsidR="00B30B8A" w:rsidRPr="003355E0">
              <w:rPr>
                <w:sz w:val="20"/>
                <w:szCs w:val="20"/>
              </w:rPr>
              <w:t xml:space="preserve"> </w:t>
            </w:r>
            <w:r w:rsidR="00F32E09" w:rsidRPr="003355E0">
              <w:rPr>
                <w:sz w:val="20"/>
                <w:szCs w:val="20"/>
              </w:rPr>
              <w:t>drive.</w:t>
            </w:r>
            <w:r w:rsidR="00B30B8A" w:rsidRPr="003355E0">
              <w:rPr>
                <w:sz w:val="20"/>
                <w:szCs w:val="20"/>
              </w:rPr>
              <w:t xml:space="preserve"> </w:t>
            </w:r>
          </w:p>
          <w:p w14:paraId="478DBC63" w14:textId="77777777" w:rsidR="00C0201C" w:rsidRDefault="003F3230" w:rsidP="003F3230">
            <w:r>
              <w:t xml:space="preserve">Backing up to One Drive </w:t>
            </w:r>
            <w:r w:rsidR="00625A23">
              <w:t xml:space="preserve">or to USB </w:t>
            </w:r>
            <w:r>
              <w:t>is best done by compressing the proje</w:t>
            </w:r>
            <w:r w:rsidR="00625A23">
              <w:t>c</w:t>
            </w:r>
            <w:r>
              <w:t xml:space="preserve">t folder up before </w:t>
            </w:r>
            <w:r w:rsidR="00625A23">
              <w:t>copying to either OneDrive or USB</w:t>
            </w:r>
            <w:r>
              <w:t>.</w:t>
            </w:r>
          </w:p>
          <w:p w14:paraId="51F8EDCA" w14:textId="4842D90E" w:rsidR="000F4BEF" w:rsidRDefault="000F4BEF" w:rsidP="003F3230"/>
        </w:tc>
      </w:tr>
      <w:tr w:rsidR="00DE66C1" w:rsidRPr="00B30B8A" w14:paraId="687DE932"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8CA6B29" w14:textId="77777777" w:rsidR="00DE66C1" w:rsidRPr="00B30B8A" w:rsidRDefault="00DE66C1" w:rsidP="004602A9">
            <w:pPr>
              <w:pStyle w:val="Sectionheading"/>
              <w:rPr>
                <w:rFonts w:ascii="Times New Roman" w:hAnsi="Times New Roman"/>
                <w:bCs w:val="0"/>
                <w:sz w:val="24"/>
              </w:rPr>
            </w:pPr>
            <w:r w:rsidRPr="00B30B8A">
              <w:rPr>
                <w:rFonts w:ascii="Century Gothic" w:hAnsi="Century Gothic"/>
                <w:bCs w:val="0"/>
                <w:szCs w:val="28"/>
              </w:rPr>
              <w:t xml:space="preserve">Code </w:t>
            </w:r>
            <w:r>
              <w:rPr>
                <w:rFonts w:ascii="Century Gothic" w:hAnsi="Century Gothic"/>
                <w:bCs w:val="0"/>
                <w:szCs w:val="28"/>
              </w:rPr>
              <w:t>Style</w:t>
            </w:r>
            <w:r w:rsidRPr="00B30B8A">
              <w:rPr>
                <w:rFonts w:ascii="Century Gothic" w:hAnsi="Century Gothic"/>
                <w:bCs w:val="0"/>
                <w:szCs w:val="28"/>
              </w:rPr>
              <w:t xml:space="preserve"> </w:t>
            </w:r>
          </w:p>
        </w:tc>
      </w:tr>
      <w:tr w:rsidR="00DE66C1" w14:paraId="1A0EBB1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168132F" w14:textId="227C8458" w:rsidR="00DE66C1" w:rsidRDefault="00DE66C1" w:rsidP="004602A9">
            <w:pPr>
              <w:rPr>
                <w:szCs w:val="22"/>
              </w:rPr>
            </w:pPr>
            <w:r>
              <w:rPr>
                <w:szCs w:val="22"/>
              </w:rPr>
              <w:t xml:space="preserve">Please see </w:t>
            </w:r>
            <w:r w:rsidRPr="00C0201C">
              <w:rPr>
                <w:b/>
                <w:szCs w:val="22"/>
              </w:rPr>
              <w:fldChar w:fldCharType="begin"/>
            </w:r>
            <w:r w:rsidRPr="00C0201C">
              <w:rPr>
                <w:b/>
                <w:szCs w:val="22"/>
              </w:rPr>
              <w:instrText xml:space="preserve"> REF _Ref82067045 \h </w:instrText>
            </w:r>
            <w:r>
              <w:rPr>
                <w:b/>
                <w:szCs w:val="22"/>
              </w:rPr>
              <w:instrText xml:space="preserve"> \* MERGEFORMAT </w:instrText>
            </w:r>
            <w:r w:rsidRPr="00C0201C">
              <w:rPr>
                <w:b/>
                <w:szCs w:val="22"/>
              </w:rPr>
            </w:r>
            <w:r w:rsidRPr="00C0201C">
              <w:rPr>
                <w:b/>
                <w:szCs w:val="22"/>
              </w:rPr>
              <w:fldChar w:fldCharType="separate"/>
            </w:r>
            <w:r w:rsidR="007827AA" w:rsidRPr="007827AA">
              <w:rPr>
                <w:b/>
              </w:rPr>
              <w:t>Appendix A: Code Style Guidelines</w:t>
            </w:r>
            <w:r w:rsidRPr="00C0201C">
              <w:rPr>
                <w:b/>
                <w:szCs w:val="22"/>
              </w:rPr>
              <w:fldChar w:fldCharType="end"/>
            </w:r>
            <w:r>
              <w:rPr>
                <w:szCs w:val="22"/>
              </w:rPr>
              <w:t xml:space="preserve"> for details on the code style(s) to use for the assessment.</w:t>
            </w:r>
          </w:p>
          <w:p w14:paraId="3659473D" w14:textId="77777777" w:rsidR="00DE66C1" w:rsidRPr="00385534" w:rsidRDefault="00DE66C1" w:rsidP="00DE66C1">
            <w:pPr>
              <w:rPr>
                <w:szCs w:val="22"/>
              </w:rPr>
            </w:pPr>
          </w:p>
        </w:tc>
      </w:tr>
      <w:tr w:rsidR="00346E0A" w:rsidRPr="00B30B8A" w14:paraId="1140DCD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9710E5D" w14:textId="47ACC965" w:rsidR="00346E0A" w:rsidRPr="00B30B8A" w:rsidRDefault="00DE66C1" w:rsidP="001B3966">
            <w:pPr>
              <w:pStyle w:val="Sectionheading"/>
              <w:rPr>
                <w:rFonts w:ascii="Times New Roman" w:hAnsi="Times New Roman"/>
                <w:bCs w:val="0"/>
                <w:sz w:val="24"/>
              </w:rPr>
            </w:pPr>
            <w:r w:rsidRPr="00DE66C1">
              <w:rPr>
                <w:rFonts w:ascii="Century Gothic" w:hAnsi="Century Gothic"/>
                <w:bCs w:val="0"/>
                <w:szCs w:val="28"/>
              </w:rPr>
              <w:t>Professional Code and Documentation Requirements</w:t>
            </w:r>
          </w:p>
        </w:tc>
      </w:tr>
      <w:tr w:rsidR="00346E0A" w14:paraId="31FF023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1FF531" w14:textId="77777777" w:rsidR="00DE66C1" w:rsidRDefault="00DE66C1" w:rsidP="00DE66C1">
            <w:r>
              <w:t>This document contains appendices that cover the professional requirements when creating files, code, project structures and more.</w:t>
            </w:r>
          </w:p>
          <w:p w14:paraId="1D0E06F6" w14:textId="77777777" w:rsidR="00DE66C1" w:rsidRDefault="00DE66C1" w:rsidP="00DE66C1">
            <w:r>
              <w:t>These requirements must be adhered to.</w:t>
            </w:r>
          </w:p>
          <w:p w14:paraId="622AA96F" w14:textId="77777777" w:rsidR="005F7699" w:rsidRDefault="00DE66C1" w:rsidP="00DE66C1">
            <w:pPr>
              <w:rPr>
                <w:rStyle w:val="af1"/>
              </w:rPr>
            </w:pPr>
            <w:r w:rsidRPr="007827AA">
              <w:rPr>
                <w:rStyle w:val="af1"/>
              </w:rPr>
              <w:t xml:space="preserve">No external frameworks are allowed in this part of the portfolio. </w:t>
            </w:r>
          </w:p>
          <w:p w14:paraId="3E2DBAA6" w14:textId="2B0B0E27" w:rsidR="00DE66C1" w:rsidRPr="007827AA" w:rsidRDefault="00DE66C1" w:rsidP="00DE66C1">
            <w:pPr>
              <w:rPr>
                <w:rStyle w:val="af1"/>
              </w:rPr>
            </w:pPr>
            <w:r w:rsidRPr="007827AA">
              <w:rPr>
                <w:rStyle w:val="af1"/>
              </w:rPr>
              <w:t>This means that you may not employ frameworks such as Bootstrap, jQuery, Tailwind CSS, et al in your work.</w:t>
            </w:r>
          </w:p>
          <w:p w14:paraId="4F0FF38B" w14:textId="21FCEF21" w:rsidR="00DE66C1" w:rsidRPr="00385534" w:rsidRDefault="00DE66C1" w:rsidP="001B3966">
            <w:pPr>
              <w:rPr>
                <w:szCs w:val="22"/>
              </w:rPr>
            </w:pPr>
          </w:p>
        </w:tc>
      </w:tr>
      <w:tr w:rsidR="00E9505F" w:rsidRPr="00E9505F" w14:paraId="201996AF"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59C814F" w14:textId="249BD8CC" w:rsidR="00E9505F" w:rsidRPr="00E9505F" w:rsidRDefault="00026D0F" w:rsidP="00E9505F">
            <w:pPr>
              <w:pStyle w:val="Sectionheading"/>
              <w:rPr>
                <w:rFonts w:ascii="Century Gothic" w:hAnsi="Century Gothic"/>
                <w:bCs w:val="0"/>
                <w:szCs w:val="28"/>
              </w:rPr>
            </w:pPr>
            <w:r>
              <w:rPr>
                <w:rFonts w:ascii="Century Gothic" w:hAnsi="Century Gothic"/>
                <w:bCs w:val="0"/>
                <w:szCs w:val="28"/>
              </w:rPr>
              <w:lastRenderedPageBreak/>
              <w:t>Assessment Structure</w:t>
            </w:r>
          </w:p>
        </w:tc>
      </w:tr>
      <w:tr w:rsidR="00E9505F" w14:paraId="6C59D72E"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478267A" w14:textId="0F70150F" w:rsidR="00E9505F" w:rsidRDefault="00E9505F" w:rsidP="00E9505F">
            <w:r>
              <w:t xml:space="preserve">To complete this </w:t>
            </w:r>
            <w:r w:rsidR="00026D0F">
              <w:t>assessment</w:t>
            </w:r>
            <w:r>
              <w:t xml:space="preserve">, you will be asked to complete </w:t>
            </w:r>
            <w:r w:rsidR="0056568C">
              <w:t>four</w:t>
            </w:r>
            <w:r>
              <w:t xml:space="preserve"> </w:t>
            </w:r>
            <w:r w:rsidR="00026D0F">
              <w:t>parts</w:t>
            </w:r>
            <w:r>
              <w:t xml:space="preserve">. </w:t>
            </w:r>
          </w:p>
          <w:p w14:paraId="0068EBE5" w14:textId="3A78DC52" w:rsidR="00E9505F" w:rsidRPr="003825C5" w:rsidRDefault="00E9505F" w:rsidP="00E9505F">
            <w:pPr>
              <w:rPr>
                <w:rStyle w:val="ab"/>
              </w:rPr>
            </w:pPr>
            <w:r>
              <w:rPr>
                <w:rStyle w:val="ab"/>
              </w:rPr>
              <w:t xml:space="preserve">Do not start subsequent </w:t>
            </w:r>
            <w:r w:rsidR="00026D0F">
              <w:rPr>
                <w:rStyle w:val="ab"/>
              </w:rPr>
              <w:t>parts</w:t>
            </w:r>
            <w:r>
              <w:rPr>
                <w:rStyle w:val="ab"/>
              </w:rPr>
              <w:t xml:space="preserve"> until completing and submitting previous </w:t>
            </w:r>
            <w:r w:rsidR="00026D0F">
              <w:rPr>
                <w:rStyle w:val="ab"/>
              </w:rPr>
              <w:t>part</w:t>
            </w:r>
            <w:r>
              <w:rPr>
                <w:rStyle w:val="ab"/>
              </w:rPr>
              <w:t>.</w:t>
            </w:r>
          </w:p>
          <w:p w14:paraId="542E4DF0" w14:textId="7894D8D0" w:rsidR="00E9505F" w:rsidRDefault="00E9505F" w:rsidP="00E9505F">
            <w:r>
              <w:t xml:space="preserve">These </w:t>
            </w:r>
            <w:r w:rsidR="00026D0F">
              <w:t>parts</w:t>
            </w:r>
            <w:r>
              <w:t xml:space="preserve"> include:</w:t>
            </w:r>
          </w:p>
          <w:p w14:paraId="05515AB9" w14:textId="5531FE34" w:rsidR="00086364" w:rsidRDefault="00086364" w:rsidP="0056568C">
            <w:pPr>
              <w:pStyle w:val="a"/>
              <w:numPr>
                <w:ilvl w:val="0"/>
                <w:numId w:val="36"/>
              </w:numPr>
            </w:pPr>
            <w:r>
              <w:t xml:space="preserve">Part 1: </w:t>
            </w:r>
            <w:r w:rsidR="0056568C">
              <w:t>Development</w:t>
            </w:r>
            <w:r>
              <w:t xml:space="preserve"> Phases 0 &amp; 1, Setting up and creating semantic markup</w:t>
            </w:r>
            <w:r w:rsidR="0056568C">
              <w:t>.</w:t>
            </w:r>
          </w:p>
          <w:p w14:paraId="0D67E215" w14:textId="4FF5030C" w:rsidR="00086364" w:rsidRDefault="00086364" w:rsidP="0056568C">
            <w:pPr>
              <w:pStyle w:val="a"/>
              <w:numPr>
                <w:ilvl w:val="0"/>
                <w:numId w:val="36"/>
              </w:numPr>
            </w:pPr>
            <w:r>
              <w:t xml:space="preserve">Part 2: </w:t>
            </w:r>
            <w:r w:rsidR="0056568C">
              <w:t xml:space="preserve">Development </w:t>
            </w:r>
            <w:r>
              <w:t xml:space="preserve">Phase 2, Adding basic styling to create desired page </w:t>
            </w:r>
            <w:r w:rsidR="0056568C">
              <w:t>l</w:t>
            </w:r>
            <w:r>
              <w:t>ayout</w:t>
            </w:r>
            <w:r w:rsidR="0056568C">
              <w:t>.</w:t>
            </w:r>
          </w:p>
          <w:p w14:paraId="2B6C6B78" w14:textId="2D078A92" w:rsidR="00086364" w:rsidRDefault="00086364" w:rsidP="0056568C">
            <w:pPr>
              <w:pStyle w:val="a"/>
              <w:numPr>
                <w:ilvl w:val="0"/>
                <w:numId w:val="36"/>
              </w:numPr>
            </w:pPr>
            <w:r>
              <w:t xml:space="preserve">Part 3: </w:t>
            </w:r>
            <w:r w:rsidR="0056568C">
              <w:t xml:space="preserve">Development </w:t>
            </w:r>
            <w:r>
              <w:t xml:space="preserve">Phase 3, Adding further style, </w:t>
            </w:r>
            <w:r w:rsidR="0056568C">
              <w:t>content,</w:t>
            </w:r>
            <w:r>
              <w:t xml:space="preserve"> and </w:t>
            </w:r>
            <w:r w:rsidR="0056568C">
              <w:t>imagery</w:t>
            </w:r>
            <w:r>
              <w:t xml:space="preserve"> to enhance page</w:t>
            </w:r>
            <w:r w:rsidR="0056568C">
              <w:t>.</w:t>
            </w:r>
          </w:p>
          <w:p w14:paraId="68B34899" w14:textId="79F1E542" w:rsidR="00086364" w:rsidRDefault="00086364" w:rsidP="0056568C">
            <w:pPr>
              <w:pStyle w:val="a"/>
              <w:numPr>
                <w:ilvl w:val="0"/>
                <w:numId w:val="36"/>
              </w:numPr>
            </w:pPr>
            <w:r>
              <w:t>Part 4</w:t>
            </w:r>
            <w:r w:rsidR="0056568C">
              <w:t>: Development Phase 4,</w:t>
            </w:r>
            <w:r>
              <w:t xml:space="preserve"> Adding JavaScript to solve a given problem and display result on page</w:t>
            </w:r>
            <w:r w:rsidR="0056568C">
              <w:t>.</w:t>
            </w:r>
          </w:p>
          <w:p w14:paraId="40C54E4E" w14:textId="77777777" w:rsidR="00E9505F" w:rsidRDefault="00E9505F" w:rsidP="00086364"/>
        </w:tc>
      </w:tr>
      <w:tr w:rsidR="004A4EAB" w:rsidRPr="00E9505F" w14:paraId="4BA3FC7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3C159EF" w14:textId="42FE70C3" w:rsidR="004A4EAB" w:rsidRPr="00E9505F" w:rsidRDefault="0055068A" w:rsidP="004602A9">
            <w:pPr>
              <w:pStyle w:val="Sectionheading"/>
              <w:rPr>
                <w:rFonts w:ascii="Century Gothic" w:hAnsi="Century Gothic"/>
                <w:bCs w:val="0"/>
                <w:szCs w:val="28"/>
              </w:rPr>
            </w:pPr>
            <w:r>
              <w:rPr>
                <w:rFonts w:ascii="Century Gothic" w:hAnsi="Century Gothic"/>
                <w:bCs w:val="0"/>
                <w:szCs w:val="28"/>
              </w:rPr>
              <w:t>Assessment/</w:t>
            </w:r>
            <w:r w:rsidR="004A4EAB" w:rsidRPr="00E9505F">
              <w:rPr>
                <w:rFonts w:ascii="Century Gothic" w:hAnsi="Century Gothic"/>
                <w:bCs w:val="0"/>
                <w:szCs w:val="28"/>
              </w:rPr>
              <w:t>Development Process</w:t>
            </w:r>
          </w:p>
        </w:tc>
      </w:tr>
      <w:tr w:rsidR="004A4EAB" w14:paraId="3CF29315" w14:textId="77777777" w:rsidTr="004A4EA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5A321D41" w14:textId="4AD36DC0" w:rsidR="004A4EAB" w:rsidRDefault="004A4EAB" w:rsidP="004602A9">
            <w:r>
              <w:t xml:space="preserve">In the steps that are contained </w:t>
            </w:r>
            <w:r w:rsidR="007D60E9">
              <w:t>in this document</w:t>
            </w:r>
            <w:r>
              <w:t xml:space="preserve">, you will </w:t>
            </w:r>
            <w:r w:rsidR="00796D5A">
              <w:t xml:space="preserve">design </w:t>
            </w:r>
            <w:r w:rsidR="00674C55">
              <w:t xml:space="preserve">several pages, </w:t>
            </w:r>
            <w:r w:rsidR="00796D5A">
              <w:t xml:space="preserve">and </w:t>
            </w:r>
            <w:r>
              <w:t>create the layout</w:t>
            </w:r>
            <w:r w:rsidR="00674C55">
              <w:t xml:space="preserve"> for the home page</w:t>
            </w:r>
            <w:r>
              <w:t>, with your code being version controlled as you progress.</w:t>
            </w:r>
            <w:r w:rsidR="00796D5A">
              <w:t xml:space="preserve"> </w:t>
            </w:r>
          </w:p>
          <w:p w14:paraId="4FF7A63F" w14:textId="42DFED83" w:rsidR="00956A2D" w:rsidRPr="003355E0" w:rsidRDefault="004A4EAB" w:rsidP="001925B4">
            <w:pPr>
              <w:pStyle w:val="a"/>
              <w:numPr>
                <w:ilvl w:val="0"/>
                <w:numId w:val="20"/>
              </w:numPr>
              <w:rPr>
                <w:sz w:val="20"/>
                <w:szCs w:val="20"/>
              </w:rPr>
            </w:pPr>
            <w:r w:rsidRPr="003355E0">
              <w:rPr>
                <w:sz w:val="20"/>
                <w:szCs w:val="20"/>
              </w:rPr>
              <w:t xml:space="preserve">Step 1: </w:t>
            </w:r>
            <w:r w:rsidR="00956A2D" w:rsidRPr="003355E0">
              <w:rPr>
                <w:sz w:val="20"/>
                <w:szCs w:val="20"/>
              </w:rPr>
              <w:t>Set up</w:t>
            </w:r>
            <w:r w:rsidR="00DB7766">
              <w:rPr>
                <w:sz w:val="20"/>
                <w:szCs w:val="20"/>
              </w:rPr>
              <w:t>.</w:t>
            </w:r>
          </w:p>
          <w:p w14:paraId="04B1B0C3" w14:textId="73C79745" w:rsidR="006D4A2E" w:rsidRDefault="00956A2D" w:rsidP="00866881">
            <w:pPr>
              <w:pStyle w:val="a"/>
              <w:numPr>
                <w:ilvl w:val="0"/>
                <w:numId w:val="20"/>
              </w:numPr>
              <w:rPr>
                <w:sz w:val="20"/>
                <w:szCs w:val="20"/>
              </w:rPr>
            </w:pPr>
            <w:r w:rsidRPr="003355E0">
              <w:rPr>
                <w:sz w:val="20"/>
                <w:szCs w:val="20"/>
              </w:rPr>
              <w:t xml:space="preserve">Step 2: </w:t>
            </w:r>
            <w:r w:rsidR="00866881">
              <w:rPr>
                <w:sz w:val="20"/>
                <w:szCs w:val="20"/>
              </w:rPr>
              <w:t>Integrate a CSS reset</w:t>
            </w:r>
            <w:r w:rsidR="006D4A2E">
              <w:rPr>
                <w:sz w:val="20"/>
                <w:szCs w:val="20"/>
              </w:rPr>
              <w:t>/</w:t>
            </w:r>
            <w:r w:rsidR="00561F47">
              <w:rPr>
                <w:sz w:val="20"/>
                <w:szCs w:val="20"/>
              </w:rPr>
              <w:t>normalise file</w:t>
            </w:r>
            <w:r w:rsidR="006D4A2E">
              <w:rPr>
                <w:sz w:val="20"/>
                <w:szCs w:val="20"/>
              </w:rPr>
              <w:t xml:space="preserve"> into the page.</w:t>
            </w:r>
          </w:p>
          <w:p w14:paraId="291218AE" w14:textId="02721D66" w:rsidR="004A4EAB" w:rsidRDefault="006D4A2E" w:rsidP="00866881">
            <w:pPr>
              <w:pStyle w:val="a"/>
              <w:numPr>
                <w:ilvl w:val="0"/>
                <w:numId w:val="20"/>
              </w:numPr>
              <w:rPr>
                <w:sz w:val="20"/>
                <w:szCs w:val="20"/>
              </w:rPr>
            </w:pPr>
            <w:r>
              <w:rPr>
                <w:sz w:val="20"/>
                <w:szCs w:val="20"/>
              </w:rPr>
              <w:t>Step 3: Create the required CSS to facilitate</w:t>
            </w:r>
            <w:r w:rsidR="00561F47">
              <w:rPr>
                <w:sz w:val="20"/>
                <w:szCs w:val="20"/>
              </w:rPr>
              <w:t xml:space="preserve"> a layout that is </w:t>
            </w:r>
            <w:proofErr w:type="gramStart"/>
            <w:r w:rsidR="00561F47">
              <w:rPr>
                <w:sz w:val="20"/>
                <w:szCs w:val="20"/>
              </w:rPr>
              <w:t>similar to</w:t>
            </w:r>
            <w:proofErr w:type="gramEnd"/>
            <w:r w:rsidR="00561F47">
              <w:rPr>
                <w:sz w:val="20"/>
                <w:szCs w:val="20"/>
              </w:rPr>
              <w:t xml:space="preserve"> the one provided</w:t>
            </w:r>
            <w:r w:rsidR="00D306B0">
              <w:rPr>
                <w:sz w:val="20"/>
                <w:szCs w:val="20"/>
              </w:rPr>
              <w:t>.</w:t>
            </w:r>
          </w:p>
          <w:p w14:paraId="2D26D15D" w14:textId="58982710" w:rsidR="00561F47" w:rsidRDefault="00561F47" w:rsidP="00866881">
            <w:pPr>
              <w:pStyle w:val="a"/>
              <w:numPr>
                <w:ilvl w:val="0"/>
                <w:numId w:val="20"/>
              </w:numPr>
              <w:rPr>
                <w:sz w:val="20"/>
                <w:szCs w:val="20"/>
              </w:rPr>
            </w:pPr>
            <w:r>
              <w:rPr>
                <w:sz w:val="20"/>
                <w:szCs w:val="20"/>
              </w:rPr>
              <w:t>Step 4: Test / Validate your CSS (not the reset/normalise file).</w:t>
            </w:r>
          </w:p>
          <w:p w14:paraId="69C9A32C" w14:textId="04C842BA" w:rsidR="00561F47" w:rsidRPr="003355E0" w:rsidRDefault="00561F47" w:rsidP="00866881">
            <w:pPr>
              <w:pStyle w:val="a"/>
              <w:numPr>
                <w:ilvl w:val="0"/>
                <w:numId w:val="20"/>
              </w:numPr>
              <w:rPr>
                <w:sz w:val="20"/>
                <w:szCs w:val="20"/>
              </w:rPr>
            </w:pPr>
            <w:r>
              <w:rPr>
                <w:sz w:val="20"/>
                <w:szCs w:val="20"/>
              </w:rPr>
              <w:t>S</w:t>
            </w:r>
            <w:r w:rsidR="00091BA3">
              <w:rPr>
                <w:sz w:val="20"/>
                <w:szCs w:val="20"/>
              </w:rPr>
              <w:t>t</w:t>
            </w:r>
            <w:r>
              <w:rPr>
                <w:sz w:val="20"/>
                <w:szCs w:val="20"/>
              </w:rPr>
              <w:t xml:space="preserve">ep 5: Compress and </w:t>
            </w:r>
            <w:proofErr w:type="gramStart"/>
            <w:r>
              <w:rPr>
                <w:sz w:val="20"/>
                <w:szCs w:val="20"/>
              </w:rPr>
              <w:t>Submit</w:t>
            </w:r>
            <w:proofErr w:type="gramEnd"/>
            <w:r>
              <w:rPr>
                <w:sz w:val="20"/>
                <w:szCs w:val="20"/>
              </w:rPr>
              <w:t xml:space="preserve"> your work.</w:t>
            </w:r>
          </w:p>
          <w:p w14:paraId="3649814F" w14:textId="77777777" w:rsidR="004A4EAB" w:rsidRDefault="004A4EAB" w:rsidP="004602A9"/>
        </w:tc>
      </w:tr>
    </w:tbl>
    <w:p w14:paraId="2593340B" w14:textId="3D9F1856" w:rsidR="00255C34" w:rsidRDefault="00255C34" w:rsidP="00255C34">
      <w:pPr>
        <w:pStyle w:val="1"/>
        <w:rPr>
          <w:lang w:eastAsia="en-AU"/>
        </w:rPr>
      </w:pPr>
      <w:bookmarkStart w:id="298" w:name="_Toc94976383"/>
      <w:bookmarkStart w:id="299" w:name="_Toc144130266"/>
      <w:r>
        <w:rPr>
          <w:lang w:eastAsia="en-AU"/>
        </w:rPr>
        <w:lastRenderedPageBreak/>
        <w:t>Assessment Steps</w:t>
      </w:r>
      <w:bookmarkEnd w:id="298"/>
      <w:bookmarkEnd w:id="299"/>
    </w:p>
    <w:p w14:paraId="29F36830" w14:textId="32E7DF29" w:rsidR="00255C34" w:rsidRDefault="00255C34">
      <w:pPr>
        <w:spacing w:line="240" w:lineRule="auto"/>
        <w:rPr>
          <w:rFonts w:eastAsia="Times New Roman"/>
          <w:bCs w:val="0"/>
          <w:szCs w:val="22"/>
          <w:lang w:eastAsia="en-AU"/>
        </w:rPr>
      </w:pPr>
      <w:r>
        <w:rPr>
          <w:rFonts w:eastAsia="Times New Roman"/>
          <w:bCs w:val="0"/>
          <w:szCs w:val="22"/>
          <w:lang w:eastAsia="en-AU"/>
        </w:rPr>
        <w:t>Complete the steps in the order given.</w:t>
      </w:r>
    </w:p>
    <w:tbl>
      <w:tblPr>
        <w:tblW w:w="5000" w:type="pct"/>
        <w:tblBorders>
          <w:top w:val="single" w:sz="6" w:space="0" w:color="D8262E"/>
          <w:left w:val="single" w:sz="6" w:space="0" w:color="D8262E"/>
          <w:bottom w:val="single" w:sz="6" w:space="0" w:color="D8262E"/>
          <w:right w:val="single" w:sz="6" w:space="0" w:color="D8262E"/>
          <w:insideH w:val="single" w:sz="6" w:space="0" w:color="D8262E"/>
        </w:tblBorders>
        <w:tblLayout w:type="fixed"/>
        <w:tblCellMar>
          <w:top w:w="57" w:type="dxa"/>
          <w:left w:w="85" w:type="dxa"/>
          <w:bottom w:w="57" w:type="dxa"/>
          <w:right w:w="85" w:type="dxa"/>
        </w:tblCellMar>
        <w:tblLook w:val="04A0" w:firstRow="1" w:lastRow="0" w:firstColumn="1" w:lastColumn="0" w:noHBand="0" w:noVBand="1"/>
      </w:tblPr>
      <w:tblGrid>
        <w:gridCol w:w="1693"/>
        <w:gridCol w:w="8495"/>
      </w:tblGrid>
      <w:tr w:rsidR="00E42712" w:rsidRPr="005D58C7" w14:paraId="7FC516E7" w14:textId="77777777" w:rsidTr="0080683D">
        <w:trPr>
          <w:cantSplit/>
          <w:tblHeader/>
        </w:trPr>
        <w:tc>
          <w:tcPr>
            <w:tcW w:w="1693" w:type="dxa"/>
            <w:shd w:val="clear" w:color="auto" w:fill="C00000"/>
            <w:hideMark/>
          </w:tcPr>
          <w:p w14:paraId="1E96C9CB" w14:textId="77777777" w:rsidR="00E42712" w:rsidRPr="00E42712" w:rsidRDefault="00E42712" w:rsidP="00333B81">
            <w:pPr>
              <w:spacing w:line="312" w:lineRule="auto"/>
              <w:textAlignment w:val="baseline"/>
              <w:rPr>
                <w:rFonts w:asciiTheme="majorHAnsi" w:hAnsiTheme="majorHAnsi" w:cstheme="majorHAnsi"/>
                <w:b/>
                <w:sz w:val="24"/>
              </w:rPr>
            </w:pPr>
            <w:r w:rsidRPr="00E42712">
              <w:rPr>
                <w:rFonts w:asciiTheme="majorHAnsi" w:hAnsiTheme="majorHAnsi" w:cstheme="majorHAnsi"/>
                <w:b/>
                <w:sz w:val="24"/>
              </w:rPr>
              <w:t>STEP</w:t>
            </w:r>
          </w:p>
        </w:tc>
        <w:tc>
          <w:tcPr>
            <w:tcW w:w="8495" w:type="dxa"/>
            <w:shd w:val="clear" w:color="auto" w:fill="C00000"/>
            <w:hideMark/>
          </w:tcPr>
          <w:p w14:paraId="2EF17292" w14:textId="7F8454DD" w:rsidR="00E42712" w:rsidRPr="00E42712" w:rsidRDefault="00E42712" w:rsidP="00333B81">
            <w:pPr>
              <w:spacing w:line="312" w:lineRule="auto"/>
              <w:textAlignment w:val="baseline"/>
              <w:rPr>
                <w:rFonts w:asciiTheme="majorHAnsi" w:hAnsiTheme="majorHAnsi" w:cstheme="majorHAnsi"/>
                <w:b/>
                <w:bCs w:val="0"/>
                <w:color w:val="FFFFFF"/>
              </w:rPr>
            </w:pPr>
            <w:r w:rsidRPr="00E42712">
              <w:rPr>
                <w:rFonts w:asciiTheme="majorHAnsi" w:hAnsiTheme="majorHAnsi" w:cstheme="majorHAnsi"/>
                <w:b/>
              </w:rPr>
              <w:t xml:space="preserve">Task to perform </w:t>
            </w:r>
          </w:p>
        </w:tc>
      </w:tr>
      <w:tr w:rsidR="007F362D" w14:paraId="7C994E55" w14:textId="77777777" w:rsidTr="0080683D">
        <w:trPr>
          <w:cantSplit/>
        </w:trPr>
        <w:tc>
          <w:tcPr>
            <w:tcW w:w="1693" w:type="dxa"/>
            <w:shd w:val="clear" w:color="auto" w:fill="D9D9D9"/>
            <w:hideMark/>
          </w:tcPr>
          <w:p w14:paraId="470C8587" w14:textId="77777777" w:rsidR="007F362D" w:rsidRPr="006A4CC7" w:rsidRDefault="007F362D"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00</w:t>
            </w:r>
          </w:p>
        </w:tc>
        <w:tc>
          <w:tcPr>
            <w:tcW w:w="8495" w:type="dxa"/>
            <w:shd w:val="clear" w:color="auto" w:fill="auto"/>
            <w:hideMark/>
          </w:tcPr>
          <w:p w14:paraId="466B79F6" w14:textId="77777777" w:rsidR="007F362D" w:rsidRPr="00F6415D" w:rsidRDefault="007F362D" w:rsidP="00333B81">
            <w:pPr>
              <w:pStyle w:val="2"/>
            </w:pPr>
            <w:bookmarkStart w:id="300" w:name="_Toc144130267"/>
            <w:r w:rsidRPr="00255C34">
              <w:t>Complete</w:t>
            </w:r>
            <w:r w:rsidRPr="00F6415D">
              <w:t xml:space="preserve"> the Front Page</w:t>
            </w:r>
            <w:bookmarkEnd w:id="300"/>
            <w:r w:rsidRPr="00F6415D">
              <w:t xml:space="preserve"> </w:t>
            </w:r>
          </w:p>
          <w:p w14:paraId="2432BE1E" w14:textId="77777777" w:rsidR="007F362D" w:rsidRPr="000D3508" w:rsidRDefault="007F362D" w:rsidP="00333B81">
            <w:pPr>
              <w:spacing w:line="312" w:lineRule="auto"/>
              <w:textAlignment w:val="baseline"/>
            </w:pPr>
            <w:r w:rsidRPr="000D3508">
              <w:t xml:space="preserve">Make sure you have filled out the front page of this document. </w:t>
            </w:r>
          </w:p>
          <w:p w14:paraId="49B44004" w14:textId="77777777" w:rsidR="007F362D" w:rsidRPr="000D3508" w:rsidRDefault="007F362D" w:rsidP="00333B81">
            <w:r w:rsidRPr="000D3508">
              <w:t xml:space="preserve">Familiarise yourself with the content and document your progress in this assessment. </w:t>
            </w:r>
            <w:r>
              <w:t xml:space="preserve">This means, </w:t>
            </w:r>
            <w:r w:rsidRPr="00D65588">
              <w:rPr>
                <w:rStyle w:val="af0"/>
              </w:rPr>
              <w:t>READ</w:t>
            </w:r>
            <w:r>
              <w:t xml:space="preserve"> the </w:t>
            </w:r>
            <w:r w:rsidRPr="00D65588">
              <w:rPr>
                <w:rStyle w:val="af0"/>
              </w:rPr>
              <w:t>WHOLE</w:t>
            </w:r>
            <w:r>
              <w:t xml:space="preserve"> assessment </w:t>
            </w:r>
            <w:r w:rsidRPr="00D65588">
              <w:rPr>
                <w:rStyle w:val="af0"/>
              </w:rPr>
              <w:t>AT LEAST ONCE</w:t>
            </w:r>
            <w:r>
              <w:t xml:space="preserve"> before starting any work.</w:t>
            </w:r>
          </w:p>
          <w:p w14:paraId="2308BF5C" w14:textId="77777777" w:rsidR="007F362D" w:rsidRDefault="007F362D" w:rsidP="00333B81">
            <w:r>
              <w:t xml:space="preserve">Make notes on the requirements of this assessment, as details appear as you progress through and are not given in one location. </w:t>
            </w:r>
          </w:p>
          <w:p w14:paraId="21A1E119" w14:textId="77777777" w:rsidR="007F362D" w:rsidRDefault="007F362D" w:rsidP="00333B81">
            <w:r>
              <w:t>This is very similar to how details emerge during the continuous development interviews and meetings with a client.</w:t>
            </w:r>
          </w:p>
          <w:p w14:paraId="5A454A28" w14:textId="77777777" w:rsidR="007F362D" w:rsidRPr="000D3508" w:rsidRDefault="007F362D" w:rsidP="00333B81">
            <w:pPr>
              <w:spacing w:line="312" w:lineRule="auto"/>
              <w:textAlignment w:val="baseline"/>
            </w:pPr>
            <w:r w:rsidRPr="000D3508">
              <w:t xml:space="preserve">At any stage during this assignment, you may consult the stakeholder(s) or their representative(s).  </w:t>
            </w:r>
          </w:p>
          <w:p w14:paraId="66F66B65" w14:textId="0DA479F5" w:rsidR="007F362D" w:rsidRDefault="007F362D" w:rsidP="00333B81">
            <w:pPr>
              <w:spacing w:line="312" w:lineRule="auto"/>
              <w:textAlignment w:val="baseline"/>
              <w:rPr>
                <w:rStyle w:val="ab"/>
              </w:rPr>
            </w:pPr>
            <w:r w:rsidRPr="00D826EC">
              <w:rPr>
                <w:rStyle w:val="ab"/>
              </w:rPr>
              <w:t xml:space="preserve">Max </w:t>
            </w:r>
            <w:r w:rsidR="0027252C">
              <w:rPr>
                <w:rStyle w:val="ab"/>
              </w:rPr>
              <w:t>Sentences</w:t>
            </w:r>
            <w:r w:rsidRPr="00D826EC">
              <w:rPr>
                <w:rStyle w:val="ab"/>
              </w:rPr>
              <w:t>: N/A</w:t>
            </w:r>
          </w:p>
          <w:p w14:paraId="2F3AC4B6" w14:textId="4A34CF02" w:rsidR="009739A8" w:rsidRPr="00AA5F6A" w:rsidRDefault="009739A8" w:rsidP="009739A8"/>
        </w:tc>
      </w:tr>
      <w:tr w:rsidR="00E42712" w14:paraId="21E890C8" w14:textId="77777777" w:rsidTr="0080683D">
        <w:trPr>
          <w:cantSplit/>
        </w:trPr>
        <w:tc>
          <w:tcPr>
            <w:tcW w:w="1693" w:type="dxa"/>
            <w:shd w:val="clear" w:color="auto" w:fill="D9D9D9" w:themeFill="background1" w:themeFillShade="D9"/>
          </w:tcPr>
          <w:p w14:paraId="1F0C903A" w14:textId="77777777" w:rsidR="00E42712" w:rsidRPr="006A4CC7" w:rsidRDefault="00E42712" w:rsidP="00333B81">
            <w:pPr>
              <w:spacing w:line="240" w:lineRule="auto"/>
              <w:ind w:right="170"/>
              <w:textAlignment w:val="baseline"/>
              <w:rPr>
                <w:rFonts w:asciiTheme="majorHAnsi" w:hAnsiTheme="majorHAnsi" w:cstheme="majorHAnsi"/>
                <w:color w:val="FF0000"/>
                <w:sz w:val="48"/>
                <w:szCs w:val="48"/>
              </w:rPr>
            </w:pPr>
          </w:p>
        </w:tc>
        <w:tc>
          <w:tcPr>
            <w:tcW w:w="8495" w:type="dxa"/>
            <w:shd w:val="clear" w:color="auto" w:fill="auto"/>
          </w:tcPr>
          <w:p w14:paraId="4005CC13" w14:textId="77777777" w:rsidR="00E42712" w:rsidRDefault="00E42712" w:rsidP="009739A8">
            <w:pPr>
              <w:jc w:val="center"/>
              <w:rPr>
                <w:rStyle w:val="aa"/>
              </w:rPr>
            </w:pPr>
          </w:p>
          <w:p w14:paraId="63D0FB4F" w14:textId="0CE9936F" w:rsidR="00E42712" w:rsidRDefault="00E42712" w:rsidP="009739A8">
            <w:pPr>
              <w:jc w:val="center"/>
              <w:rPr>
                <w:rStyle w:val="aa"/>
              </w:rPr>
            </w:pPr>
          </w:p>
          <w:p w14:paraId="77C9CE8E" w14:textId="5F4AE996" w:rsidR="009739A8" w:rsidRDefault="009739A8" w:rsidP="009739A8">
            <w:pPr>
              <w:jc w:val="center"/>
              <w:rPr>
                <w:rStyle w:val="aa"/>
              </w:rPr>
            </w:pPr>
          </w:p>
          <w:p w14:paraId="57F00EE9" w14:textId="77777777" w:rsidR="009739A8" w:rsidRDefault="009739A8" w:rsidP="009739A8">
            <w:pPr>
              <w:jc w:val="center"/>
              <w:rPr>
                <w:rStyle w:val="aa"/>
              </w:rPr>
            </w:pPr>
          </w:p>
          <w:p w14:paraId="6345FA49" w14:textId="77777777" w:rsidR="00E42712" w:rsidRDefault="00E42712" w:rsidP="009739A8">
            <w:pPr>
              <w:jc w:val="center"/>
              <w:rPr>
                <w:rStyle w:val="aa"/>
              </w:rPr>
            </w:pPr>
            <w:r w:rsidRPr="009C3C8A">
              <w:rPr>
                <w:rStyle w:val="aa"/>
              </w:rPr>
              <w:t xml:space="preserve">Intentionally left </w:t>
            </w:r>
            <w:proofErr w:type="gramStart"/>
            <w:r w:rsidRPr="009C3C8A">
              <w:rPr>
                <w:rStyle w:val="aa"/>
              </w:rPr>
              <w:t>blank</w:t>
            </w:r>
            <w:proofErr w:type="gramEnd"/>
          </w:p>
          <w:p w14:paraId="0E9FB4A3" w14:textId="77777777" w:rsidR="00E42712" w:rsidRDefault="00E42712" w:rsidP="009739A8">
            <w:pPr>
              <w:jc w:val="center"/>
              <w:rPr>
                <w:rStyle w:val="aa"/>
              </w:rPr>
            </w:pPr>
          </w:p>
          <w:p w14:paraId="2DDCAB18" w14:textId="77777777" w:rsidR="00E42712" w:rsidRDefault="00E42712" w:rsidP="009739A8">
            <w:pPr>
              <w:jc w:val="center"/>
              <w:rPr>
                <w:rStyle w:val="aa"/>
              </w:rPr>
            </w:pPr>
          </w:p>
          <w:p w14:paraId="059C8D5E" w14:textId="77777777" w:rsidR="00E42712" w:rsidRDefault="00E42712" w:rsidP="009739A8">
            <w:pPr>
              <w:jc w:val="center"/>
              <w:rPr>
                <w:rStyle w:val="aa"/>
              </w:rPr>
            </w:pPr>
          </w:p>
          <w:p w14:paraId="61E7F3DD" w14:textId="77777777" w:rsidR="00E42712" w:rsidRDefault="00E42712" w:rsidP="009739A8">
            <w:pPr>
              <w:jc w:val="center"/>
              <w:rPr>
                <w:rStyle w:val="aa"/>
              </w:rPr>
            </w:pPr>
          </w:p>
          <w:p w14:paraId="1A833F47" w14:textId="77777777" w:rsidR="00E42712" w:rsidRDefault="00E42712" w:rsidP="009739A8">
            <w:pPr>
              <w:jc w:val="center"/>
              <w:rPr>
                <w:rStyle w:val="aa"/>
              </w:rPr>
            </w:pPr>
          </w:p>
          <w:p w14:paraId="381F400A" w14:textId="77777777" w:rsidR="00E42712" w:rsidRPr="009C3C8A" w:rsidRDefault="00E42712" w:rsidP="00333B81">
            <w:pPr>
              <w:jc w:val="center"/>
              <w:rPr>
                <w:rStyle w:val="aa"/>
              </w:rPr>
            </w:pPr>
          </w:p>
        </w:tc>
      </w:tr>
      <w:tr w:rsidR="00E42712" w14:paraId="16F325EC" w14:textId="77777777" w:rsidTr="0080683D">
        <w:trPr>
          <w:cantSplit/>
        </w:trPr>
        <w:tc>
          <w:tcPr>
            <w:tcW w:w="1693" w:type="dxa"/>
            <w:shd w:val="clear" w:color="auto" w:fill="D9D9D9" w:themeFill="background1" w:themeFillShade="D9"/>
            <w:hideMark/>
          </w:tcPr>
          <w:p w14:paraId="720717A1" w14:textId="32626D6B" w:rsidR="00E42712" w:rsidRPr="006A4CC7" w:rsidRDefault="00E42712"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01</w:t>
            </w:r>
          </w:p>
        </w:tc>
        <w:tc>
          <w:tcPr>
            <w:tcW w:w="8495" w:type="dxa"/>
            <w:shd w:val="clear" w:color="auto" w:fill="auto"/>
            <w:hideMark/>
          </w:tcPr>
          <w:p w14:paraId="5C6F6261" w14:textId="75BB2D2E" w:rsidR="004B494B" w:rsidRPr="0031110F" w:rsidRDefault="004B494B" w:rsidP="00333B81">
            <w:pPr>
              <w:spacing w:line="312" w:lineRule="auto"/>
              <w:textAlignment w:val="baseline"/>
              <w:rPr>
                <w:rFonts w:eastAsiaTheme="minorEastAsia"/>
                <w:lang w:eastAsia="ko-KR"/>
              </w:rPr>
            </w:pPr>
          </w:p>
          <w:p w14:paraId="47801003" w14:textId="3A3219F0" w:rsidR="004B494B" w:rsidRPr="000D3508" w:rsidRDefault="004B494B" w:rsidP="00333B81">
            <w:pPr>
              <w:spacing w:line="312" w:lineRule="auto"/>
              <w:textAlignment w:val="baseline"/>
            </w:pPr>
          </w:p>
        </w:tc>
      </w:tr>
      <w:tr w:rsidR="0053068C" w14:paraId="29A00B7E" w14:textId="77777777" w:rsidTr="0080683D">
        <w:trPr>
          <w:cantSplit/>
        </w:trPr>
        <w:tc>
          <w:tcPr>
            <w:tcW w:w="1693" w:type="dxa"/>
            <w:shd w:val="clear" w:color="auto" w:fill="D9D9D9" w:themeFill="background1" w:themeFillShade="D9"/>
          </w:tcPr>
          <w:p w14:paraId="0DACFF1C" w14:textId="07B9E0D9"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w:t>
            </w:r>
            <w:r w:rsidR="00C94E43">
              <w:rPr>
                <w:rFonts w:asciiTheme="majorHAnsi" w:hAnsiTheme="majorHAnsi" w:cstheme="majorHAnsi"/>
                <w:color w:val="FF0000"/>
                <w:sz w:val="48"/>
                <w:szCs w:val="48"/>
              </w:rPr>
              <w:t>2</w:t>
            </w:r>
          </w:p>
        </w:tc>
        <w:tc>
          <w:tcPr>
            <w:tcW w:w="8495" w:type="dxa"/>
            <w:shd w:val="clear" w:color="auto" w:fill="auto"/>
          </w:tcPr>
          <w:p w14:paraId="54C8FC70" w14:textId="1BA7C5D6" w:rsidR="00AB04D4" w:rsidRDefault="00BF1FC3" w:rsidP="00AB04D4">
            <w:pPr>
              <w:pStyle w:val="2"/>
            </w:pPr>
            <w:bookmarkStart w:id="301" w:name="_Toc144130269"/>
            <w:r>
              <w:t xml:space="preserve">Implement </w:t>
            </w:r>
            <w:r w:rsidR="0082475E">
              <w:t xml:space="preserve">Reset/Normalise CSS </w:t>
            </w:r>
            <w:r w:rsidR="00B41E5C">
              <w:t>on</w:t>
            </w:r>
            <w:r w:rsidR="0082475E">
              <w:t xml:space="preserve"> the Page</w:t>
            </w:r>
            <w:bookmarkEnd w:id="301"/>
          </w:p>
          <w:p w14:paraId="74FC6508" w14:textId="77777777" w:rsidR="002808DC" w:rsidRDefault="002847BB" w:rsidP="002847BB">
            <w:pPr>
              <w:rPr>
                <w:ins w:id="302" w:author="Adrian Gould" w:date="2023-08-28T13:09:00Z"/>
              </w:rPr>
            </w:pPr>
            <w:r>
              <w:t xml:space="preserve">Investigate the 5 CSS reset/normalise </w:t>
            </w:r>
            <w:del w:id="303" w:author="Adrian Gould [2]" w:date="2023-08-23T09:25:00Z">
              <w:r w:rsidDel="00467E86">
                <w:delText xml:space="preserve">files </w:delText>
              </w:r>
            </w:del>
            <w:ins w:id="304" w:author="Adrian Gould [2]" w:date="2023-08-23T09:25:00Z">
              <w:r w:rsidR="00467E86">
                <w:t xml:space="preserve">methods </w:t>
              </w:r>
            </w:ins>
            <w:r>
              <w:t xml:space="preserve">shown below. </w:t>
            </w:r>
          </w:p>
          <w:p w14:paraId="2F6174B5" w14:textId="788DDA4B" w:rsidR="00F20230" w:rsidRDefault="0082475E" w:rsidP="002847BB">
            <w:r>
              <w:t>Select one of the</w:t>
            </w:r>
            <w:r w:rsidR="002847BB">
              <w:t>se to use in your portfolio work.</w:t>
            </w:r>
            <w:r>
              <w:t xml:space="preserve"> </w:t>
            </w:r>
          </w:p>
          <w:p w14:paraId="1A338164" w14:textId="75FCEC3E" w:rsidR="00F20230" w:rsidRDefault="002847BB" w:rsidP="0082475E">
            <w:r>
              <w:t>To simplify your work, w</w:t>
            </w:r>
            <w:r w:rsidR="00F20230">
              <w:t xml:space="preserve">e have provided the files in a separate compressed file </w:t>
            </w:r>
            <w:r w:rsidR="00F258B1">
              <w:t xml:space="preserve">(CSS-Resets.zip) </w:t>
            </w:r>
            <w:r w:rsidR="00F20230">
              <w:t xml:space="preserve">that you will </w:t>
            </w:r>
            <w:r>
              <w:t>expand</w:t>
            </w:r>
            <w:r w:rsidR="00F20230">
              <w:t xml:space="preserve"> and move the CSS files into the root assets folder.</w:t>
            </w:r>
          </w:p>
          <w:p w14:paraId="545429CA" w14:textId="583C5427" w:rsidR="00B35ECA" w:rsidRDefault="00B35ECA" w:rsidP="0082475E">
            <w:r>
              <w:t>Your options are</w:t>
            </w:r>
            <w:r w:rsidR="00CD3791">
              <w:t xml:space="preserve"> (link to details, </w:t>
            </w:r>
            <w:r w:rsidR="00CD3791" w:rsidRPr="00CD3791">
              <w:rPr>
                <w:color w:val="0070C0"/>
              </w:rPr>
              <w:t xml:space="preserve">filenames </w:t>
            </w:r>
            <w:r w:rsidR="00CD3791">
              <w:t>in compressed file)</w:t>
            </w:r>
            <w:r>
              <w:t>:</w:t>
            </w:r>
          </w:p>
          <w:p w14:paraId="53DA6087" w14:textId="145E9BF3" w:rsidR="00B35ECA" w:rsidRPr="005526D3" w:rsidRDefault="00182037" w:rsidP="005E1393">
            <w:pPr>
              <w:tabs>
                <w:tab w:val="left" w:pos="4312"/>
              </w:tabs>
              <w:ind w:left="4312" w:hanging="4111"/>
              <w:rPr>
                <w:sz w:val="20"/>
                <w:szCs w:val="22"/>
              </w:rPr>
            </w:pPr>
            <w:hyperlink r:id="rId19" w:history="1">
              <w:r w:rsidR="00D15E06" w:rsidRPr="005526D3">
                <w:rPr>
                  <w:rStyle w:val="ae"/>
                  <w:sz w:val="20"/>
                  <w:szCs w:val="22"/>
                </w:rPr>
                <w:t>https://elad2412.github.io/the-new-css-reset/</w:t>
              </w:r>
            </w:hyperlink>
            <w:r w:rsidR="00E64D6B" w:rsidRPr="005526D3">
              <w:rPr>
                <w:sz w:val="20"/>
                <w:szCs w:val="22"/>
              </w:rPr>
              <w:tab/>
            </w:r>
            <w:r w:rsidR="00390034" w:rsidRPr="005526D3">
              <w:rPr>
                <w:sz w:val="20"/>
                <w:szCs w:val="22"/>
              </w:rPr>
              <w:t>(</w:t>
            </w:r>
            <w:r w:rsidR="00390034" w:rsidRPr="005526D3">
              <w:rPr>
                <w:color w:val="0070C0"/>
                <w:sz w:val="20"/>
                <w:szCs w:val="22"/>
              </w:rPr>
              <w:t>elad-reset.css</w:t>
            </w:r>
            <w:r w:rsidR="00390034" w:rsidRPr="005526D3">
              <w:rPr>
                <w:sz w:val="20"/>
                <w:szCs w:val="22"/>
              </w:rPr>
              <w:t>)</w:t>
            </w:r>
          </w:p>
          <w:p w14:paraId="2B74C202" w14:textId="40BE4887" w:rsidR="00D15E06" w:rsidRPr="005526D3" w:rsidRDefault="00182037" w:rsidP="005E1393">
            <w:pPr>
              <w:tabs>
                <w:tab w:val="left" w:pos="4312"/>
              </w:tabs>
              <w:ind w:left="4312" w:hanging="4111"/>
              <w:rPr>
                <w:sz w:val="20"/>
                <w:szCs w:val="22"/>
              </w:rPr>
            </w:pPr>
            <w:hyperlink r:id="rId20" w:history="1">
              <w:r w:rsidR="00593054" w:rsidRPr="005526D3">
                <w:rPr>
                  <w:rStyle w:val="ae"/>
                  <w:sz w:val="20"/>
                  <w:szCs w:val="22"/>
                </w:rPr>
                <w:t>https://meyerweb.com/eric/tools/css/reset/</w:t>
              </w:r>
            </w:hyperlink>
            <w:r w:rsidR="00E64D6B" w:rsidRPr="005526D3">
              <w:rPr>
                <w:sz w:val="20"/>
                <w:szCs w:val="22"/>
              </w:rPr>
              <w:tab/>
            </w:r>
            <w:r w:rsidR="00390034" w:rsidRPr="005526D3">
              <w:rPr>
                <w:sz w:val="20"/>
                <w:szCs w:val="22"/>
              </w:rPr>
              <w:t>(</w:t>
            </w:r>
            <w:r w:rsidR="00390034" w:rsidRPr="005526D3">
              <w:rPr>
                <w:color w:val="0070C0"/>
                <w:sz w:val="20"/>
                <w:szCs w:val="22"/>
              </w:rPr>
              <w:t>meyer-reset.css</w:t>
            </w:r>
            <w:r w:rsidR="00390034" w:rsidRPr="005526D3">
              <w:rPr>
                <w:sz w:val="20"/>
                <w:szCs w:val="22"/>
              </w:rPr>
              <w:t>)</w:t>
            </w:r>
          </w:p>
          <w:p w14:paraId="6C3EF0E8" w14:textId="01A0FF5C" w:rsidR="00593054" w:rsidRPr="005526D3" w:rsidRDefault="00182037" w:rsidP="005E1393">
            <w:pPr>
              <w:tabs>
                <w:tab w:val="left" w:pos="4312"/>
              </w:tabs>
              <w:ind w:left="4312" w:hanging="4111"/>
              <w:rPr>
                <w:sz w:val="20"/>
                <w:szCs w:val="22"/>
              </w:rPr>
            </w:pPr>
            <w:hyperlink r:id="rId21" w:history="1">
              <w:r w:rsidR="002F7079" w:rsidRPr="005526D3">
                <w:rPr>
                  <w:rStyle w:val="ae"/>
                  <w:sz w:val="20"/>
                  <w:szCs w:val="22"/>
                </w:rPr>
                <w:t>https://css-tricks.com/modern-normalize/</w:t>
              </w:r>
            </w:hyperlink>
            <w:r w:rsidR="00E64D6B" w:rsidRPr="005526D3">
              <w:rPr>
                <w:sz w:val="20"/>
                <w:szCs w:val="22"/>
              </w:rPr>
              <w:tab/>
            </w:r>
            <w:r w:rsidR="00390034" w:rsidRPr="005526D3">
              <w:rPr>
                <w:sz w:val="20"/>
                <w:szCs w:val="22"/>
              </w:rPr>
              <w:t>(</w:t>
            </w:r>
            <w:r w:rsidR="003D08FE" w:rsidRPr="005526D3">
              <w:rPr>
                <w:color w:val="0070C0"/>
                <w:sz w:val="20"/>
                <w:szCs w:val="22"/>
              </w:rPr>
              <w:t>modern</w:t>
            </w:r>
            <w:r w:rsidR="00BA6828" w:rsidRPr="005526D3">
              <w:rPr>
                <w:color w:val="0070C0"/>
                <w:sz w:val="20"/>
                <w:szCs w:val="22"/>
              </w:rPr>
              <w:t>-</w:t>
            </w:r>
            <w:r w:rsidR="00390034" w:rsidRPr="005526D3">
              <w:rPr>
                <w:color w:val="0070C0"/>
                <w:sz w:val="20"/>
                <w:szCs w:val="22"/>
              </w:rPr>
              <w:t>normalise.css</w:t>
            </w:r>
            <w:r w:rsidR="00390034" w:rsidRPr="005526D3">
              <w:rPr>
                <w:sz w:val="20"/>
                <w:szCs w:val="22"/>
              </w:rPr>
              <w:t>)</w:t>
            </w:r>
          </w:p>
          <w:p w14:paraId="7B459962" w14:textId="0B6AE57E" w:rsidR="00647524" w:rsidRPr="005526D3" w:rsidRDefault="00182037" w:rsidP="005E1393">
            <w:pPr>
              <w:tabs>
                <w:tab w:val="left" w:pos="4312"/>
              </w:tabs>
              <w:ind w:left="4312" w:hanging="4111"/>
              <w:rPr>
                <w:sz w:val="20"/>
                <w:szCs w:val="22"/>
              </w:rPr>
            </w:pPr>
            <w:hyperlink r:id="rId22" w:history="1">
              <w:r w:rsidR="00BF1078" w:rsidRPr="005526D3">
                <w:rPr>
                  <w:rStyle w:val="ae"/>
                  <w:sz w:val="20"/>
                  <w:szCs w:val="22"/>
                </w:rPr>
                <w:t>https://csstools.github.io/sanitize.css/</w:t>
              </w:r>
            </w:hyperlink>
            <w:r w:rsidR="00E64D6B" w:rsidRPr="005526D3">
              <w:rPr>
                <w:sz w:val="20"/>
                <w:szCs w:val="22"/>
              </w:rPr>
              <w:tab/>
            </w:r>
            <w:r w:rsidR="00390034" w:rsidRPr="005526D3">
              <w:rPr>
                <w:sz w:val="20"/>
                <w:szCs w:val="22"/>
              </w:rPr>
              <w:t>(</w:t>
            </w:r>
            <w:r w:rsidR="00434633" w:rsidRPr="005526D3">
              <w:rPr>
                <w:color w:val="0070C0"/>
                <w:sz w:val="20"/>
                <w:szCs w:val="22"/>
              </w:rPr>
              <w:t>css</w:t>
            </w:r>
            <w:r w:rsidR="0014221A" w:rsidRPr="005526D3">
              <w:rPr>
                <w:color w:val="0070C0"/>
                <w:sz w:val="20"/>
                <w:szCs w:val="22"/>
              </w:rPr>
              <w:t>tools</w:t>
            </w:r>
            <w:r w:rsidR="00434633" w:rsidRPr="005526D3">
              <w:rPr>
                <w:color w:val="0070C0"/>
                <w:sz w:val="20"/>
                <w:szCs w:val="22"/>
              </w:rPr>
              <w:t>-</w:t>
            </w:r>
            <w:r w:rsidR="00390034" w:rsidRPr="005526D3">
              <w:rPr>
                <w:color w:val="0070C0"/>
                <w:sz w:val="20"/>
                <w:szCs w:val="22"/>
              </w:rPr>
              <w:t>sanitise.css</w:t>
            </w:r>
            <w:r w:rsidR="0014221A" w:rsidRPr="005526D3">
              <w:rPr>
                <w:sz w:val="20"/>
                <w:szCs w:val="22"/>
              </w:rPr>
              <w:t xml:space="preserve">, </w:t>
            </w:r>
            <w:r w:rsidR="00E64D6B" w:rsidRPr="005526D3">
              <w:rPr>
                <w:sz w:val="20"/>
                <w:szCs w:val="22"/>
              </w:rPr>
              <w:br/>
            </w:r>
            <w:r w:rsidR="00E64D6B" w:rsidRPr="005526D3">
              <w:rPr>
                <w:color w:val="0070C0"/>
                <w:sz w:val="20"/>
                <w:szCs w:val="22"/>
              </w:rPr>
              <w:t>-</w:t>
            </w:r>
            <w:r w:rsidR="0014221A" w:rsidRPr="005526D3">
              <w:rPr>
                <w:color w:val="0070C0"/>
                <w:sz w:val="20"/>
                <w:szCs w:val="22"/>
              </w:rPr>
              <w:t>typography</w:t>
            </w:r>
            <w:r w:rsidR="00E64D6B" w:rsidRPr="005526D3">
              <w:rPr>
                <w:color w:val="0070C0"/>
                <w:sz w:val="20"/>
                <w:szCs w:val="22"/>
              </w:rPr>
              <w:t>.css</w:t>
            </w:r>
            <w:r w:rsidR="00E64D6B" w:rsidRPr="005526D3">
              <w:rPr>
                <w:sz w:val="20"/>
                <w:szCs w:val="22"/>
              </w:rPr>
              <w:t xml:space="preserve">, </w:t>
            </w:r>
            <w:r w:rsidR="00E64D6B" w:rsidRPr="005526D3">
              <w:rPr>
                <w:color w:val="0070C0"/>
                <w:sz w:val="20"/>
                <w:szCs w:val="22"/>
              </w:rPr>
              <w:t>-</w:t>
            </w:r>
            <w:r w:rsidR="0014221A" w:rsidRPr="005526D3">
              <w:rPr>
                <w:color w:val="0070C0"/>
                <w:sz w:val="20"/>
                <w:szCs w:val="22"/>
              </w:rPr>
              <w:t>forms</w:t>
            </w:r>
            <w:r w:rsidR="00E64D6B" w:rsidRPr="005526D3">
              <w:rPr>
                <w:color w:val="0070C0"/>
                <w:sz w:val="20"/>
                <w:szCs w:val="22"/>
              </w:rPr>
              <w:t>.css</w:t>
            </w:r>
            <w:r w:rsidR="00390034" w:rsidRPr="005526D3">
              <w:rPr>
                <w:sz w:val="20"/>
                <w:szCs w:val="22"/>
              </w:rPr>
              <w:t>)</w:t>
            </w:r>
          </w:p>
          <w:p w14:paraId="69B2F7A2" w14:textId="1EF2BE02" w:rsidR="00BF1078" w:rsidRPr="005526D3" w:rsidRDefault="00182037" w:rsidP="005E1393">
            <w:pPr>
              <w:tabs>
                <w:tab w:val="left" w:pos="4312"/>
              </w:tabs>
              <w:ind w:left="4312" w:hanging="4111"/>
              <w:rPr>
                <w:sz w:val="20"/>
                <w:szCs w:val="22"/>
              </w:rPr>
            </w:pPr>
            <w:hyperlink r:id="rId23" w:history="1">
              <w:r w:rsidR="00A73EFB" w:rsidRPr="005526D3">
                <w:rPr>
                  <w:rStyle w:val="ae"/>
                  <w:sz w:val="20"/>
                  <w:szCs w:val="22"/>
                </w:rPr>
                <w:t>https://necolas.github.io/normalize.css/</w:t>
              </w:r>
            </w:hyperlink>
            <w:r w:rsidR="00390034" w:rsidRPr="005526D3">
              <w:rPr>
                <w:sz w:val="20"/>
                <w:szCs w:val="22"/>
              </w:rPr>
              <w:t xml:space="preserve"> </w:t>
            </w:r>
            <w:r w:rsidR="00E64D6B" w:rsidRPr="005526D3">
              <w:rPr>
                <w:sz w:val="20"/>
                <w:szCs w:val="22"/>
              </w:rPr>
              <w:tab/>
            </w:r>
            <w:r w:rsidR="00390034" w:rsidRPr="005526D3">
              <w:rPr>
                <w:sz w:val="20"/>
                <w:szCs w:val="22"/>
              </w:rPr>
              <w:t>(</w:t>
            </w:r>
            <w:r w:rsidR="00390034" w:rsidRPr="005526D3">
              <w:rPr>
                <w:color w:val="0070C0"/>
                <w:sz w:val="20"/>
                <w:szCs w:val="22"/>
              </w:rPr>
              <w:t>necolas-normalise.css</w:t>
            </w:r>
            <w:r w:rsidR="00390034" w:rsidRPr="005526D3">
              <w:rPr>
                <w:sz w:val="20"/>
                <w:szCs w:val="22"/>
              </w:rPr>
              <w:t>)</w:t>
            </w:r>
          </w:p>
          <w:p w14:paraId="6F4E2CE5" w14:textId="6CEF7B90" w:rsidR="00B35ECA" w:rsidRDefault="00F20230" w:rsidP="0082475E">
            <w:r>
              <w:t xml:space="preserve">Once you have </w:t>
            </w:r>
            <w:r w:rsidR="0079073C">
              <w:t>s</w:t>
            </w:r>
            <w:r>
              <w:t xml:space="preserve">elected the CSS file, you </w:t>
            </w:r>
            <w:r w:rsidR="0079073C">
              <w:t xml:space="preserve">should link to </w:t>
            </w:r>
            <w:r>
              <w:t>file</w:t>
            </w:r>
            <w:r w:rsidR="0079073C">
              <w:t xml:space="preserve"> that is contained in the root </w:t>
            </w:r>
            <w:r w:rsidR="0079073C" w:rsidRPr="00A23F1A">
              <w:rPr>
                <w:rStyle w:val="CodeInline"/>
              </w:rPr>
              <w:t>assets/</w:t>
            </w:r>
            <w:proofErr w:type="spellStart"/>
            <w:r w:rsidR="0079073C" w:rsidRPr="00A23F1A">
              <w:rPr>
                <w:rStyle w:val="CodeInline"/>
              </w:rPr>
              <w:t>css</w:t>
            </w:r>
            <w:proofErr w:type="spellEnd"/>
            <w:r w:rsidR="0079073C">
              <w:t xml:space="preserve"> folder. </w:t>
            </w:r>
          </w:p>
          <w:p w14:paraId="6143B294" w14:textId="77777777" w:rsidR="005526D3" w:rsidRDefault="005526D3" w:rsidP="005526D3">
            <w:r>
              <w:t>Add the changed/added files to version control.</w:t>
            </w:r>
          </w:p>
          <w:p w14:paraId="744602A9" w14:textId="77777777" w:rsidR="005526D3" w:rsidRDefault="005526D3" w:rsidP="005526D3">
            <w:r>
              <w:t>Use a commit message based on the one below (note this is incomplete):</w:t>
            </w:r>
          </w:p>
          <w:p w14:paraId="3CE112B1" w14:textId="77777777" w:rsidR="005526D3" w:rsidRDefault="005526D3" w:rsidP="005526D3">
            <w:pPr>
              <w:pStyle w:val="a"/>
              <w:numPr>
                <w:ilvl w:val="0"/>
                <w:numId w:val="37"/>
              </w:numPr>
              <w:rPr>
                <w:ins w:id="305" w:author="Adrian Gould [2]" w:date="2023-08-23T09:26:00Z"/>
              </w:rPr>
            </w:pPr>
            <w:r>
              <w:t>“</w:t>
            </w:r>
            <w:proofErr w:type="gramStart"/>
            <w:r>
              <w:t>feat</w:t>
            </w:r>
            <w:proofErr w:type="gramEnd"/>
            <w:r>
              <w:t>: add CSS to …”</w:t>
            </w:r>
          </w:p>
          <w:p w14:paraId="7850035A" w14:textId="77777777" w:rsidR="00B54217" w:rsidRDefault="00677CAA" w:rsidP="00467E86">
            <w:pPr>
              <w:rPr>
                <w:ins w:id="306" w:author="Adrian Gould [2]" w:date="2023-08-23T09:27:00Z"/>
              </w:rPr>
            </w:pPr>
            <w:ins w:id="307" w:author="Adrian Gould [2]" w:date="2023-08-23T09:26:00Z">
              <w:r>
                <w:t xml:space="preserve">After this first line, you </w:t>
              </w:r>
              <w:proofErr w:type="gramStart"/>
              <w:r>
                <w:t>are able to</w:t>
              </w:r>
              <w:proofErr w:type="gramEnd"/>
              <w:r>
                <w:t xml:space="preserve"> add further details to your commit messages. </w:t>
              </w:r>
            </w:ins>
          </w:p>
          <w:p w14:paraId="17AF6BC6" w14:textId="195F0F12" w:rsidR="00467E86" w:rsidRPr="00B54217" w:rsidRDefault="00677CAA">
            <w:pPr>
              <w:ind w:left="720"/>
              <w:rPr>
                <w:rStyle w:val="af1"/>
                <w:rPrChange w:id="308" w:author="Adrian Gould [2]" w:date="2023-08-23T09:27:00Z">
                  <w:rPr/>
                </w:rPrChange>
              </w:rPr>
              <w:pPrChange w:id="309" w:author="Adrian Gould [2]" w:date="2023-08-23T09:27:00Z">
                <w:pPr>
                  <w:pStyle w:val="a"/>
                  <w:numPr>
                    <w:numId w:val="37"/>
                  </w:numPr>
                  <w:ind w:left="1080"/>
                </w:pPr>
              </w:pPrChange>
            </w:pPr>
            <w:ins w:id="310" w:author="Adrian Gould [2]" w:date="2023-08-23T09:26:00Z">
              <w:r w:rsidRPr="00B54217">
                <w:rPr>
                  <w:rStyle w:val="af1"/>
                  <w:rPrChange w:id="311" w:author="Adrian Gould [2]" w:date="2023-08-23T09:27:00Z">
                    <w:rPr/>
                  </w:rPrChange>
                </w:rPr>
                <w:t xml:space="preserve">To do this at the command line, as your lecturer for guidance. In the WebStorm IDE it is </w:t>
              </w:r>
              <w:r w:rsidR="00B54217" w:rsidRPr="00B54217">
                <w:rPr>
                  <w:rStyle w:val="af1"/>
                  <w:rPrChange w:id="312" w:author="Adrian Gould [2]" w:date="2023-08-23T09:27:00Z">
                    <w:rPr/>
                  </w:rPrChange>
                </w:rPr>
                <w:t xml:space="preserve">as simple as adding a blank line after the </w:t>
              </w:r>
            </w:ins>
            <w:ins w:id="313" w:author="Adrian Gould [2]" w:date="2023-08-23T09:27:00Z">
              <w:r w:rsidR="00B54217" w:rsidRPr="00B54217">
                <w:rPr>
                  <w:rStyle w:val="af1"/>
                  <w:rPrChange w:id="314" w:author="Adrian Gould [2]" w:date="2023-08-23T09:27:00Z">
                    <w:rPr/>
                  </w:rPrChange>
                </w:rPr>
                <w:t>1st line of the commit, then each note on a separate line.</w:t>
              </w:r>
            </w:ins>
          </w:p>
          <w:p w14:paraId="37731E79" w14:textId="3D498E03" w:rsidR="005526D3" w:rsidRDefault="005526D3" w:rsidP="0082475E">
            <w:r>
              <w:t>Push the code to your private remote repository.</w:t>
            </w:r>
          </w:p>
          <w:p w14:paraId="40C3910A" w14:textId="48E5FE14" w:rsidR="00B35ECA" w:rsidRDefault="00B35ECA" w:rsidP="0082475E"/>
        </w:tc>
      </w:tr>
      <w:tr w:rsidR="00B35ECA" w14:paraId="2C7DA1A6" w14:textId="77777777" w:rsidTr="0080683D">
        <w:trPr>
          <w:cantSplit/>
        </w:trPr>
        <w:tc>
          <w:tcPr>
            <w:tcW w:w="1693" w:type="dxa"/>
            <w:shd w:val="clear" w:color="auto" w:fill="D9D9D9" w:themeFill="background1" w:themeFillShade="D9"/>
          </w:tcPr>
          <w:p w14:paraId="5A2DB964" w14:textId="476DEEA6" w:rsidR="00B35ECA" w:rsidRPr="006A4CC7" w:rsidRDefault="00B35ECA" w:rsidP="004602A9">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A02</w:t>
            </w:r>
          </w:p>
        </w:tc>
        <w:tc>
          <w:tcPr>
            <w:tcW w:w="8495" w:type="dxa"/>
            <w:shd w:val="clear" w:color="auto" w:fill="auto"/>
          </w:tcPr>
          <w:p w14:paraId="3756626F" w14:textId="77777777" w:rsidR="00B35ECA" w:rsidRDefault="00B35ECA">
            <w:pPr>
              <w:pStyle w:val="3"/>
              <w:pPrChange w:id="315" w:author="Adrian Gould [2]" w:date="2023-08-23T09:28:00Z">
                <w:pPr>
                  <w:pStyle w:val="2"/>
                </w:pPr>
              </w:pPrChange>
            </w:pPr>
            <w:r>
              <w:t>Which of the CSS Reset/Normalise files did you select and why?</w:t>
            </w:r>
          </w:p>
          <w:p w14:paraId="2A7587EB" w14:textId="25AFA4F6" w:rsidR="00B35ECA" w:rsidRDefault="00B35ECA" w:rsidP="00B35ECA">
            <w:r>
              <w:t>(2 – 4 sentences)</w:t>
            </w:r>
          </w:p>
          <w:p w14:paraId="72173462" w14:textId="1B8B1D1F" w:rsidR="00B35ECA" w:rsidRDefault="00FE006E" w:rsidP="00B35ECA">
            <w:pPr>
              <w:rPr>
                <w:ins w:id="316" w:author="Hyoin Lee" w:date="2023-09-08T01:02:00Z"/>
                <w:rFonts w:eastAsiaTheme="minorEastAsia"/>
                <w:lang w:eastAsia="ko-KR"/>
              </w:rPr>
            </w:pPr>
            <w:ins w:id="317" w:author="Hyoin Lee" w:date="2023-09-08T00:56:00Z">
              <w:r>
                <w:rPr>
                  <w:rFonts w:eastAsiaTheme="minorEastAsia" w:hint="eastAsia"/>
                  <w:lang w:eastAsia="ko-KR"/>
                </w:rPr>
                <w:t>I</w:t>
              </w:r>
              <w:r>
                <w:rPr>
                  <w:rFonts w:eastAsiaTheme="minorEastAsia"/>
                  <w:lang w:eastAsia="ko-KR"/>
                </w:rPr>
                <w:t>’ve selected modern-normalize</w:t>
              </w:r>
              <w:r w:rsidR="00523C5E">
                <w:rPr>
                  <w:rFonts w:eastAsiaTheme="minorEastAsia"/>
                  <w:lang w:eastAsia="ko-KR"/>
                </w:rPr>
                <w:t xml:space="preserve"> </w:t>
              </w:r>
              <w:proofErr w:type="spellStart"/>
              <w:r w:rsidR="00523C5E">
                <w:rPr>
                  <w:rFonts w:eastAsiaTheme="minorEastAsia"/>
                  <w:lang w:eastAsia="ko-KR"/>
                </w:rPr>
                <w:t>css</w:t>
              </w:r>
              <w:proofErr w:type="spellEnd"/>
              <w:r w:rsidR="00523C5E">
                <w:rPr>
                  <w:rFonts w:eastAsiaTheme="minorEastAsia"/>
                  <w:lang w:eastAsia="ko-KR"/>
                </w:rPr>
                <w:t xml:space="preserve"> file</w:t>
              </w:r>
            </w:ins>
            <w:ins w:id="318" w:author="Hyoin Lee" w:date="2023-09-08T00:57:00Z">
              <w:r w:rsidR="00523C5E">
                <w:rPr>
                  <w:rFonts w:eastAsiaTheme="minorEastAsia"/>
                  <w:lang w:eastAsia="ko-KR"/>
                </w:rPr>
                <w:t xml:space="preserve"> </w:t>
              </w:r>
            </w:ins>
            <w:ins w:id="319" w:author="Hyoin Lee" w:date="2023-09-08T01:01:00Z">
              <w:r w:rsidR="002F484C">
                <w:rPr>
                  <w:rFonts w:eastAsiaTheme="minorEastAsia"/>
                  <w:lang w:eastAsia="ko-KR"/>
                </w:rPr>
                <w:t>as this aims to provide a modern</w:t>
              </w:r>
            </w:ins>
            <w:ins w:id="320" w:author="Hyoin Lee" w:date="2023-09-08T01:02:00Z">
              <w:r w:rsidR="002F484C">
                <w:rPr>
                  <w:rFonts w:eastAsiaTheme="minorEastAsia"/>
                  <w:lang w:eastAsia="ko-KR"/>
                </w:rPr>
                <w:t xml:space="preserve"> and consistent baseline for styling webpage, compatible with the la</w:t>
              </w:r>
              <w:r w:rsidR="00AC404B">
                <w:rPr>
                  <w:rFonts w:eastAsiaTheme="minorEastAsia"/>
                  <w:lang w:eastAsia="ko-KR"/>
                </w:rPr>
                <w:t>test web standards.</w:t>
              </w:r>
            </w:ins>
          </w:p>
          <w:p w14:paraId="7CA07E79" w14:textId="3ACE47AA" w:rsidR="00AC404B" w:rsidRPr="00FE006E" w:rsidDel="00AC404B" w:rsidRDefault="00AC404B" w:rsidP="00B35ECA">
            <w:pPr>
              <w:rPr>
                <w:del w:id="321" w:author="Hyoin Lee" w:date="2023-09-08T01:02:00Z"/>
                <w:rFonts w:eastAsiaTheme="minorEastAsia"/>
                <w:lang w:eastAsia="ko-KR"/>
                <w:rPrChange w:id="322" w:author="Hyoin Lee" w:date="2023-09-08T00:56:00Z">
                  <w:rPr>
                    <w:del w:id="323" w:author="Hyoin Lee" w:date="2023-09-08T01:02:00Z"/>
                  </w:rPr>
                </w:rPrChange>
              </w:rPr>
            </w:pPr>
          </w:p>
          <w:p w14:paraId="0D6F0A06" w14:textId="77777777" w:rsidR="00B35ECA" w:rsidDel="00E35EB0" w:rsidRDefault="00B35ECA" w:rsidP="00B35ECA">
            <w:pPr>
              <w:rPr>
                <w:del w:id="324" w:author="Hyoin Lee" w:date="2023-09-08T16:27:00Z"/>
              </w:rPr>
            </w:pPr>
          </w:p>
          <w:p w14:paraId="54F49E2E" w14:textId="77777777" w:rsidR="002847BB" w:rsidRPr="00E35EB0" w:rsidRDefault="002847BB" w:rsidP="00B35ECA"/>
          <w:p w14:paraId="0D4691C3" w14:textId="641A9E6F" w:rsidR="002847BB" w:rsidRDefault="002847BB">
            <w:pPr>
              <w:pStyle w:val="3"/>
              <w:pPrChange w:id="325" w:author="Adrian Gould [2]" w:date="2023-08-23T09:28:00Z">
                <w:pPr>
                  <w:pStyle w:val="2"/>
                </w:pPr>
              </w:pPrChange>
            </w:pPr>
            <w:r>
              <w:t>What is the HTML you cre</w:t>
            </w:r>
            <w:r w:rsidR="00D975C0">
              <w:t>a</w:t>
            </w:r>
            <w:r>
              <w:t>ted to include the CSS file?</w:t>
            </w:r>
          </w:p>
          <w:p w14:paraId="76FFDFF3" w14:textId="6B20E579" w:rsidR="002847BB" w:rsidRDefault="000B51BC" w:rsidP="00B35ECA">
            <w:r>
              <w:t>(</w:t>
            </w:r>
            <w:r w:rsidR="00CD3791">
              <w:t>I</w:t>
            </w:r>
            <w:r w:rsidR="00DA2C0A">
              <w:t>nclude a code snippet</w:t>
            </w:r>
            <w:r>
              <w:t>)</w:t>
            </w:r>
          </w:p>
          <w:p w14:paraId="376708F4" w14:textId="2D036431" w:rsidR="000B51BC" w:rsidRPr="00B13695" w:rsidRDefault="00B13695" w:rsidP="00B35ECA">
            <w:pPr>
              <w:rPr>
                <w:rFonts w:eastAsiaTheme="minorEastAsia"/>
                <w:lang w:eastAsia="ko-KR"/>
                <w:rPrChange w:id="326" w:author="Hyoin Lee" w:date="2023-09-08T01:21:00Z">
                  <w:rPr/>
                </w:rPrChange>
              </w:rPr>
            </w:pPr>
            <w:ins w:id="327" w:author="Hyoin Lee" w:date="2023-09-08T01:21:00Z">
              <w:r>
                <w:rPr>
                  <w:rFonts w:eastAsiaTheme="minorEastAsia" w:hint="eastAsia"/>
                  <w:lang w:eastAsia="ko-KR"/>
                </w:rPr>
                <w:t>&lt;</w:t>
              </w:r>
              <w:r>
                <w:rPr>
                  <w:rFonts w:eastAsiaTheme="minorEastAsia"/>
                  <w:lang w:eastAsia="ko-KR"/>
                </w:rPr>
                <w:t xml:space="preserve">link </w:t>
              </w:r>
              <w:proofErr w:type="spellStart"/>
              <w:r>
                <w:rPr>
                  <w:rFonts w:eastAsiaTheme="minorEastAsia"/>
                  <w:lang w:eastAsia="ko-KR"/>
                </w:rPr>
                <w:t>rel</w:t>
              </w:r>
              <w:proofErr w:type="spellEnd"/>
              <w:proofErr w:type="gramStart"/>
              <w:r>
                <w:rPr>
                  <w:rFonts w:eastAsiaTheme="minorEastAsia"/>
                  <w:lang w:eastAsia="ko-KR"/>
                </w:rPr>
                <w:t>=”styles</w:t>
              </w:r>
            </w:ins>
            <w:ins w:id="328" w:author="Hyoin Lee" w:date="2023-09-08T01:22:00Z">
              <w:r>
                <w:rPr>
                  <w:rFonts w:eastAsiaTheme="minorEastAsia"/>
                  <w:lang w:eastAsia="ko-KR"/>
                </w:rPr>
                <w:t>heet</w:t>
              </w:r>
              <w:proofErr w:type="gramEnd"/>
              <w:r>
                <w:rPr>
                  <w:rFonts w:eastAsiaTheme="minorEastAsia"/>
                  <w:lang w:eastAsia="ko-KR"/>
                </w:rPr>
                <w:t>” type=”text/</w:t>
              </w:r>
              <w:proofErr w:type="spellStart"/>
              <w:r>
                <w:rPr>
                  <w:rFonts w:eastAsiaTheme="minorEastAsia"/>
                  <w:lang w:eastAsia="ko-KR"/>
                </w:rPr>
                <w:t>css</w:t>
              </w:r>
              <w:proofErr w:type="spellEnd"/>
              <w:r>
                <w:rPr>
                  <w:rFonts w:eastAsiaTheme="minorEastAsia"/>
                  <w:lang w:eastAsia="ko-KR"/>
                </w:rPr>
                <w:t xml:space="preserve">” </w:t>
              </w:r>
              <w:proofErr w:type="spellStart"/>
              <w:r>
                <w:rPr>
                  <w:rFonts w:eastAsiaTheme="minorEastAsia"/>
                  <w:lang w:eastAsia="ko-KR"/>
                </w:rPr>
                <w:t>href</w:t>
              </w:r>
              <w:proofErr w:type="spellEnd"/>
              <w:r w:rsidR="00E0052B">
                <w:rPr>
                  <w:rFonts w:eastAsiaTheme="minorEastAsia"/>
                  <w:lang w:eastAsia="ko-KR"/>
                </w:rPr>
                <w:t>=”</w:t>
              </w:r>
              <w:proofErr w:type="spellStart"/>
              <w:r w:rsidR="00E0052B">
                <w:rPr>
                  <w:rFonts w:eastAsiaTheme="minorEastAsia"/>
                  <w:lang w:eastAsia="ko-KR"/>
                </w:rPr>
                <w:t>css</w:t>
              </w:r>
              <w:proofErr w:type="spellEnd"/>
              <w:r w:rsidR="00E0052B">
                <w:rPr>
                  <w:rFonts w:eastAsiaTheme="minorEastAsia"/>
                  <w:lang w:eastAsia="ko-KR"/>
                </w:rPr>
                <w:t>/modern-normalize.css”&gt;</w:t>
              </w:r>
            </w:ins>
          </w:p>
          <w:p w14:paraId="5C063A0F" w14:textId="77777777" w:rsidR="000B51BC" w:rsidRDefault="000B51BC" w:rsidP="00B35ECA"/>
          <w:p w14:paraId="0AA82A3A" w14:textId="77777777" w:rsidR="002847BB" w:rsidRDefault="002847BB" w:rsidP="00B35ECA"/>
          <w:p w14:paraId="7C341EB9" w14:textId="42B7259D" w:rsidR="002847BB" w:rsidRDefault="00D975C0">
            <w:pPr>
              <w:pStyle w:val="3"/>
              <w:pPrChange w:id="329" w:author="Adrian Gould [2]" w:date="2023-08-23T09:28:00Z">
                <w:pPr>
                  <w:pStyle w:val="2"/>
                </w:pPr>
              </w:pPrChange>
            </w:pPr>
            <w:r>
              <w:t xml:space="preserve">Where is the above HTML code located in your phase-2/index.html file? </w:t>
            </w:r>
          </w:p>
          <w:p w14:paraId="70BF294E" w14:textId="55B4D93E" w:rsidR="00B35ECA" w:rsidRDefault="000B51BC" w:rsidP="00B35ECA">
            <w:r>
              <w:t>(</w:t>
            </w:r>
            <w:r w:rsidR="00CD3791">
              <w:t>I</w:t>
            </w:r>
            <w:r w:rsidR="00DA2C0A">
              <w:t xml:space="preserve">nclude a </w:t>
            </w:r>
            <w:r>
              <w:t>code snippet)</w:t>
            </w:r>
          </w:p>
          <w:p w14:paraId="5353B0C7" w14:textId="77777777" w:rsidR="00BE52DC" w:rsidRPr="00BE52DC" w:rsidRDefault="00BE52DC" w:rsidP="00BE52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330" w:author="Hyoin Lee" w:date="2023-09-10T23:41:00Z"/>
                <w:rFonts w:ascii="Courier New" w:eastAsia="굴림체" w:hAnsi="Courier New" w:cs="Courier New"/>
                <w:bCs w:val="0"/>
                <w:color w:val="BCBEC4"/>
                <w:sz w:val="20"/>
                <w:szCs w:val="20"/>
                <w:lang w:val="en-US" w:eastAsia="ko-KR"/>
              </w:rPr>
            </w:pPr>
            <w:ins w:id="331" w:author="Hyoin Lee" w:date="2023-09-10T23:41:00Z">
              <w:r w:rsidRPr="00BE52DC">
                <w:rPr>
                  <w:rFonts w:ascii="Courier New" w:eastAsia="굴림체" w:hAnsi="Courier New" w:cs="Courier New"/>
                  <w:bCs w:val="0"/>
                  <w:color w:val="D5B778"/>
                  <w:sz w:val="20"/>
                  <w:szCs w:val="20"/>
                  <w:lang w:val="en-US" w:eastAsia="ko-KR"/>
                </w:rPr>
                <w:t>&lt;head&gt;</w:t>
              </w:r>
              <w:r w:rsidRPr="00BE52DC">
                <w:rPr>
                  <w:rFonts w:ascii="Courier New" w:eastAsia="굴림체" w:hAnsi="Courier New" w:cs="Courier New"/>
                  <w:bCs w:val="0"/>
                  <w:color w:val="D5B778"/>
                  <w:sz w:val="20"/>
                  <w:szCs w:val="20"/>
                  <w:lang w:val="en-US" w:eastAsia="ko-KR"/>
                </w:rPr>
                <w:br/>
                <w:t xml:space="preserve">    &lt;meta </w:t>
              </w:r>
              <w:r w:rsidRPr="00BE52DC">
                <w:rPr>
                  <w:rFonts w:ascii="Courier New" w:eastAsia="굴림체" w:hAnsi="Courier New" w:cs="Courier New"/>
                  <w:bCs w:val="0"/>
                  <w:color w:val="BABABA"/>
                  <w:sz w:val="20"/>
                  <w:szCs w:val="20"/>
                  <w:lang w:val="en-US" w:eastAsia="ko-KR"/>
                </w:rPr>
                <w:t>charset</w:t>
              </w:r>
              <w:r w:rsidRPr="00BE52DC">
                <w:rPr>
                  <w:rFonts w:ascii="Courier New" w:eastAsia="굴림체" w:hAnsi="Courier New" w:cs="Courier New"/>
                  <w:bCs w:val="0"/>
                  <w:color w:val="6AAB73"/>
                  <w:sz w:val="20"/>
                  <w:szCs w:val="20"/>
                  <w:lang w:val="en-US" w:eastAsia="ko-KR"/>
                </w:rPr>
                <w:t>="UTF-8"</w:t>
              </w:r>
              <w:r w:rsidRPr="00BE52DC">
                <w:rPr>
                  <w:rFonts w:ascii="Courier New" w:eastAsia="굴림체" w:hAnsi="Courier New" w:cs="Courier New"/>
                  <w:bCs w:val="0"/>
                  <w:color w:val="D5B778"/>
                  <w:sz w:val="20"/>
                  <w:szCs w:val="20"/>
                  <w:lang w:val="en-US" w:eastAsia="ko-KR"/>
                </w:rPr>
                <w:t>&gt;</w:t>
              </w:r>
              <w:r w:rsidRPr="00BE52DC">
                <w:rPr>
                  <w:rFonts w:ascii="Courier New" w:eastAsia="굴림체" w:hAnsi="Courier New" w:cs="Courier New"/>
                  <w:bCs w:val="0"/>
                  <w:color w:val="D5B778"/>
                  <w:sz w:val="20"/>
                  <w:szCs w:val="20"/>
                  <w:lang w:val="en-US" w:eastAsia="ko-KR"/>
                </w:rPr>
                <w:br/>
                <w:t xml:space="preserve">    &lt;title&gt;</w:t>
              </w:r>
              <w:r w:rsidRPr="00BE52DC">
                <w:rPr>
                  <w:rFonts w:ascii="Courier New" w:eastAsia="굴림체" w:hAnsi="Courier New" w:cs="Courier New"/>
                  <w:bCs w:val="0"/>
                  <w:color w:val="BCBEC4"/>
                  <w:sz w:val="20"/>
                  <w:szCs w:val="20"/>
                  <w:lang w:val="en-US" w:eastAsia="ko-KR"/>
                </w:rPr>
                <w:t>Webtech Portfolio</w:t>
              </w:r>
              <w:r w:rsidRPr="00BE52DC">
                <w:rPr>
                  <w:rFonts w:ascii="Courier New" w:eastAsia="굴림체" w:hAnsi="Courier New" w:cs="Courier New"/>
                  <w:bCs w:val="0"/>
                  <w:color w:val="D5B778"/>
                  <w:sz w:val="20"/>
                  <w:szCs w:val="20"/>
                  <w:lang w:val="en-US" w:eastAsia="ko-KR"/>
                </w:rPr>
                <w:t>&lt;/title&gt;</w:t>
              </w:r>
              <w:r w:rsidRPr="00BE52DC">
                <w:rPr>
                  <w:rFonts w:ascii="Courier New" w:eastAsia="굴림체" w:hAnsi="Courier New" w:cs="Courier New"/>
                  <w:bCs w:val="0"/>
                  <w:color w:val="D5B778"/>
                  <w:sz w:val="20"/>
                  <w:szCs w:val="20"/>
                  <w:lang w:val="en-US" w:eastAsia="ko-KR"/>
                </w:rPr>
                <w:br/>
                <w:t xml:space="preserve">    &lt;link </w:t>
              </w:r>
              <w:proofErr w:type="spellStart"/>
              <w:r w:rsidRPr="00BE52DC">
                <w:rPr>
                  <w:rFonts w:ascii="Courier New" w:eastAsia="굴림체" w:hAnsi="Courier New" w:cs="Courier New"/>
                  <w:bCs w:val="0"/>
                  <w:color w:val="BABABA"/>
                  <w:sz w:val="20"/>
                  <w:szCs w:val="20"/>
                  <w:lang w:val="en-US" w:eastAsia="ko-KR"/>
                </w:rPr>
                <w:t>rel</w:t>
              </w:r>
              <w:proofErr w:type="spellEnd"/>
              <w:r w:rsidRPr="00BE52DC">
                <w:rPr>
                  <w:rFonts w:ascii="Courier New" w:eastAsia="굴림체" w:hAnsi="Courier New" w:cs="Courier New"/>
                  <w:bCs w:val="0"/>
                  <w:color w:val="6AAB73"/>
                  <w:sz w:val="20"/>
                  <w:szCs w:val="20"/>
                  <w:lang w:val="en-US" w:eastAsia="ko-KR"/>
                </w:rPr>
                <w:t xml:space="preserve">="stylesheet" </w:t>
              </w:r>
              <w:r w:rsidRPr="00BE52DC">
                <w:rPr>
                  <w:rFonts w:ascii="Courier New" w:eastAsia="굴림체" w:hAnsi="Courier New" w:cs="Courier New"/>
                  <w:bCs w:val="0"/>
                  <w:color w:val="BABABA"/>
                  <w:sz w:val="20"/>
                  <w:szCs w:val="20"/>
                  <w:lang w:val="en-US" w:eastAsia="ko-KR"/>
                </w:rPr>
                <w:t>type</w:t>
              </w:r>
              <w:r w:rsidRPr="00BE52DC">
                <w:rPr>
                  <w:rFonts w:ascii="Courier New" w:eastAsia="굴림체" w:hAnsi="Courier New" w:cs="Courier New"/>
                  <w:bCs w:val="0"/>
                  <w:color w:val="6AAB73"/>
                  <w:sz w:val="20"/>
                  <w:szCs w:val="20"/>
                  <w:lang w:val="en-US" w:eastAsia="ko-KR"/>
                </w:rPr>
                <w:t>="text/</w:t>
              </w:r>
              <w:proofErr w:type="spellStart"/>
              <w:r w:rsidRPr="00BE52DC">
                <w:rPr>
                  <w:rFonts w:ascii="Courier New" w:eastAsia="굴림체" w:hAnsi="Courier New" w:cs="Courier New"/>
                  <w:bCs w:val="0"/>
                  <w:color w:val="6AAB73"/>
                  <w:sz w:val="20"/>
                  <w:szCs w:val="20"/>
                  <w:lang w:val="en-US" w:eastAsia="ko-KR"/>
                </w:rPr>
                <w:t>css</w:t>
              </w:r>
              <w:proofErr w:type="spellEnd"/>
              <w:r w:rsidRPr="00BE52DC">
                <w:rPr>
                  <w:rFonts w:ascii="Courier New" w:eastAsia="굴림체" w:hAnsi="Courier New" w:cs="Courier New"/>
                  <w:bCs w:val="0"/>
                  <w:color w:val="6AAB73"/>
                  <w:sz w:val="20"/>
                  <w:szCs w:val="20"/>
                  <w:lang w:val="en-US" w:eastAsia="ko-KR"/>
                </w:rPr>
                <w:t xml:space="preserve">" </w:t>
              </w:r>
              <w:proofErr w:type="spellStart"/>
              <w:r w:rsidRPr="00BE52DC">
                <w:rPr>
                  <w:rFonts w:ascii="Courier New" w:eastAsia="굴림체" w:hAnsi="Courier New" w:cs="Courier New"/>
                  <w:bCs w:val="0"/>
                  <w:color w:val="BABABA"/>
                  <w:sz w:val="20"/>
                  <w:szCs w:val="20"/>
                  <w:lang w:val="en-US" w:eastAsia="ko-KR"/>
                </w:rPr>
                <w:t>href</w:t>
              </w:r>
              <w:proofErr w:type="spellEnd"/>
              <w:r w:rsidRPr="00BE52DC">
                <w:rPr>
                  <w:rFonts w:ascii="Courier New" w:eastAsia="굴림체" w:hAnsi="Courier New" w:cs="Courier New"/>
                  <w:bCs w:val="0"/>
                  <w:color w:val="6AAB73"/>
                  <w:sz w:val="20"/>
                  <w:szCs w:val="20"/>
                  <w:lang w:val="en-US" w:eastAsia="ko-KR"/>
                </w:rPr>
                <w:t>="</w:t>
              </w:r>
              <w:proofErr w:type="spellStart"/>
              <w:r w:rsidRPr="00BE52DC">
                <w:rPr>
                  <w:rFonts w:ascii="Courier New" w:eastAsia="굴림체" w:hAnsi="Courier New" w:cs="Courier New"/>
                  <w:bCs w:val="0"/>
                  <w:color w:val="6AAB73"/>
                  <w:sz w:val="20"/>
                  <w:szCs w:val="20"/>
                  <w:lang w:val="en-US" w:eastAsia="ko-KR"/>
                </w:rPr>
                <w:t>css</w:t>
              </w:r>
              <w:proofErr w:type="spellEnd"/>
              <w:r w:rsidRPr="00BE52DC">
                <w:rPr>
                  <w:rFonts w:ascii="Courier New" w:eastAsia="굴림체" w:hAnsi="Courier New" w:cs="Courier New"/>
                  <w:bCs w:val="0"/>
                  <w:color w:val="6AAB73"/>
                  <w:sz w:val="20"/>
                  <w:szCs w:val="20"/>
                  <w:lang w:val="en-US" w:eastAsia="ko-KR"/>
                </w:rPr>
                <w:t>/modern-normalize.css"</w:t>
              </w:r>
              <w:r w:rsidRPr="00BE52DC">
                <w:rPr>
                  <w:rFonts w:ascii="Courier New" w:eastAsia="굴림체" w:hAnsi="Courier New" w:cs="Courier New"/>
                  <w:bCs w:val="0"/>
                  <w:color w:val="D5B778"/>
                  <w:sz w:val="20"/>
                  <w:szCs w:val="20"/>
                  <w:lang w:val="en-US" w:eastAsia="ko-KR"/>
                </w:rPr>
                <w:t>&gt;</w:t>
              </w:r>
              <w:r w:rsidRPr="00BE52DC">
                <w:rPr>
                  <w:rFonts w:ascii="Courier New" w:eastAsia="굴림체" w:hAnsi="Courier New" w:cs="Courier New"/>
                  <w:bCs w:val="0"/>
                  <w:color w:val="D5B778"/>
                  <w:sz w:val="20"/>
                  <w:szCs w:val="20"/>
                  <w:lang w:val="en-US" w:eastAsia="ko-KR"/>
                </w:rPr>
                <w:br/>
                <w:t xml:space="preserve">    &lt;link </w:t>
              </w:r>
              <w:proofErr w:type="spellStart"/>
              <w:r w:rsidRPr="00BE52DC">
                <w:rPr>
                  <w:rFonts w:ascii="Courier New" w:eastAsia="굴림체" w:hAnsi="Courier New" w:cs="Courier New"/>
                  <w:bCs w:val="0"/>
                  <w:color w:val="BABABA"/>
                  <w:sz w:val="20"/>
                  <w:szCs w:val="20"/>
                  <w:lang w:val="en-US" w:eastAsia="ko-KR"/>
                </w:rPr>
                <w:t>rel</w:t>
              </w:r>
              <w:proofErr w:type="spellEnd"/>
              <w:r w:rsidRPr="00BE52DC">
                <w:rPr>
                  <w:rFonts w:ascii="Courier New" w:eastAsia="굴림체" w:hAnsi="Courier New" w:cs="Courier New"/>
                  <w:bCs w:val="0"/>
                  <w:color w:val="6AAB73"/>
                  <w:sz w:val="20"/>
                  <w:szCs w:val="20"/>
                  <w:lang w:val="en-US" w:eastAsia="ko-KR"/>
                </w:rPr>
                <w:t xml:space="preserve">="stylesheet" </w:t>
              </w:r>
              <w:r w:rsidRPr="00BE52DC">
                <w:rPr>
                  <w:rFonts w:ascii="Courier New" w:eastAsia="굴림체" w:hAnsi="Courier New" w:cs="Courier New"/>
                  <w:bCs w:val="0"/>
                  <w:color w:val="BABABA"/>
                  <w:sz w:val="20"/>
                  <w:szCs w:val="20"/>
                  <w:lang w:val="en-US" w:eastAsia="ko-KR"/>
                </w:rPr>
                <w:t>type</w:t>
              </w:r>
              <w:r w:rsidRPr="00BE52DC">
                <w:rPr>
                  <w:rFonts w:ascii="Courier New" w:eastAsia="굴림체" w:hAnsi="Courier New" w:cs="Courier New"/>
                  <w:bCs w:val="0"/>
                  <w:color w:val="6AAB73"/>
                  <w:sz w:val="20"/>
                  <w:szCs w:val="20"/>
                  <w:lang w:val="en-US" w:eastAsia="ko-KR"/>
                </w:rPr>
                <w:t>="text/</w:t>
              </w:r>
              <w:proofErr w:type="spellStart"/>
              <w:r w:rsidRPr="00BE52DC">
                <w:rPr>
                  <w:rFonts w:ascii="Courier New" w:eastAsia="굴림체" w:hAnsi="Courier New" w:cs="Courier New"/>
                  <w:bCs w:val="0"/>
                  <w:color w:val="6AAB73"/>
                  <w:sz w:val="20"/>
                  <w:szCs w:val="20"/>
                  <w:lang w:val="en-US" w:eastAsia="ko-KR"/>
                </w:rPr>
                <w:t>css</w:t>
              </w:r>
              <w:proofErr w:type="spellEnd"/>
              <w:r w:rsidRPr="00BE52DC">
                <w:rPr>
                  <w:rFonts w:ascii="Courier New" w:eastAsia="굴림체" w:hAnsi="Courier New" w:cs="Courier New"/>
                  <w:bCs w:val="0"/>
                  <w:color w:val="6AAB73"/>
                  <w:sz w:val="20"/>
                  <w:szCs w:val="20"/>
                  <w:lang w:val="en-US" w:eastAsia="ko-KR"/>
                </w:rPr>
                <w:t xml:space="preserve">" </w:t>
              </w:r>
              <w:proofErr w:type="spellStart"/>
              <w:r w:rsidRPr="00BE52DC">
                <w:rPr>
                  <w:rFonts w:ascii="Courier New" w:eastAsia="굴림체" w:hAnsi="Courier New" w:cs="Courier New"/>
                  <w:bCs w:val="0"/>
                  <w:color w:val="BABABA"/>
                  <w:sz w:val="20"/>
                  <w:szCs w:val="20"/>
                  <w:lang w:val="en-US" w:eastAsia="ko-KR"/>
                </w:rPr>
                <w:t>href</w:t>
              </w:r>
              <w:proofErr w:type="spellEnd"/>
              <w:r w:rsidRPr="00BE52DC">
                <w:rPr>
                  <w:rFonts w:ascii="Courier New" w:eastAsia="굴림체" w:hAnsi="Courier New" w:cs="Courier New"/>
                  <w:bCs w:val="0"/>
                  <w:color w:val="6AAB73"/>
                  <w:sz w:val="20"/>
                  <w:szCs w:val="20"/>
                  <w:lang w:val="en-US" w:eastAsia="ko-KR"/>
                </w:rPr>
                <w:t>="</w:t>
              </w:r>
              <w:proofErr w:type="spellStart"/>
              <w:r w:rsidRPr="00BE52DC">
                <w:rPr>
                  <w:rFonts w:ascii="Courier New" w:eastAsia="굴림체" w:hAnsi="Courier New" w:cs="Courier New"/>
                  <w:bCs w:val="0"/>
                  <w:color w:val="6AAB73"/>
                  <w:sz w:val="20"/>
                  <w:szCs w:val="20"/>
                  <w:lang w:val="en-US" w:eastAsia="ko-KR"/>
                </w:rPr>
                <w:t>css</w:t>
              </w:r>
              <w:proofErr w:type="spellEnd"/>
              <w:r w:rsidRPr="00BE52DC">
                <w:rPr>
                  <w:rFonts w:ascii="Courier New" w:eastAsia="굴림체" w:hAnsi="Courier New" w:cs="Courier New"/>
                  <w:bCs w:val="0"/>
                  <w:color w:val="6AAB73"/>
                  <w:sz w:val="20"/>
                  <w:szCs w:val="20"/>
                  <w:lang w:val="en-US" w:eastAsia="ko-KR"/>
                </w:rPr>
                <w:t>/styles.css"</w:t>
              </w:r>
              <w:r w:rsidRPr="00BE52DC">
                <w:rPr>
                  <w:rFonts w:ascii="Courier New" w:eastAsia="굴림체" w:hAnsi="Courier New" w:cs="Courier New"/>
                  <w:bCs w:val="0"/>
                  <w:color w:val="D5B778"/>
                  <w:sz w:val="20"/>
                  <w:szCs w:val="20"/>
                  <w:lang w:val="en-US" w:eastAsia="ko-KR"/>
                </w:rPr>
                <w:t>&gt;</w:t>
              </w:r>
              <w:r w:rsidRPr="00BE52DC">
                <w:rPr>
                  <w:rFonts w:ascii="Courier New" w:eastAsia="굴림체" w:hAnsi="Courier New" w:cs="Courier New"/>
                  <w:bCs w:val="0"/>
                  <w:color w:val="D5B778"/>
                  <w:sz w:val="20"/>
                  <w:szCs w:val="20"/>
                  <w:lang w:val="en-US" w:eastAsia="ko-KR"/>
                </w:rPr>
                <w:br/>
                <w:t>&lt;/head&gt;</w:t>
              </w:r>
            </w:ins>
          </w:p>
          <w:p w14:paraId="2EA470C3" w14:textId="7AA5B2D4" w:rsidR="000B51BC" w:rsidRPr="00BE52DC" w:rsidRDefault="000B51BC" w:rsidP="00B35ECA">
            <w:pPr>
              <w:rPr>
                <w:rFonts w:eastAsiaTheme="minorEastAsia"/>
                <w:lang w:val="en-US" w:eastAsia="ko-KR"/>
                <w:rPrChange w:id="332" w:author="Hyoin Lee" w:date="2023-09-10T23:41:00Z">
                  <w:rPr/>
                </w:rPrChange>
              </w:rPr>
            </w:pPr>
          </w:p>
          <w:p w14:paraId="4E09DD55" w14:textId="77777777" w:rsidR="000B51BC" w:rsidRDefault="000B51BC" w:rsidP="00B35ECA">
            <w:pPr>
              <w:rPr>
                <w:ins w:id="333" w:author="Adrian Gould [2]" w:date="2023-08-23T09:27:00Z"/>
              </w:rPr>
            </w:pPr>
          </w:p>
          <w:p w14:paraId="290015FC" w14:textId="533BF443" w:rsidR="00C86034" w:rsidRDefault="00C86034">
            <w:pPr>
              <w:pStyle w:val="3"/>
              <w:rPr>
                <w:ins w:id="334" w:author="Adrian Gould [2]" w:date="2023-08-23T09:27:00Z"/>
              </w:rPr>
              <w:pPrChange w:id="335" w:author="Adrian Gould [2]" w:date="2023-08-23T09:28:00Z">
                <w:pPr/>
              </w:pPrChange>
            </w:pPr>
            <w:ins w:id="336" w:author="Adrian Gould [2]" w:date="2023-08-23T09:27:00Z">
              <w:r>
                <w:t>What is the Commit message you used?</w:t>
              </w:r>
            </w:ins>
          </w:p>
          <w:p w14:paraId="128C7B31" w14:textId="357F7329" w:rsidR="00C86034" w:rsidRPr="008458DF" w:rsidRDefault="0006273E" w:rsidP="00B35ECA">
            <w:pPr>
              <w:rPr>
                <w:rFonts w:eastAsiaTheme="minorEastAsia"/>
                <w:lang w:eastAsia="ko-KR"/>
                <w:rPrChange w:id="337" w:author="Hyoin Lee" w:date="2023-09-08T01:27:00Z">
                  <w:rPr/>
                </w:rPrChange>
              </w:rPr>
            </w:pPr>
            <w:ins w:id="338" w:author="Hyoin Lee" w:date="2023-09-08T16:23:00Z">
              <w:r>
                <w:rPr>
                  <w:rFonts w:eastAsiaTheme="minorEastAsia"/>
                  <w:lang w:eastAsia="ko-KR"/>
                </w:rPr>
                <w:t>CSS</w:t>
              </w:r>
            </w:ins>
            <w:ins w:id="339" w:author="Hyoin Lee" w:date="2023-09-08T01:27:00Z">
              <w:r w:rsidR="008458DF">
                <w:rPr>
                  <w:rFonts w:eastAsiaTheme="minorEastAsia"/>
                  <w:lang w:eastAsia="ko-KR"/>
                </w:rPr>
                <w:t xml:space="preserve"> applied onto </w:t>
              </w:r>
            </w:ins>
            <w:proofErr w:type="gramStart"/>
            <w:ins w:id="340" w:author="Hyoin Lee" w:date="2023-09-08T16:23:00Z">
              <w:r w:rsidR="00836F8B">
                <w:rPr>
                  <w:rFonts w:eastAsiaTheme="minorEastAsia"/>
                  <w:lang w:eastAsia="ko-KR"/>
                </w:rPr>
                <w:t>index.html</w:t>
              </w:r>
            </w:ins>
            <w:proofErr w:type="gramEnd"/>
          </w:p>
          <w:p w14:paraId="27043C9D" w14:textId="77777777" w:rsidR="004C183E" w:rsidRDefault="004C183E" w:rsidP="00B35ECA"/>
          <w:p w14:paraId="525994CE" w14:textId="77777777" w:rsidR="00C86034" w:rsidRDefault="00C86034" w:rsidP="00B35ECA"/>
          <w:p w14:paraId="272E0B8B" w14:textId="32EE7AAA" w:rsidR="00B35ECA" w:rsidRPr="00B35ECA" w:rsidRDefault="00B35ECA" w:rsidP="00B35ECA"/>
        </w:tc>
      </w:tr>
      <w:tr w:rsidR="006F490D" w14:paraId="2837E7AA" w14:textId="77777777" w:rsidTr="00366910">
        <w:trPr>
          <w:cantSplit/>
        </w:trPr>
        <w:tc>
          <w:tcPr>
            <w:tcW w:w="1693" w:type="dxa"/>
            <w:shd w:val="clear" w:color="auto" w:fill="D9D9D9" w:themeFill="background1" w:themeFillShade="D9"/>
          </w:tcPr>
          <w:p w14:paraId="00C008AF" w14:textId="77777777" w:rsidR="006F490D" w:rsidRPr="006A4CC7" w:rsidRDefault="006F490D"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03</w:t>
            </w:r>
          </w:p>
        </w:tc>
        <w:tc>
          <w:tcPr>
            <w:tcW w:w="8495" w:type="dxa"/>
            <w:shd w:val="clear" w:color="auto" w:fill="auto"/>
          </w:tcPr>
          <w:p w14:paraId="6219C29E" w14:textId="2653D19D" w:rsidR="006F490D" w:rsidRDefault="006F490D" w:rsidP="00366910">
            <w:pPr>
              <w:pStyle w:val="2"/>
            </w:pPr>
            <w:bookmarkStart w:id="341" w:name="_Toc144130270"/>
            <w:r>
              <w:t xml:space="preserve">Implement CSS to create the required Base </w:t>
            </w:r>
            <w:r w:rsidR="00CE04F0">
              <w:t xml:space="preserve">Mobile </w:t>
            </w:r>
            <w:r>
              <w:t>Layout.</w:t>
            </w:r>
            <w:bookmarkEnd w:id="341"/>
          </w:p>
          <w:p w14:paraId="048B2564" w14:textId="3CDADC62" w:rsidR="00106C68" w:rsidRDefault="006F490D" w:rsidP="00366910">
            <w:r>
              <w:t>You will implement a mobile</w:t>
            </w:r>
            <w:r w:rsidR="00CE04F0">
              <w:t>-</w:t>
            </w:r>
            <w:r>
              <w:t>first layout</w:t>
            </w:r>
            <w:r w:rsidR="00106C68">
              <w:t>.</w:t>
            </w:r>
          </w:p>
          <w:p w14:paraId="77550A0A" w14:textId="39216EFC" w:rsidR="00106C68" w:rsidRDefault="00CE04F0" w:rsidP="00366910">
            <w:r>
              <w:t>In this step we want you to create the header main area and footer.</w:t>
            </w:r>
          </w:p>
          <w:p w14:paraId="1C5BC1F7" w14:textId="159FB4C7" w:rsidR="00CE04F0" w:rsidRDefault="00CE04F0" w:rsidP="00366910">
            <w:r>
              <w:t>The Aside and Navigation areas from the desktop layout will be hidden.</w:t>
            </w:r>
          </w:p>
          <w:p w14:paraId="771BF951" w14:textId="21A440E3" w:rsidR="00CE04F0" w:rsidRDefault="00CE04F0" w:rsidP="00366910">
            <w:r>
              <w:t>The Navigation will be shown when the “hamburger menu” is clicked.</w:t>
            </w:r>
          </w:p>
          <w:p w14:paraId="37D88A34" w14:textId="783ED80C" w:rsidR="00CE04F0" w:rsidRDefault="00CE04F0" w:rsidP="00366910">
            <w:r>
              <w:t>You DO NOT implement this action in this stage.</w:t>
            </w:r>
          </w:p>
          <w:p w14:paraId="7B3A472F" w14:textId="77777777" w:rsidR="006F490D" w:rsidRDefault="006F490D" w:rsidP="00366910">
            <w:r>
              <w:t>The most important part of this stage is demonstrating the ability to create a desktop-based layout with valid CSS code, and a very simple mobile friendly version of the layout.</w:t>
            </w:r>
          </w:p>
          <w:p w14:paraId="05C9CDD0" w14:textId="77A1F529" w:rsidR="006F490D" w:rsidRPr="00FA039F" w:rsidRDefault="00CE04F0" w:rsidP="00366910">
            <w:pPr>
              <w:jc w:val="center"/>
            </w:pPr>
            <w:r>
              <w:rPr>
                <w:noProof/>
              </w:rPr>
              <w:drawing>
                <wp:inline distT="0" distB="0" distL="0" distR="0" wp14:anchorId="1B4729FF" wp14:editId="0E106A3E">
                  <wp:extent cx="1145881" cy="2487849"/>
                  <wp:effectExtent l="0" t="0" r="0" b="1905"/>
                  <wp:docPr id="1531868231" name="Picture 153186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68231" name="Picture 15318682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59251" cy="2516877"/>
                          </a:xfrm>
                          <a:prstGeom prst="rect">
                            <a:avLst/>
                          </a:prstGeom>
                        </pic:spPr>
                      </pic:pic>
                    </a:graphicData>
                  </a:graphic>
                </wp:inline>
              </w:drawing>
            </w:r>
          </w:p>
          <w:p w14:paraId="29E9623B" w14:textId="77777777" w:rsidR="006F490D" w:rsidRDefault="006F490D" w:rsidP="00366910">
            <w:pPr>
              <w:pStyle w:val="3"/>
            </w:pPr>
            <w:r>
              <w:t>Implementing steps</w:t>
            </w:r>
          </w:p>
          <w:p w14:paraId="796A37B7" w14:textId="77777777" w:rsidR="006F490D" w:rsidRDefault="006F490D" w:rsidP="00366910">
            <w:r>
              <w:t>You must implement the layout in the following order, with EVERY step being committed to version control using Semantic Commit Messages:</w:t>
            </w:r>
          </w:p>
          <w:p w14:paraId="7AE84FDA" w14:textId="77777777" w:rsidR="006F490D" w:rsidRDefault="006F490D" w:rsidP="00366910">
            <w:pPr>
              <w:pStyle w:val="a"/>
              <w:numPr>
                <w:ilvl w:val="0"/>
                <w:numId w:val="42"/>
              </w:numPr>
            </w:pPr>
            <w:r>
              <w:t>Header</w:t>
            </w:r>
          </w:p>
          <w:p w14:paraId="40C3D333" w14:textId="5297DBE9" w:rsidR="00CE04F0" w:rsidRDefault="00CE04F0" w:rsidP="00366910">
            <w:pPr>
              <w:pStyle w:val="a"/>
              <w:numPr>
                <w:ilvl w:val="0"/>
                <w:numId w:val="42"/>
              </w:numPr>
            </w:pPr>
            <w:r>
              <w:t>Main</w:t>
            </w:r>
          </w:p>
          <w:p w14:paraId="35F67EFE" w14:textId="77777777" w:rsidR="006F490D" w:rsidRDefault="006F490D" w:rsidP="00366910">
            <w:pPr>
              <w:pStyle w:val="a"/>
              <w:numPr>
                <w:ilvl w:val="0"/>
                <w:numId w:val="42"/>
              </w:numPr>
            </w:pPr>
            <w:r>
              <w:t>Footer</w:t>
            </w:r>
          </w:p>
          <w:p w14:paraId="3C86067E" w14:textId="088CB4B5" w:rsidR="00CE04F0" w:rsidRDefault="00CE04F0">
            <w:pPr>
              <w:pPrChange w:id="342" w:author="Adrian Gould" w:date="2023-08-28T13:51:00Z">
                <w:pPr>
                  <w:pStyle w:val="a"/>
                  <w:numPr>
                    <w:numId w:val="42"/>
                  </w:numPr>
                </w:pPr>
              </w:pPrChange>
            </w:pPr>
            <w:r>
              <w:t>Remember: Navigation and Asides are to be hidden in the mobile view.</w:t>
            </w:r>
          </w:p>
          <w:p w14:paraId="3DEEC17E" w14:textId="77777777" w:rsidR="006F490D" w:rsidRDefault="006F490D" w:rsidP="00366910">
            <w:r>
              <w:t>An example commit message for the Header could be:</w:t>
            </w:r>
          </w:p>
          <w:p w14:paraId="0B81E547" w14:textId="369E9EBF" w:rsidR="006F490D" w:rsidRPr="00366910" w:rsidRDefault="006F490D" w:rsidP="00366910">
            <w:pPr>
              <w:pStyle w:val="a"/>
              <w:numPr>
                <w:ilvl w:val="0"/>
                <w:numId w:val="43"/>
              </w:numPr>
              <w:rPr>
                <w:rStyle w:val="ab"/>
              </w:rPr>
            </w:pPr>
            <w:r w:rsidRPr="007B492A">
              <w:rPr>
                <w:rStyle w:val="ab"/>
              </w:rPr>
              <w:t>feat</w:t>
            </w:r>
            <w:r w:rsidRPr="00366910">
              <w:rPr>
                <w:rStyle w:val="ab"/>
              </w:rPr>
              <w:t xml:space="preserve">: site </w:t>
            </w:r>
            <w:r w:rsidR="00CE04F0">
              <w:rPr>
                <w:rStyle w:val="ab"/>
              </w:rPr>
              <w:t xml:space="preserve">mobile </w:t>
            </w:r>
            <w:r w:rsidRPr="00366910">
              <w:rPr>
                <w:rStyle w:val="ab"/>
              </w:rPr>
              <w:t xml:space="preserve">header – add CSS to lay the site </w:t>
            </w:r>
            <w:proofErr w:type="gramStart"/>
            <w:r w:rsidRPr="00366910">
              <w:rPr>
                <w:rStyle w:val="ab"/>
              </w:rPr>
              <w:t>header</w:t>
            </w:r>
            <w:proofErr w:type="gramEnd"/>
          </w:p>
          <w:p w14:paraId="0E9FEC46" w14:textId="77777777" w:rsidR="006F490D" w:rsidRPr="00B35ECA" w:rsidRDefault="006F490D" w:rsidP="00CE04F0"/>
        </w:tc>
      </w:tr>
      <w:tr w:rsidR="00CE04F0" w14:paraId="4F2E7F5E" w14:textId="77777777" w:rsidTr="00366910">
        <w:trPr>
          <w:cantSplit/>
        </w:trPr>
        <w:tc>
          <w:tcPr>
            <w:tcW w:w="1693" w:type="dxa"/>
            <w:shd w:val="clear" w:color="auto" w:fill="D9D9D9" w:themeFill="background1" w:themeFillShade="D9"/>
          </w:tcPr>
          <w:p w14:paraId="385552DD" w14:textId="77777777" w:rsidR="00CE04F0" w:rsidRPr="006A4CC7" w:rsidRDefault="00CE04F0"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04</w:t>
            </w:r>
          </w:p>
        </w:tc>
        <w:tc>
          <w:tcPr>
            <w:tcW w:w="8495" w:type="dxa"/>
            <w:shd w:val="clear" w:color="auto" w:fill="auto"/>
          </w:tcPr>
          <w:p w14:paraId="3C58B84F" w14:textId="77777777" w:rsidR="00CE04F0" w:rsidRDefault="00CE04F0" w:rsidP="00366910">
            <w:pPr>
              <w:pStyle w:val="2"/>
            </w:pPr>
            <w:bookmarkStart w:id="343" w:name="_Toc144130271"/>
            <w:r>
              <w:t>Implement CSS to create the Base Desktop Layout.</w:t>
            </w:r>
            <w:bookmarkEnd w:id="343"/>
          </w:p>
          <w:p w14:paraId="32A3883D" w14:textId="77777777" w:rsidR="00CE04F0" w:rsidRDefault="00CE04F0" w:rsidP="00366910">
            <w:r>
              <w:t>The layout we present in the image below is for a desktop browser and is to be used as the layout for this type of device.</w:t>
            </w:r>
          </w:p>
          <w:p w14:paraId="46AE6852" w14:textId="77777777" w:rsidR="00CE04F0" w:rsidRDefault="00CE04F0" w:rsidP="00366910">
            <w:r>
              <w:t>The most important part of this stage is demonstrating the ability to create a desktop-based layout with valid CSS code, and a very simple mobile friendly version of the layout.</w:t>
            </w:r>
          </w:p>
          <w:p w14:paraId="2BE4FBAA" w14:textId="09C8FEA1" w:rsidR="00CE04F0" w:rsidRPr="00FA039F" w:rsidRDefault="00CE04F0" w:rsidP="00366910">
            <w:pPr>
              <w:jc w:val="center"/>
            </w:pPr>
            <w:r>
              <w:rPr>
                <w:noProof/>
              </w:rPr>
              <w:drawing>
                <wp:inline distT="0" distB="0" distL="0" distR="0" wp14:anchorId="7EDD0D86" wp14:editId="663B5A9F">
                  <wp:extent cx="2982786" cy="2237179"/>
                  <wp:effectExtent l="0" t="0" r="1905" b="0"/>
                  <wp:docPr id="684894439" name="Picture 68489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39" name="Picture 6848944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2077" cy="2244147"/>
                          </a:xfrm>
                          <a:prstGeom prst="rect">
                            <a:avLst/>
                          </a:prstGeom>
                        </pic:spPr>
                      </pic:pic>
                    </a:graphicData>
                  </a:graphic>
                </wp:inline>
              </w:drawing>
            </w:r>
          </w:p>
          <w:p w14:paraId="0A97757D" w14:textId="77777777" w:rsidR="00CE04F0" w:rsidRDefault="00CE04F0" w:rsidP="00366910">
            <w:pPr>
              <w:pStyle w:val="3"/>
            </w:pPr>
            <w:r>
              <w:t>Implementing steps</w:t>
            </w:r>
          </w:p>
          <w:p w14:paraId="6F82EFE2" w14:textId="77777777" w:rsidR="00CE04F0" w:rsidRDefault="00CE04F0" w:rsidP="00366910">
            <w:r>
              <w:t>You must implement the layout in the following order, with EVERY step being committed to version control using Semantic Commit Messages:</w:t>
            </w:r>
          </w:p>
          <w:p w14:paraId="0D39A924" w14:textId="77777777" w:rsidR="00CE04F0" w:rsidRDefault="00CE04F0" w:rsidP="009C1B29">
            <w:pPr>
              <w:pStyle w:val="a"/>
              <w:numPr>
                <w:ilvl w:val="0"/>
                <w:numId w:val="46"/>
              </w:numPr>
            </w:pPr>
            <w:r>
              <w:t>Header</w:t>
            </w:r>
          </w:p>
          <w:p w14:paraId="781A7D40" w14:textId="77777777" w:rsidR="00CE04F0" w:rsidRDefault="00CE04F0" w:rsidP="009C1B29">
            <w:pPr>
              <w:pStyle w:val="a"/>
              <w:numPr>
                <w:ilvl w:val="0"/>
                <w:numId w:val="46"/>
              </w:numPr>
            </w:pPr>
            <w:r>
              <w:t>Navigation</w:t>
            </w:r>
          </w:p>
          <w:p w14:paraId="33079D50" w14:textId="77777777" w:rsidR="00CE04F0" w:rsidRDefault="00CE04F0" w:rsidP="00CE04F0">
            <w:pPr>
              <w:pStyle w:val="a"/>
              <w:numPr>
                <w:ilvl w:val="0"/>
                <w:numId w:val="46"/>
              </w:numPr>
            </w:pPr>
            <w:r>
              <w:t>Main</w:t>
            </w:r>
          </w:p>
          <w:p w14:paraId="2B4402C7" w14:textId="1EC2D239" w:rsidR="00CE04F0" w:rsidRDefault="00CE04F0" w:rsidP="009C1B29">
            <w:pPr>
              <w:pStyle w:val="a"/>
              <w:numPr>
                <w:ilvl w:val="0"/>
                <w:numId w:val="46"/>
              </w:numPr>
            </w:pPr>
            <w:r>
              <w:t>Footer</w:t>
            </w:r>
          </w:p>
          <w:p w14:paraId="4B9FCE10" w14:textId="77777777" w:rsidR="00CE04F0" w:rsidRDefault="00CE04F0" w:rsidP="00366910">
            <w:r>
              <w:t>An example commit message for the Header could be:</w:t>
            </w:r>
          </w:p>
          <w:p w14:paraId="4CB10CE2" w14:textId="44EDEC41" w:rsidR="00CE04F0" w:rsidRPr="00366910" w:rsidRDefault="00CE04F0" w:rsidP="00366910">
            <w:pPr>
              <w:pStyle w:val="a"/>
              <w:numPr>
                <w:ilvl w:val="0"/>
                <w:numId w:val="43"/>
              </w:numPr>
              <w:rPr>
                <w:rStyle w:val="ab"/>
              </w:rPr>
            </w:pPr>
            <w:r w:rsidRPr="007B492A">
              <w:rPr>
                <w:rStyle w:val="ab"/>
              </w:rPr>
              <w:t>feat</w:t>
            </w:r>
            <w:r w:rsidRPr="00366910">
              <w:rPr>
                <w:rStyle w:val="ab"/>
              </w:rPr>
              <w:t xml:space="preserve">: </w:t>
            </w:r>
            <w:r w:rsidR="0070409A">
              <w:rPr>
                <w:rStyle w:val="ab"/>
              </w:rPr>
              <w:t>desktop base</w:t>
            </w:r>
            <w:r w:rsidRPr="00366910">
              <w:rPr>
                <w:rStyle w:val="ab"/>
              </w:rPr>
              <w:t xml:space="preserve"> header – add CSS to lay the site </w:t>
            </w:r>
            <w:proofErr w:type="gramStart"/>
            <w:r w:rsidRPr="00366910">
              <w:rPr>
                <w:rStyle w:val="ab"/>
              </w:rPr>
              <w:t>header</w:t>
            </w:r>
            <w:proofErr w:type="gramEnd"/>
          </w:p>
          <w:p w14:paraId="3A83039D" w14:textId="77777777" w:rsidR="00CE04F0" w:rsidRPr="00B35ECA" w:rsidRDefault="00CE04F0" w:rsidP="0070409A"/>
        </w:tc>
      </w:tr>
      <w:tr w:rsidR="0070409A" w14:paraId="0AE0F0B9" w14:textId="77777777" w:rsidTr="00366910">
        <w:trPr>
          <w:cantSplit/>
        </w:trPr>
        <w:tc>
          <w:tcPr>
            <w:tcW w:w="1693" w:type="dxa"/>
            <w:shd w:val="clear" w:color="auto" w:fill="D9D9D9" w:themeFill="background1" w:themeFillShade="D9"/>
          </w:tcPr>
          <w:p w14:paraId="5F8355B6" w14:textId="77777777" w:rsidR="0070409A" w:rsidRPr="006A4CC7" w:rsidRDefault="0070409A"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05</w:t>
            </w:r>
          </w:p>
        </w:tc>
        <w:tc>
          <w:tcPr>
            <w:tcW w:w="8495" w:type="dxa"/>
            <w:shd w:val="clear" w:color="auto" w:fill="auto"/>
          </w:tcPr>
          <w:p w14:paraId="4C7C1184" w14:textId="1035CBF8" w:rsidR="0070409A" w:rsidRDefault="0070409A" w:rsidP="00366910">
            <w:pPr>
              <w:pStyle w:val="2"/>
            </w:pPr>
            <w:bookmarkStart w:id="344" w:name="_Toc144130272"/>
            <w:r>
              <w:t>Implement CSS to Implement the Mobile Article</w:t>
            </w:r>
            <w:r w:rsidR="0001567B">
              <w:t xml:space="preserve"> Layout</w:t>
            </w:r>
            <w:bookmarkEnd w:id="344"/>
          </w:p>
          <w:p w14:paraId="77D7AC4F" w14:textId="77777777" w:rsidR="0001567B" w:rsidRDefault="0070409A" w:rsidP="00366910">
            <w:r>
              <w:t xml:space="preserve">In this stage you will now add the Articles to the Mobile layout. </w:t>
            </w:r>
          </w:p>
          <w:p w14:paraId="4EB8CC18" w14:textId="474687E1" w:rsidR="0070409A" w:rsidRDefault="0070409A" w:rsidP="00366910">
            <w:r>
              <w:t xml:space="preserve">The layout is as shown below. </w:t>
            </w:r>
          </w:p>
          <w:p w14:paraId="227A9813" w14:textId="77777777" w:rsidR="0070409A" w:rsidRDefault="0070409A" w:rsidP="00366910">
            <w:r>
              <w:t>One important item is that the Footer will be fixed to the bottom of the articles (as in after all the articles are shown), the Header will stay in place.</w:t>
            </w:r>
          </w:p>
          <w:p w14:paraId="5428E532" w14:textId="77777777" w:rsidR="0070409A" w:rsidRPr="00FA039F" w:rsidRDefault="0070409A" w:rsidP="00366910">
            <w:pPr>
              <w:jc w:val="center"/>
            </w:pPr>
            <w:r>
              <w:rPr>
                <w:noProof/>
              </w:rPr>
              <w:drawing>
                <wp:inline distT="0" distB="0" distL="0" distR="0" wp14:anchorId="727FB0B0" wp14:editId="4F5AAFE6">
                  <wp:extent cx="1338339" cy="2905700"/>
                  <wp:effectExtent l="0" t="0" r="0" b="3175"/>
                  <wp:docPr id="1362490386" name="Picture 136249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4534"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8339" cy="2905700"/>
                          </a:xfrm>
                          <a:prstGeom prst="rect">
                            <a:avLst/>
                          </a:prstGeom>
                        </pic:spPr>
                      </pic:pic>
                    </a:graphicData>
                  </a:graphic>
                </wp:inline>
              </w:drawing>
            </w:r>
          </w:p>
          <w:p w14:paraId="3FED9644" w14:textId="77777777" w:rsidR="0070409A" w:rsidRDefault="0070409A" w:rsidP="00366910">
            <w:pPr>
              <w:pStyle w:val="3"/>
            </w:pPr>
            <w:r>
              <w:t>Implementing steps</w:t>
            </w:r>
          </w:p>
          <w:p w14:paraId="18AA8626" w14:textId="77777777" w:rsidR="0070409A" w:rsidRDefault="0070409A" w:rsidP="00366910">
            <w:r>
              <w:t>You must implement the layout in the following order, with EVERY step being committed to version control using Semantic Commit Messages:</w:t>
            </w:r>
          </w:p>
          <w:p w14:paraId="60E9124E" w14:textId="77777777" w:rsidR="0070409A" w:rsidRDefault="0070409A" w:rsidP="00366910">
            <w:pPr>
              <w:pStyle w:val="a"/>
              <w:numPr>
                <w:ilvl w:val="0"/>
                <w:numId w:val="47"/>
              </w:numPr>
            </w:pPr>
            <w:r>
              <w:t>Article(s)</w:t>
            </w:r>
          </w:p>
          <w:p w14:paraId="68702482" w14:textId="77777777" w:rsidR="0070409A" w:rsidRDefault="0070409A" w:rsidP="00366910">
            <w:r>
              <w:t>An example commit message for the Header could be:</w:t>
            </w:r>
          </w:p>
          <w:p w14:paraId="313577D4" w14:textId="05AA13A8" w:rsidR="0070409A" w:rsidRPr="00366910" w:rsidRDefault="0070409A" w:rsidP="00366910">
            <w:pPr>
              <w:pStyle w:val="a"/>
              <w:numPr>
                <w:ilvl w:val="0"/>
                <w:numId w:val="43"/>
              </w:numPr>
              <w:rPr>
                <w:rStyle w:val="ab"/>
              </w:rPr>
            </w:pPr>
            <w:r w:rsidRPr="007B492A">
              <w:rPr>
                <w:rStyle w:val="ab"/>
              </w:rPr>
              <w:t>feat</w:t>
            </w:r>
            <w:r w:rsidRPr="00366910">
              <w:rPr>
                <w:rStyle w:val="ab"/>
              </w:rPr>
              <w:t xml:space="preserve">: </w:t>
            </w:r>
            <w:r>
              <w:rPr>
                <w:rStyle w:val="ab"/>
              </w:rPr>
              <w:t>mobile</w:t>
            </w:r>
            <w:r w:rsidRPr="00366910">
              <w:rPr>
                <w:rStyle w:val="ab"/>
              </w:rPr>
              <w:t xml:space="preserve"> </w:t>
            </w:r>
            <w:r>
              <w:rPr>
                <w:rStyle w:val="ab"/>
              </w:rPr>
              <w:t>article</w:t>
            </w:r>
            <w:r w:rsidRPr="00366910">
              <w:rPr>
                <w:rStyle w:val="ab"/>
              </w:rPr>
              <w:t xml:space="preserve"> – add CSS</w:t>
            </w:r>
            <w:r w:rsidR="0001567B">
              <w:rPr>
                <w:rStyle w:val="ab"/>
              </w:rPr>
              <w:t xml:space="preserve"> for articles for mobile </w:t>
            </w:r>
            <w:proofErr w:type="gramStart"/>
            <w:r w:rsidR="0001567B">
              <w:rPr>
                <w:rStyle w:val="ab"/>
              </w:rPr>
              <w:t>design</w:t>
            </w:r>
            <w:proofErr w:type="gramEnd"/>
          </w:p>
          <w:p w14:paraId="52150155" w14:textId="77777777" w:rsidR="0070409A" w:rsidRPr="00B35ECA" w:rsidRDefault="0070409A" w:rsidP="0070409A"/>
        </w:tc>
      </w:tr>
      <w:tr w:rsidR="0070409A" w14:paraId="34877124" w14:textId="77777777" w:rsidTr="00366910">
        <w:trPr>
          <w:cantSplit/>
        </w:trPr>
        <w:tc>
          <w:tcPr>
            <w:tcW w:w="1693" w:type="dxa"/>
            <w:shd w:val="clear" w:color="auto" w:fill="D9D9D9" w:themeFill="background1" w:themeFillShade="D9"/>
          </w:tcPr>
          <w:p w14:paraId="3884558B" w14:textId="594D5C86" w:rsidR="0070409A" w:rsidRPr="006A4CC7" w:rsidRDefault="0070409A"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06</w:t>
            </w:r>
          </w:p>
        </w:tc>
        <w:tc>
          <w:tcPr>
            <w:tcW w:w="8495" w:type="dxa"/>
            <w:shd w:val="clear" w:color="auto" w:fill="auto"/>
          </w:tcPr>
          <w:p w14:paraId="47D27808" w14:textId="03857E2C" w:rsidR="0070409A" w:rsidRDefault="0070409A" w:rsidP="00366910">
            <w:pPr>
              <w:pStyle w:val="2"/>
            </w:pPr>
            <w:bookmarkStart w:id="345" w:name="_Toc144130273"/>
            <w:r>
              <w:t>Implement CSS to Implement the Desktop Article Layou</w:t>
            </w:r>
            <w:r w:rsidR="0001567B">
              <w:t>t</w:t>
            </w:r>
            <w:r>
              <w:t>.</w:t>
            </w:r>
            <w:bookmarkEnd w:id="345"/>
          </w:p>
          <w:p w14:paraId="13861FB3" w14:textId="77777777" w:rsidR="0070409A" w:rsidRDefault="0070409A" w:rsidP="00366910">
            <w:r>
              <w:t xml:space="preserve">In this stage you will now add the Articles to the Desktop layout. </w:t>
            </w:r>
          </w:p>
          <w:p w14:paraId="3BC03D58" w14:textId="77777777" w:rsidR="0070409A" w:rsidRDefault="0070409A" w:rsidP="00366910">
            <w:r>
              <w:t>As with the mobile layout, the Footer will be fixed to the bottom of the articles (as in after all the articles are shown).</w:t>
            </w:r>
          </w:p>
          <w:p w14:paraId="4D48A76D" w14:textId="5AD20607" w:rsidR="0070409A" w:rsidRDefault="0070409A" w:rsidP="00366910">
            <w:r>
              <w:t>The header and navigation, in the desktop layout will be fixed to the top of the screen and the content will slide behind them.</w:t>
            </w:r>
          </w:p>
          <w:p w14:paraId="1E170D81" w14:textId="08D1F13D" w:rsidR="0070409A" w:rsidRDefault="0070409A" w:rsidP="00366910">
            <w:r>
              <w:t xml:space="preserve">You may layout the desktop version in any form, the only requirements </w:t>
            </w:r>
            <w:proofErr w:type="gramStart"/>
            <w:r>
              <w:t>is</w:t>
            </w:r>
            <w:proofErr w:type="gramEnd"/>
            <w:r>
              <w:t xml:space="preserve"> that the aside MUST be on the right.</w:t>
            </w:r>
          </w:p>
          <w:p w14:paraId="6771C95E" w14:textId="11A3B913" w:rsidR="0070409A" w:rsidRPr="00FA039F" w:rsidRDefault="0070409A" w:rsidP="00366910">
            <w:pPr>
              <w:jc w:val="center"/>
            </w:pPr>
            <w:r>
              <w:rPr>
                <w:noProof/>
              </w:rPr>
              <w:drawing>
                <wp:inline distT="0" distB="0" distL="0" distR="0" wp14:anchorId="4B0C3956" wp14:editId="4985BCF4">
                  <wp:extent cx="2520000" cy="1889999"/>
                  <wp:effectExtent l="0" t="0" r="0" b="2540"/>
                  <wp:docPr id="367650108" name="Picture 36765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50108" name="Picture 3676501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889999"/>
                          </a:xfrm>
                          <a:prstGeom prst="rect">
                            <a:avLst/>
                          </a:prstGeom>
                        </pic:spPr>
                      </pic:pic>
                    </a:graphicData>
                  </a:graphic>
                </wp:inline>
              </w:drawing>
            </w:r>
            <w:r>
              <w:t xml:space="preserve"> </w:t>
            </w:r>
            <w:r>
              <w:tab/>
            </w:r>
            <w:r>
              <w:rPr>
                <w:noProof/>
              </w:rPr>
              <w:drawing>
                <wp:inline distT="0" distB="0" distL="0" distR="0" wp14:anchorId="6E6842C0" wp14:editId="5A99635D">
                  <wp:extent cx="2520000" cy="1890076"/>
                  <wp:effectExtent l="0" t="0" r="0" b="2540"/>
                  <wp:docPr id="218159662" name="Picture 21815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59662" name="Picture 2181596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890076"/>
                          </a:xfrm>
                          <a:prstGeom prst="rect">
                            <a:avLst/>
                          </a:prstGeom>
                        </pic:spPr>
                      </pic:pic>
                    </a:graphicData>
                  </a:graphic>
                </wp:inline>
              </w:drawing>
            </w:r>
            <w:r w:rsidR="0001567B">
              <w:br/>
            </w:r>
            <w:r w:rsidR="006458E6">
              <w:br/>
            </w:r>
            <w:r w:rsidR="006458E6">
              <w:rPr>
                <w:noProof/>
              </w:rPr>
              <w:drawing>
                <wp:inline distT="0" distB="0" distL="0" distR="0" wp14:anchorId="60EA926F" wp14:editId="381B51B2">
                  <wp:extent cx="2520000" cy="1890076"/>
                  <wp:effectExtent l="0" t="0" r="0" b="2540"/>
                  <wp:docPr id="1443998547" name="Picture 144399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547" name="Picture 14439985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890076"/>
                          </a:xfrm>
                          <a:prstGeom prst="rect">
                            <a:avLst/>
                          </a:prstGeom>
                        </pic:spPr>
                      </pic:pic>
                    </a:graphicData>
                  </a:graphic>
                </wp:inline>
              </w:drawing>
            </w:r>
          </w:p>
          <w:p w14:paraId="134709E5" w14:textId="77777777" w:rsidR="0070409A" w:rsidRDefault="0070409A" w:rsidP="00366910">
            <w:pPr>
              <w:pStyle w:val="3"/>
            </w:pPr>
            <w:r>
              <w:t>Implementing steps</w:t>
            </w:r>
          </w:p>
          <w:p w14:paraId="27535B80" w14:textId="77777777" w:rsidR="0070409A" w:rsidRDefault="0070409A" w:rsidP="00366910">
            <w:r>
              <w:t>You must implement the layout in the following order, with EVERY step being committed to version control using Semantic Commit Messages:</w:t>
            </w:r>
          </w:p>
          <w:p w14:paraId="43EA1803" w14:textId="77777777" w:rsidR="0070409A" w:rsidRDefault="0070409A" w:rsidP="00366910">
            <w:pPr>
              <w:pStyle w:val="a"/>
              <w:numPr>
                <w:ilvl w:val="0"/>
                <w:numId w:val="47"/>
              </w:numPr>
            </w:pPr>
            <w:r>
              <w:t>Article(s)</w:t>
            </w:r>
          </w:p>
          <w:p w14:paraId="06A8151E" w14:textId="77777777" w:rsidR="0070409A" w:rsidRDefault="0070409A" w:rsidP="00366910">
            <w:r>
              <w:t>An example commit message for the Header could be:</w:t>
            </w:r>
          </w:p>
          <w:p w14:paraId="793ED432" w14:textId="4AC3EFDF" w:rsidR="0070409A" w:rsidRPr="00366910" w:rsidRDefault="0070409A" w:rsidP="00366910">
            <w:pPr>
              <w:pStyle w:val="a"/>
              <w:numPr>
                <w:ilvl w:val="0"/>
                <w:numId w:val="43"/>
              </w:numPr>
              <w:rPr>
                <w:rStyle w:val="ab"/>
              </w:rPr>
            </w:pPr>
            <w:r w:rsidRPr="007B492A">
              <w:rPr>
                <w:rStyle w:val="ab"/>
              </w:rPr>
              <w:t>feat</w:t>
            </w:r>
            <w:r w:rsidRPr="00366910">
              <w:rPr>
                <w:rStyle w:val="ab"/>
              </w:rPr>
              <w:t xml:space="preserve">: </w:t>
            </w:r>
            <w:r>
              <w:rPr>
                <w:rStyle w:val="ab"/>
              </w:rPr>
              <w:t>mobile</w:t>
            </w:r>
            <w:r w:rsidRPr="00366910">
              <w:rPr>
                <w:rStyle w:val="ab"/>
              </w:rPr>
              <w:t xml:space="preserve"> </w:t>
            </w:r>
            <w:r>
              <w:rPr>
                <w:rStyle w:val="ab"/>
              </w:rPr>
              <w:t>article</w:t>
            </w:r>
            <w:r w:rsidRPr="00366910">
              <w:rPr>
                <w:rStyle w:val="ab"/>
              </w:rPr>
              <w:t xml:space="preserve"> – add CSS</w:t>
            </w:r>
            <w:r w:rsidR="0001567B">
              <w:rPr>
                <w:rStyle w:val="ab"/>
              </w:rPr>
              <w:t xml:space="preserve"> for desktop </w:t>
            </w:r>
            <w:proofErr w:type="gramStart"/>
            <w:r w:rsidR="0001567B">
              <w:rPr>
                <w:rStyle w:val="ab"/>
              </w:rPr>
              <w:t>design</w:t>
            </w:r>
            <w:proofErr w:type="gramEnd"/>
          </w:p>
          <w:p w14:paraId="6DAD82FF" w14:textId="77777777" w:rsidR="0070409A" w:rsidRPr="00B35ECA" w:rsidRDefault="0070409A" w:rsidP="0001567B"/>
        </w:tc>
      </w:tr>
      <w:tr w:rsidR="0001567B" w14:paraId="1424A4D5" w14:textId="77777777" w:rsidTr="00366910">
        <w:trPr>
          <w:cantSplit/>
        </w:trPr>
        <w:tc>
          <w:tcPr>
            <w:tcW w:w="1693" w:type="dxa"/>
            <w:shd w:val="clear" w:color="auto" w:fill="D9D9D9" w:themeFill="background1" w:themeFillShade="D9"/>
          </w:tcPr>
          <w:p w14:paraId="76283463" w14:textId="77777777" w:rsidR="0001567B" w:rsidRPr="006A4CC7" w:rsidRDefault="0001567B"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07</w:t>
            </w:r>
          </w:p>
        </w:tc>
        <w:tc>
          <w:tcPr>
            <w:tcW w:w="8495" w:type="dxa"/>
            <w:shd w:val="clear" w:color="auto" w:fill="auto"/>
          </w:tcPr>
          <w:p w14:paraId="7F6EA52F" w14:textId="37253837" w:rsidR="0001567B" w:rsidRDefault="0001567B" w:rsidP="00366910">
            <w:pPr>
              <w:pStyle w:val="2"/>
            </w:pPr>
            <w:bookmarkStart w:id="346" w:name="_Toc144130274"/>
            <w:r>
              <w:t>Implement CSS for Aside Design</w:t>
            </w:r>
            <w:bookmarkEnd w:id="346"/>
          </w:p>
          <w:p w14:paraId="74554908" w14:textId="77777777" w:rsidR="0001567B" w:rsidRDefault="0001567B" w:rsidP="00366910">
            <w:r>
              <w:t xml:space="preserve">In this stage you will now add the Aside to the DESKTOP layout. </w:t>
            </w:r>
          </w:p>
          <w:p w14:paraId="52C3F994" w14:textId="152A1856" w:rsidR="0001567B" w:rsidRDefault="0001567B" w:rsidP="007B4D12">
            <w:pPr>
              <w:tabs>
                <w:tab w:val="left" w:pos="3527"/>
              </w:tabs>
            </w:pPr>
            <w:r>
              <w:t xml:space="preserve">The layout is as shown below. </w:t>
            </w:r>
            <w:ins w:id="347" w:author="Hyoin Lee" w:date="2023-09-08T16:35:00Z">
              <w:r w:rsidR="007646AF">
                <w:tab/>
              </w:r>
            </w:ins>
          </w:p>
          <w:p w14:paraId="434A8632" w14:textId="0612A907" w:rsidR="0001567B" w:rsidRDefault="0001567B" w:rsidP="00366910">
            <w:r>
              <w:t>The aside is ONLY visible for the Desktop layout.</w:t>
            </w:r>
          </w:p>
          <w:p w14:paraId="1990DE2B" w14:textId="12FE1564" w:rsidR="0001567B" w:rsidRDefault="0001567B" w:rsidP="00366910">
            <w:r>
              <w:rPr>
                <w:noProof/>
              </w:rPr>
              <w:drawing>
                <wp:inline distT="0" distB="0" distL="0" distR="0" wp14:anchorId="38875407" wp14:editId="34FC5521">
                  <wp:extent cx="5040000" cy="3780151"/>
                  <wp:effectExtent l="0" t="0" r="1905" b="5080"/>
                  <wp:docPr id="1727637122" name="Picture 172763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7122" name="Picture 17276371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000" cy="3780151"/>
                          </a:xfrm>
                          <a:prstGeom prst="rect">
                            <a:avLst/>
                          </a:prstGeom>
                        </pic:spPr>
                      </pic:pic>
                    </a:graphicData>
                  </a:graphic>
                </wp:inline>
              </w:drawing>
            </w:r>
          </w:p>
          <w:p w14:paraId="4B28C394" w14:textId="77777777" w:rsidR="0001567B" w:rsidRDefault="0001567B" w:rsidP="00366910">
            <w:pPr>
              <w:pStyle w:val="3"/>
            </w:pPr>
            <w:r>
              <w:t>Implementing steps</w:t>
            </w:r>
          </w:p>
          <w:p w14:paraId="75E3DC94" w14:textId="77777777" w:rsidR="0001567B" w:rsidRDefault="0001567B" w:rsidP="00366910">
            <w:r>
              <w:t>You must implement the layout in the following order, with EVERY step being committed to version control using Semantic Commit Messages:</w:t>
            </w:r>
          </w:p>
          <w:p w14:paraId="41921579" w14:textId="3C625BBC" w:rsidR="0001567B" w:rsidRDefault="0001567B" w:rsidP="00366910">
            <w:pPr>
              <w:pStyle w:val="a"/>
              <w:numPr>
                <w:ilvl w:val="0"/>
                <w:numId w:val="47"/>
              </w:numPr>
            </w:pPr>
            <w:r>
              <w:t>Aside</w:t>
            </w:r>
          </w:p>
          <w:p w14:paraId="1C4E989A" w14:textId="77777777" w:rsidR="0001567B" w:rsidRDefault="0001567B" w:rsidP="00366910">
            <w:r>
              <w:t>An example commit message for the Header could be:</w:t>
            </w:r>
          </w:p>
          <w:p w14:paraId="0E411707" w14:textId="710D94D3" w:rsidR="0001567B" w:rsidRPr="00366910" w:rsidRDefault="0001567B" w:rsidP="00366910">
            <w:pPr>
              <w:pStyle w:val="a"/>
              <w:numPr>
                <w:ilvl w:val="0"/>
                <w:numId w:val="43"/>
              </w:numPr>
              <w:rPr>
                <w:rStyle w:val="ab"/>
              </w:rPr>
            </w:pPr>
            <w:r w:rsidRPr="007B492A">
              <w:rPr>
                <w:rStyle w:val="ab"/>
              </w:rPr>
              <w:t>feat</w:t>
            </w:r>
            <w:r w:rsidRPr="00366910">
              <w:rPr>
                <w:rStyle w:val="ab"/>
              </w:rPr>
              <w:t xml:space="preserve">: </w:t>
            </w:r>
            <w:r>
              <w:rPr>
                <w:rStyle w:val="ab"/>
              </w:rPr>
              <w:t xml:space="preserve">desktop aside </w:t>
            </w:r>
            <w:r w:rsidRPr="00366910">
              <w:rPr>
                <w:rStyle w:val="ab"/>
              </w:rPr>
              <w:t xml:space="preserve">– add CSS </w:t>
            </w:r>
            <w:r>
              <w:rPr>
                <w:rStyle w:val="ab"/>
              </w:rPr>
              <w:t xml:space="preserve">for aside layout in desktop </w:t>
            </w:r>
            <w:proofErr w:type="gramStart"/>
            <w:r>
              <w:rPr>
                <w:rStyle w:val="ab"/>
              </w:rPr>
              <w:t>design</w:t>
            </w:r>
            <w:proofErr w:type="gramEnd"/>
          </w:p>
          <w:p w14:paraId="0013D6D0" w14:textId="77777777" w:rsidR="0001567B" w:rsidRPr="00B35ECA" w:rsidRDefault="0001567B" w:rsidP="0001567B"/>
        </w:tc>
      </w:tr>
      <w:tr w:rsidR="00B35ECA" w14:paraId="091F9601" w14:textId="77777777" w:rsidTr="0080683D">
        <w:trPr>
          <w:cantSplit/>
        </w:trPr>
        <w:tc>
          <w:tcPr>
            <w:tcW w:w="1693" w:type="dxa"/>
            <w:shd w:val="clear" w:color="auto" w:fill="D9D9D9" w:themeFill="background1" w:themeFillShade="D9"/>
          </w:tcPr>
          <w:p w14:paraId="144B3415" w14:textId="5678D8B1" w:rsidR="00B35ECA" w:rsidRPr="006A4CC7" w:rsidRDefault="00B35ECA" w:rsidP="004602A9">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w:t>
            </w:r>
            <w:ins w:id="348" w:author="Adrian Gould" w:date="2023-08-28T15:43:00Z">
              <w:r w:rsidR="0001567B">
                <w:rPr>
                  <w:rFonts w:asciiTheme="majorHAnsi" w:hAnsiTheme="majorHAnsi" w:cstheme="majorHAnsi"/>
                  <w:color w:val="FF0000"/>
                  <w:sz w:val="48"/>
                  <w:szCs w:val="48"/>
                </w:rPr>
                <w:t>7</w:t>
              </w:r>
            </w:ins>
            <w:del w:id="349" w:author="Adrian Gould" w:date="2023-08-28T13:11:00Z">
              <w:r w:rsidDel="006F490D">
                <w:rPr>
                  <w:rFonts w:asciiTheme="majorHAnsi" w:hAnsiTheme="majorHAnsi" w:cstheme="majorHAnsi"/>
                  <w:color w:val="FF0000"/>
                  <w:sz w:val="48"/>
                  <w:szCs w:val="48"/>
                </w:rPr>
                <w:delText>3</w:delText>
              </w:r>
            </w:del>
          </w:p>
        </w:tc>
        <w:tc>
          <w:tcPr>
            <w:tcW w:w="8495" w:type="dxa"/>
            <w:shd w:val="clear" w:color="auto" w:fill="auto"/>
          </w:tcPr>
          <w:p w14:paraId="682062EB" w14:textId="32057C30" w:rsidR="00B35ECA" w:rsidDel="0001567B" w:rsidRDefault="00B35ECA" w:rsidP="0012768E">
            <w:pPr>
              <w:pStyle w:val="2"/>
              <w:rPr>
                <w:del w:id="350" w:author="Adrian Gould" w:date="2023-08-28T15:47:00Z"/>
              </w:rPr>
            </w:pPr>
            <w:del w:id="351" w:author="Adrian Gould" w:date="2023-08-28T15:47:00Z">
              <w:r w:rsidDel="0001567B">
                <w:delText xml:space="preserve">Implement CSS to </w:delText>
              </w:r>
            </w:del>
            <w:del w:id="352" w:author="Adrian Gould" w:date="2023-08-28T14:01:00Z">
              <w:r w:rsidDel="0070409A">
                <w:delText xml:space="preserve">create the </w:delText>
              </w:r>
            </w:del>
            <w:del w:id="353" w:author="Adrian Gould" w:date="2023-08-28T13:47:00Z">
              <w:r w:rsidDel="00106C68">
                <w:delText>r</w:delText>
              </w:r>
            </w:del>
            <w:del w:id="354" w:author="Adrian Gould" w:date="2023-08-28T13:54:00Z">
              <w:r w:rsidDel="00CE04F0">
                <w:delText>equired</w:delText>
              </w:r>
            </w:del>
            <w:del w:id="355" w:author="Adrian Gould" w:date="2023-08-28T14:01:00Z">
              <w:r w:rsidDel="0070409A">
                <w:delText xml:space="preserve"> Layout</w:delText>
              </w:r>
            </w:del>
            <w:del w:id="356" w:author="Adrian Gould" w:date="2023-08-28T15:47:00Z">
              <w:r w:rsidR="00FA039F" w:rsidDel="0001567B">
                <w:delText>.</w:delText>
              </w:r>
            </w:del>
          </w:p>
          <w:p w14:paraId="73B14B8A" w14:textId="44FED4A5" w:rsidR="00B3089C" w:rsidDel="00106C68" w:rsidRDefault="00FA039F" w:rsidP="00FA039F">
            <w:pPr>
              <w:rPr>
                <w:ins w:id="357" w:author="Adrian Gould [2]" w:date="2023-08-23T09:46:00Z"/>
                <w:del w:id="358" w:author="Adrian Gould" w:date="2023-08-28T13:47:00Z"/>
              </w:rPr>
            </w:pPr>
            <w:del w:id="359" w:author="Adrian Gould" w:date="2023-08-28T13:47:00Z">
              <w:r w:rsidDel="00106C68">
                <w:delText xml:space="preserve">You are not expected to create a responsive layout for this exercise. </w:delText>
              </w:r>
            </w:del>
            <w:ins w:id="360" w:author="Adrian Gould [2]" w:date="2023-08-23T09:44:00Z">
              <w:del w:id="361" w:author="Adrian Gould" w:date="2023-08-28T13:47:00Z">
                <w:r w:rsidR="00B3089C" w:rsidDel="00106C68">
                  <w:delText xml:space="preserve">You </w:delText>
                </w:r>
              </w:del>
            </w:ins>
            <w:ins w:id="362" w:author="Adrian Gould [2]" w:date="2023-08-23T09:46:00Z">
              <w:del w:id="363" w:author="Adrian Gould" w:date="2023-08-28T13:47:00Z">
                <w:r w:rsidR="00B43502" w:rsidDel="00106C68">
                  <w:delText xml:space="preserve">will </w:delText>
                </w:r>
              </w:del>
            </w:ins>
            <w:ins w:id="364" w:author="Adrian Gould [2]" w:date="2023-08-23T09:44:00Z">
              <w:del w:id="365" w:author="Adrian Gould" w:date="2023-08-28T13:47:00Z">
                <w:r w:rsidR="00B3089C" w:rsidDel="00106C68">
                  <w:delText xml:space="preserve">implement a mobile first layout, </w:delText>
                </w:r>
              </w:del>
            </w:ins>
            <w:ins w:id="366" w:author="Adrian Gould [2]" w:date="2023-08-23T09:45:00Z">
              <w:del w:id="367" w:author="Adrian Gould" w:date="2023-08-28T13:47:00Z">
                <w:r w:rsidR="00A02171" w:rsidDel="00106C68">
                  <w:delText>please request a suggested layout fr</w:delText>
                </w:r>
              </w:del>
            </w:ins>
            <w:ins w:id="368" w:author="Adrian Gould [2]" w:date="2023-08-23T09:46:00Z">
              <w:del w:id="369" w:author="Adrian Gould" w:date="2023-08-28T13:47:00Z">
                <w:r w:rsidR="00B43502" w:rsidDel="00106C68">
                  <w:delText>o</w:delText>
                </w:r>
              </w:del>
            </w:ins>
            <w:ins w:id="370" w:author="Adrian Gould [2]" w:date="2023-08-23T09:45:00Z">
              <w:del w:id="371" w:author="Adrian Gould" w:date="2023-08-28T13:47:00Z">
                <w:r w:rsidR="00A02171" w:rsidDel="00106C68">
                  <w:delText>m your assessor/lecturer.</w:delText>
                </w:r>
              </w:del>
            </w:ins>
          </w:p>
          <w:p w14:paraId="38CA1A8F" w14:textId="778CF932" w:rsidR="00B43502" w:rsidDel="0070409A" w:rsidRDefault="00B43502" w:rsidP="00B43502">
            <w:pPr>
              <w:rPr>
                <w:ins w:id="372" w:author="Adrian Gould [2]" w:date="2023-08-23T09:46:00Z"/>
                <w:del w:id="373" w:author="Adrian Gould" w:date="2023-08-28T14:01:00Z"/>
              </w:rPr>
            </w:pPr>
            <w:ins w:id="374" w:author="Adrian Gould [2]" w:date="2023-08-23T09:46:00Z">
              <w:del w:id="375" w:author="Adrian Gould" w:date="2023-08-28T14:01:00Z">
                <w:r w:rsidDel="0070409A">
                  <w:delText xml:space="preserve">The layout we present </w:delText>
                </w:r>
                <w:r w:rsidR="003150A3" w:rsidDel="0070409A">
                  <w:delText xml:space="preserve">in the image below </w:delText>
                </w:r>
                <w:r w:rsidDel="0070409A">
                  <w:delText>is for a desktop browser and is to be used as the layout for this type of device.</w:delText>
                </w:r>
              </w:del>
            </w:ins>
          </w:p>
          <w:p w14:paraId="42D6ADCA" w14:textId="7640EBCC" w:rsidR="00B43502" w:rsidDel="0070409A" w:rsidRDefault="00B43502" w:rsidP="00FA039F">
            <w:pPr>
              <w:rPr>
                <w:del w:id="376" w:author="Adrian Gould" w:date="2023-08-28T14:01:00Z"/>
              </w:rPr>
            </w:pPr>
          </w:p>
          <w:p w14:paraId="23B44702" w14:textId="66AF2910" w:rsidR="0070409A" w:rsidDel="0001567B" w:rsidRDefault="00A02171" w:rsidP="00FA039F">
            <w:pPr>
              <w:rPr>
                <w:ins w:id="377" w:author="Adrian Gould [2]" w:date="2023-08-23T09:46:00Z"/>
                <w:del w:id="378" w:author="Adrian Gould" w:date="2023-08-28T15:47:00Z"/>
              </w:rPr>
            </w:pPr>
            <w:ins w:id="379" w:author="Adrian Gould [2]" w:date="2023-08-23T09:45:00Z">
              <w:del w:id="380" w:author="Adrian Gould" w:date="2023-08-28T14:01:00Z">
                <w:r w:rsidDel="0070409A">
                  <w:delText xml:space="preserve">The most important part of this stage is </w:delText>
                </w:r>
                <w:r w:rsidR="000D0D27" w:rsidDel="0070409A">
                  <w:delText xml:space="preserve">demonstrating the ability to </w:delText>
                </w:r>
              </w:del>
            </w:ins>
            <w:del w:id="381" w:author="Adrian Gould" w:date="2023-08-28T14:01:00Z">
              <w:r w:rsidR="00FA039F" w:rsidDel="0070409A">
                <w:delText>We are more interested in the ability to create a desktop</w:delText>
              </w:r>
              <w:r w:rsidR="00525319" w:rsidDel="0070409A">
                <w:delText>-</w:delText>
              </w:r>
              <w:r w:rsidR="00FA039F" w:rsidDel="0070409A">
                <w:delText xml:space="preserve">based layout with </w:delText>
              </w:r>
              <w:r w:rsidR="00525319" w:rsidDel="0070409A">
                <w:delText>valid CSS code</w:delText>
              </w:r>
            </w:del>
            <w:ins w:id="382" w:author="Adrian Gould [2]" w:date="2023-08-23T09:46:00Z">
              <w:del w:id="383" w:author="Adrian Gould" w:date="2023-08-28T14:01:00Z">
                <w:r w:rsidR="000D0D27" w:rsidDel="0070409A">
                  <w:delText xml:space="preserve">, and a very simple mobile friendly </w:delText>
                </w:r>
                <w:r w:rsidR="00B43502" w:rsidDel="0070409A">
                  <w:delText>version of the layout</w:delText>
                </w:r>
              </w:del>
              <w:del w:id="384" w:author="Adrian Gould" w:date="2023-08-28T15:47:00Z">
                <w:r w:rsidR="00B43502" w:rsidDel="0001567B">
                  <w:delText>.</w:delText>
                </w:r>
              </w:del>
            </w:ins>
            <w:del w:id="385" w:author="Adrian Gould" w:date="2023-08-28T15:47:00Z">
              <w:r w:rsidR="00525319" w:rsidDel="0001567B">
                <w:delText>.</w:delText>
              </w:r>
            </w:del>
          </w:p>
          <w:p w14:paraId="4B0ACF79" w14:textId="4C2784B6" w:rsidR="00EF2B30" w:rsidDel="0001567B" w:rsidRDefault="00EF2B30" w:rsidP="00FA039F">
            <w:pPr>
              <w:rPr>
                <w:del w:id="386" w:author="Adrian Gould" w:date="2023-08-28T15:47:00Z"/>
              </w:rPr>
            </w:pPr>
          </w:p>
          <w:p w14:paraId="36792AE7" w14:textId="231B21BF" w:rsidR="00525319" w:rsidRPr="00FA039F" w:rsidDel="0001567B" w:rsidRDefault="0068393E" w:rsidP="002637A6">
            <w:pPr>
              <w:jc w:val="center"/>
              <w:rPr>
                <w:del w:id="387" w:author="Adrian Gould" w:date="2023-08-28T15:47:00Z"/>
              </w:rPr>
            </w:pPr>
            <w:del w:id="388" w:author="Adrian Gould" w:date="2023-08-28T14:01:00Z">
              <w:r w:rsidDel="0070409A">
                <w:rPr>
                  <w:noProof/>
                </w:rPr>
                <w:drawing>
                  <wp:inline distT="0" distB="0" distL="0" distR="0" wp14:anchorId="69C284B8" wp14:editId="51D1B88D">
                    <wp:extent cx="4873073" cy="3654804"/>
                    <wp:effectExtent l="0" t="0" r="3810" b="3175"/>
                    <wp:docPr id="1610842698" name="Picture 161084269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9350" cy="3689512"/>
                            </a:xfrm>
                            <a:prstGeom prst="rect">
                              <a:avLst/>
                            </a:prstGeom>
                          </pic:spPr>
                        </pic:pic>
                      </a:graphicData>
                    </a:graphic>
                  </wp:inline>
                </w:drawing>
              </w:r>
            </w:del>
          </w:p>
          <w:p w14:paraId="249F8D19" w14:textId="4B10A469" w:rsidR="00C051C2" w:rsidDel="0001567B" w:rsidRDefault="00C051C2">
            <w:pPr>
              <w:pStyle w:val="2"/>
              <w:rPr>
                <w:ins w:id="389" w:author="Adrian Gould [2]" w:date="2023-08-23T09:30:00Z"/>
                <w:del w:id="390" w:author="Adrian Gould" w:date="2023-08-28T15:47:00Z"/>
              </w:rPr>
              <w:pPrChange w:id="391" w:author="Adrian Gould" w:date="2023-08-28T15:47:00Z">
                <w:pPr>
                  <w:pStyle w:val="3"/>
                </w:pPr>
              </w:pPrChange>
            </w:pPr>
            <w:ins w:id="392" w:author="Adrian Gould [2]" w:date="2023-08-23T09:30:00Z">
              <w:del w:id="393" w:author="Adrian Gould" w:date="2023-08-28T15:47:00Z">
                <w:r w:rsidDel="0001567B">
                  <w:delText>Implementing steps</w:delText>
                </w:r>
              </w:del>
            </w:ins>
          </w:p>
          <w:p w14:paraId="57ECB94B" w14:textId="656717D8" w:rsidR="00C051C2" w:rsidDel="0001567B" w:rsidRDefault="00C051C2">
            <w:pPr>
              <w:pStyle w:val="2"/>
              <w:rPr>
                <w:ins w:id="394" w:author="Adrian Gould [2]" w:date="2023-08-23T09:31:00Z"/>
                <w:del w:id="395" w:author="Adrian Gould" w:date="2023-08-28T15:47:00Z"/>
              </w:rPr>
              <w:pPrChange w:id="396" w:author="Adrian Gould" w:date="2023-08-28T15:47:00Z">
                <w:pPr/>
              </w:pPrChange>
            </w:pPr>
            <w:ins w:id="397" w:author="Adrian Gould [2]" w:date="2023-08-23T09:30:00Z">
              <w:del w:id="398" w:author="Adrian Gould" w:date="2023-08-28T15:47:00Z">
                <w:r w:rsidDel="0001567B">
                  <w:delText xml:space="preserve">You must implement the layout in the following order, with EVERY step being committed to version control using </w:delText>
                </w:r>
              </w:del>
            </w:ins>
            <w:ins w:id="399" w:author="Adrian Gould [2]" w:date="2023-08-23T09:31:00Z">
              <w:del w:id="400" w:author="Adrian Gould" w:date="2023-08-28T15:47:00Z">
                <w:r w:rsidDel="0001567B">
                  <w:delText>Semantic Commit Messages:</w:delText>
                </w:r>
              </w:del>
            </w:ins>
          </w:p>
          <w:p w14:paraId="519A1531" w14:textId="751893B1" w:rsidR="00C051C2" w:rsidDel="0070409A" w:rsidRDefault="00C051C2">
            <w:pPr>
              <w:pStyle w:val="2"/>
              <w:rPr>
                <w:ins w:id="401" w:author="Adrian Gould [2]" w:date="2023-08-23T09:31:00Z"/>
                <w:del w:id="402" w:author="Adrian Gould" w:date="2023-08-28T14:05:00Z"/>
              </w:rPr>
              <w:pPrChange w:id="403" w:author="Adrian Gould" w:date="2023-08-28T15:47:00Z">
                <w:pPr/>
              </w:pPrChange>
            </w:pPr>
            <w:ins w:id="404" w:author="Adrian Gould [2]" w:date="2023-08-23T09:31:00Z">
              <w:del w:id="405" w:author="Adrian Gould" w:date="2023-08-28T14:05:00Z">
                <w:r w:rsidDel="0070409A">
                  <w:delText>Header</w:delText>
                </w:r>
              </w:del>
            </w:ins>
          </w:p>
          <w:p w14:paraId="0B8CCCFE" w14:textId="150D63D3" w:rsidR="00C322E9" w:rsidDel="0070409A" w:rsidRDefault="00C322E9">
            <w:pPr>
              <w:pStyle w:val="2"/>
              <w:rPr>
                <w:ins w:id="406" w:author="Adrian Gould [2]" w:date="2023-08-23T09:31:00Z"/>
                <w:del w:id="407" w:author="Adrian Gould" w:date="2023-08-28T14:05:00Z"/>
              </w:rPr>
              <w:pPrChange w:id="408" w:author="Adrian Gould" w:date="2023-08-28T15:47:00Z">
                <w:pPr/>
              </w:pPrChange>
            </w:pPr>
            <w:ins w:id="409" w:author="Adrian Gould [2]" w:date="2023-08-23T09:31:00Z">
              <w:del w:id="410" w:author="Adrian Gould" w:date="2023-08-28T14:05:00Z">
                <w:r w:rsidDel="0070409A">
                  <w:delText>Navigation</w:delText>
                </w:r>
              </w:del>
            </w:ins>
          </w:p>
          <w:p w14:paraId="476D3BC7" w14:textId="565E583C" w:rsidR="00C322E9" w:rsidDel="0070409A" w:rsidRDefault="00C322E9">
            <w:pPr>
              <w:pStyle w:val="2"/>
              <w:rPr>
                <w:ins w:id="411" w:author="Adrian Gould [2]" w:date="2023-08-23T09:31:00Z"/>
                <w:del w:id="412" w:author="Adrian Gould" w:date="2023-08-28T14:05:00Z"/>
              </w:rPr>
              <w:pPrChange w:id="413" w:author="Adrian Gould" w:date="2023-08-28T15:47:00Z">
                <w:pPr/>
              </w:pPrChange>
            </w:pPr>
            <w:ins w:id="414" w:author="Adrian Gould [2]" w:date="2023-08-23T09:31:00Z">
              <w:del w:id="415" w:author="Adrian Gould" w:date="2023-08-28T14:05:00Z">
                <w:r w:rsidDel="0070409A">
                  <w:lastRenderedPageBreak/>
                  <w:delText>Footer</w:delText>
                </w:r>
              </w:del>
            </w:ins>
          </w:p>
          <w:p w14:paraId="3B2FE869" w14:textId="51063AFF" w:rsidR="00C322E9" w:rsidDel="0070409A" w:rsidRDefault="00C322E9">
            <w:pPr>
              <w:pStyle w:val="2"/>
              <w:rPr>
                <w:ins w:id="416" w:author="Adrian Gould [2]" w:date="2023-08-23T09:31:00Z"/>
                <w:del w:id="417" w:author="Adrian Gould" w:date="2023-08-28T14:05:00Z"/>
              </w:rPr>
              <w:pPrChange w:id="418" w:author="Adrian Gould" w:date="2023-08-28T15:47:00Z">
                <w:pPr/>
              </w:pPrChange>
            </w:pPr>
            <w:ins w:id="419" w:author="Adrian Gould [2]" w:date="2023-08-23T09:31:00Z">
              <w:del w:id="420" w:author="Adrian Gould" w:date="2023-08-28T14:05:00Z">
                <w:r w:rsidDel="0070409A">
                  <w:delText>Main</w:delText>
                </w:r>
              </w:del>
            </w:ins>
          </w:p>
          <w:p w14:paraId="272FB8B5" w14:textId="1925D14C" w:rsidR="00C322E9" w:rsidDel="0001567B" w:rsidRDefault="00C322E9">
            <w:pPr>
              <w:pStyle w:val="2"/>
              <w:rPr>
                <w:ins w:id="421" w:author="Adrian Gould [2]" w:date="2023-08-23T09:31:00Z"/>
                <w:del w:id="422" w:author="Adrian Gould" w:date="2023-08-28T15:47:00Z"/>
              </w:rPr>
              <w:pPrChange w:id="423" w:author="Adrian Gould" w:date="2023-08-28T15:47:00Z">
                <w:pPr/>
              </w:pPrChange>
            </w:pPr>
            <w:ins w:id="424" w:author="Adrian Gould [2]" w:date="2023-08-23T09:31:00Z">
              <w:del w:id="425" w:author="Adrian Gould" w:date="2023-08-28T15:47:00Z">
                <w:r w:rsidDel="0001567B">
                  <w:delText>Article(s)</w:delText>
                </w:r>
              </w:del>
            </w:ins>
          </w:p>
          <w:p w14:paraId="63BCE2C7" w14:textId="73C3FD85" w:rsidR="00C322E9" w:rsidDel="0070409A" w:rsidRDefault="00C322E9">
            <w:pPr>
              <w:pStyle w:val="2"/>
              <w:rPr>
                <w:ins w:id="426" w:author="Adrian Gould [2]" w:date="2023-08-23T09:31:00Z"/>
                <w:del w:id="427" w:author="Adrian Gould" w:date="2023-08-28T14:05:00Z"/>
              </w:rPr>
              <w:pPrChange w:id="428" w:author="Adrian Gould" w:date="2023-08-28T15:47:00Z">
                <w:pPr/>
              </w:pPrChange>
            </w:pPr>
            <w:ins w:id="429" w:author="Adrian Gould [2]" w:date="2023-08-23T09:31:00Z">
              <w:del w:id="430" w:author="Adrian Gould" w:date="2023-08-28T14:05:00Z">
                <w:r w:rsidDel="0070409A">
                  <w:delText>Aside</w:delText>
                </w:r>
              </w:del>
            </w:ins>
          </w:p>
          <w:p w14:paraId="5A4200C4" w14:textId="21AB3579" w:rsidR="00C322E9" w:rsidDel="0001567B" w:rsidRDefault="0040197F">
            <w:pPr>
              <w:pStyle w:val="2"/>
              <w:rPr>
                <w:ins w:id="431" w:author="Adrian Gould [2]" w:date="2023-08-23T09:31:00Z"/>
                <w:del w:id="432" w:author="Adrian Gould" w:date="2023-08-28T15:47:00Z"/>
              </w:rPr>
              <w:pPrChange w:id="433" w:author="Adrian Gould" w:date="2023-08-28T15:47:00Z">
                <w:pPr/>
              </w:pPrChange>
            </w:pPr>
            <w:ins w:id="434" w:author="Adrian Gould [2]" w:date="2023-08-23T09:31:00Z">
              <w:del w:id="435" w:author="Adrian Gould" w:date="2023-08-28T15:47:00Z">
                <w:r w:rsidDel="0001567B">
                  <w:delText>An example commit message for the Header could be:</w:delText>
                </w:r>
              </w:del>
            </w:ins>
          </w:p>
          <w:p w14:paraId="4DBA134D" w14:textId="48BE3A4C" w:rsidR="0040197F" w:rsidRPr="007B492A" w:rsidDel="0001567B" w:rsidRDefault="007B492A">
            <w:pPr>
              <w:pStyle w:val="2"/>
              <w:rPr>
                <w:ins w:id="436" w:author="Adrian Gould [2]" w:date="2023-08-23T09:32:00Z"/>
                <w:del w:id="437" w:author="Adrian Gould" w:date="2023-08-28T15:47:00Z"/>
                <w:rStyle w:val="ab"/>
                <w:rFonts w:eastAsia="Calibri" w:cstheme="minorHAnsi"/>
                <w:szCs w:val="22"/>
                <w:rPrChange w:id="438" w:author="Adrian Gould [2]" w:date="2023-08-23T09:32:00Z">
                  <w:rPr>
                    <w:ins w:id="439" w:author="Adrian Gould [2]" w:date="2023-08-23T09:32:00Z"/>
                    <w:del w:id="440" w:author="Adrian Gould" w:date="2023-08-28T15:47:00Z"/>
                  </w:rPr>
                </w:rPrChange>
              </w:rPr>
              <w:pPrChange w:id="441" w:author="Adrian Gould" w:date="2023-08-28T15:47:00Z">
                <w:pPr/>
              </w:pPrChange>
            </w:pPr>
            <w:ins w:id="442" w:author="Adrian Gould [2]" w:date="2023-08-23T09:31:00Z">
              <w:del w:id="443" w:author="Adrian Gould" w:date="2023-08-28T15:47:00Z">
                <w:r w:rsidRPr="007B492A" w:rsidDel="0001567B">
                  <w:rPr>
                    <w:rStyle w:val="ab"/>
                  </w:rPr>
                  <w:delText>feat</w:delText>
                </w:r>
                <w:r w:rsidR="0040197F" w:rsidRPr="007B492A" w:rsidDel="0001567B">
                  <w:rPr>
                    <w:rStyle w:val="ab"/>
                    <w:rFonts w:eastAsia="Calibri" w:cstheme="minorHAnsi"/>
                    <w:szCs w:val="22"/>
                    <w:rPrChange w:id="444" w:author="Adrian Gould [2]" w:date="2023-08-23T09:32:00Z">
                      <w:rPr/>
                    </w:rPrChange>
                  </w:rPr>
                  <w:delText xml:space="preserve">: </w:delText>
                </w:r>
              </w:del>
              <w:del w:id="445" w:author="Adrian Gould" w:date="2023-08-28T14:06:00Z">
                <w:r w:rsidR="0040197F" w:rsidRPr="007B492A" w:rsidDel="0070409A">
                  <w:rPr>
                    <w:rStyle w:val="ab"/>
                    <w:rFonts w:eastAsia="Calibri" w:cstheme="minorHAnsi"/>
                    <w:szCs w:val="22"/>
                    <w:rPrChange w:id="446" w:author="Adrian Gould [2]" w:date="2023-08-23T09:32:00Z">
                      <w:rPr/>
                    </w:rPrChange>
                  </w:rPr>
                  <w:delText>site</w:delText>
                </w:r>
              </w:del>
              <w:del w:id="447" w:author="Adrian Gould" w:date="2023-08-28T15:47:00Z">
                <w:r w:rsidR="0040197F" w:rsidRPr="007B492A" w:rsidDel="0001567B">
                  <w:rPr>
                    <w:rStyle w:val="ab"/>
                    <w:rFonts w:eastAsia="Calibri" w:cstheme="minorHAnsi"/>
                    <w:szCs w:val="22"/>
                    <w:rPrChange w:id="448" w:author="Adrian Gould [2]" w:date="2023-08-23T09:32:00Z">
                      <w:rPr/>
                    </w:rPrChange>
                  </w:rPr>
                  <w:delText xml:space="preserve"> </w:delText>
                </w:r>
              </w:del>
              <w:del w:id="449" w:author="Adrian Gould" w:date="2023-08-28T14:06:00Z">
                <w:r w:rsidR="0040197F" w:rsidRPr="007B492A" w:rsidDel="0070409A">
                  <w:rPr>
                    <w:rStyle w:val="ab"/>
                    <w:rFonts w:eastAsia="Calibri" w:cstheme="minorHAnsi"/>
                    <w:szCs w:val="22"/>
                    <w:rPrChange w:id="450" w:author="Adrian Gould [2]" w:date="2023-08-23T09:32:00Z">
                      <w:rPr/>
                    </w:rPrChange>
                  </w:rPr>
                  <w:delText>header</w:delText>
                </w:r>
              </w:del>
            </w:ins>
            <w:ins w:id="451" w:author="Adrian Gould [2]" w:date="2023-08-23T09:32:00Z">
              <w:del w:id="452" w:author="Adrian Gould" w:date="2023-08-28T15:47:00Z">
                <w:r w:rsidR="0040197F" w:rsidRPr="007B492A" w:rsidDel="0001567B">
                  <w:rPr>
                    <w:rStyle w:val="ab"/>
                    <w:rFonts w:eastAsia="Calibri" w:cstheme="minorHAnsi"/>
                    <w:szCs w:val="22"/>
                    <w:rPrChange w:id="453" w:author="Adrian Gould [2]" w:date="2023-08-23T09:32:00Z">
                      <w:rPr/>
                    </w:rPrChange>
                  </w:rPr>
                  <w:delText xml:space="preserve"> – add CSS </w:delText>
                </w:r>
              </w:del>
              <w:del w:id="454" w:author="Adrian Gould" w:date="2023-08-28T14:06:00Z">
                <w:r w:rsidR="0040197F" w:rsidRPr="007B492A" w:rsidDel="0070409A">
                  <w:rPr>
                    <w:rStyle w:val="ab"/>
                    <w:rFonts w:eastAsia="Calibri" w:cstheme="minorHAnsi"/>
                    <w:szCs w:val="22"/>
                    <w:rPrChange w:id="455" w:author="Adrian Gould [2]" w:date="2023-08-23T09:32:00Z">
                      <w:rPr/>
                    </w:rPrChange>
                  </w:rPr>
                  <w:delText>to lay the site header</w:delText>
                </w:r>
              </w:del>
            </w:ins>
          </w:p>
          <w:p w14:paraId="2722FAC3" w14:textId="4F755AF1" w:rsidR="004D538B" w:rsidRDefault="004D538B">
            <w:pPr>
              <w:pStyle w:val="2"/>
              <w:rPr>
                <w:ins w:id="456" w:author="Adrian Gould [2]" w:date="2023-08-23T09:35:00Z"/>
              </w:rPr>
              <w:pPrChange w:id="457" w:author="Adrian Gould" w:date="2023-08-28T15:47:00Z">
                <w:pPr>
                  <w:pStyle w:val="3"/>
                </w:pPr>
              </w:pPrChange>
            </w:pPr>
            <w:bookmarkStart w:id="458" w:name="_Toc144130275"/>
            <w:ins w:id="459" w:author="Adrian Gould [2]" w:date="2023-08-23T09:34:00Z">
              <w:r>
                <w:t>Identify C</w:t>
              </w:r>
            </w:ins>
            <w:ins w:id="460" w:author="Adrian Gould [2]" w:date="2023-08-23T09:35:00Z">
              <w:r>
                <w:t>SS3 Techniques/Features</w:t>
              </w:r>
              <w:bookmarkEnd w:id="458"/>
            </w:ins>
          </w:p>
          <w:p w14:paraId="18485B0D" w14:textId="2171B3FE" w:rsidR="004D538B" w:rsidRDefault="00A9071C" w:rsidP="004D538B">
            <w:pPr>
              <w:rPr>
                <w:ins w:id="461" w:author="Adrian Gould [2]" w:date="2023-08-23T09:35:00Z"/>
              </w:rPr>
            </w:pPr>
            <w:ins w:id="462" w:author="Adrian Gould [2]" w:date="2023-08-23T09:35:00Z">
              <w:r>
                <w:t>During your development you will have used different CSS3 techniques to lay out the content of the site.</w:t>
              </w:r>
            </w:ins>
          </w:p>
          <w:p w14:paraId="1BC35411" w14:textId="256AB3E1" w:rsidR="006F18A7" w:rsidRDefault="00A9071C" w:rsidP="004D538B">
            <w:pPr>
              <w:rPr>
                <w:ins w:id="463" w:author="Adrian Gould [2]" w:date="2023-08-23T09:36:00Z"/>
              </w:rPr>
            </w:pPr>
            <w:ins w:id="464" w:author="Adrian Gould [2]" w:date="2023-08-23T09:35:00Z">
              <w:r>
                <w:t xml:space="preserve">Identify FOUR techniques </w:t>
              </w:r>
            </w:ins>
            <w:ins w:id="465" w:author="Adrian Gould [2]" w:date="2023-08-23T09:36:00Z">
              <w:r>
                <w:t>and</w:t>
              </w:r>
              <w:r w:rsidR="006F18A7">
                <w:t>/</w:t>
              </w:r>
              <w:r>
                <w:t>or features</w:t>
              </w:r>
              <w:r w:rsidR="006F18A7">
                <w:t xml:space="preserve"> that you employed in styling the site layout. </w:t>
              </w:r>
            </w:ins>
          </w:p>
          <w:p w14:paraId="3C650A8D" w14:textId="1F37431D" w:rsidR="00A9071C" w:rsidRDefault="006F18A7" w:rsidP="004D538B">
            <w:pPr>
              <w:rPr>
                <w:ins w:id="466" w:author="Adrian Gould [2]" w:date="2023-08-23T09:36:00Z"/>
              </w:rPr>
            </w:pPr>
            <w:ins w:id="467" w:author="Adrian Gould [2]" w:date="2023-08-23T09:36:00Z">
              <w:r>
                <w:t xml:space="preserve">Why did you use these </w:t>
              </w:r>
              <w:del w:id="468" w:author="Adrian Gould" w:date="2023-08-28T15:47:00Z">
                <w:r w:rsidDel="0001567B">
                  <w:delText xml:space="preserve">particular </w:delText>
                </w:r>
              </w:del>
              <w:r>
                <w:t>techniques</w:t>
              </w:r>
            </w:ins>
            <w:ins w:id="469" w:author="Adrian Gould" w:date="2023-08-28T15:47:00Z">
              <w:r w:rsidR="0001567B">
                <w:t xml:space="preserve"> and/or </w:t>
              </w:r>
            </w:ins>
            <w:ins w:id="470" w:author="Adrian Gould [2]" w:date="2023-08-23T09:36:00Z">
              <w:del w:id="471" w:author="Adrian Gould" w:date="2023-08-28T15:47:00Z">
                <w:r w:rsidDel="0001567B">
                  <w:delText>/</w:delText>
                </w:r>
              </w:del>
              <w:r>
                <w:t>features?</w:t>
              </w:r>
            </w:ins>
          </w:p>
          <w:p w14:paraId="3D70163A" w14:textId="0BD6AFAC" w:rsidR="006F18A7" w:rsidRPr="004D538B" w:rsidRDefault="006F18A7">
            <w:pPr>
              <w:rPr>
                <w:ins w:id="472" w:author="Adrian Gould [2]" w:date="2023-08-23T09:34:00Z"/>
              </w:rPr>
              <w:pPrChange w:id="473" w:author="Adrian Gould [2]" w:date="2023-08-23T09:35:00Z">
                <w:pPr>
                  <w:pStyle w:val="3"/>
                </w:pPr>
              </w:pPrChange>
            </w:pPr>
            <w:ins w:id="474" w:author="Adrian Gould [2]" w:date="2023-08-23T09:36:00Z">
              <w:r>
                <w:t xml:space="preserve">Add your answers to the </w:t>
              </w:r>
            </w:ins>
            <w:ins w:id="475" w:author="Adrian Gould [2]" w:date="2023-08-23T09:37:00Z">
              <w:r>
                <w:t>answer section A0</w:t>
              </w:r>
              <w:del w:id="476" w:author="Adrian Gould" w:date="2023-08-28T15:47:00Z">
                <w:r w:rsidDel="0001567B">
                  <w:delText>3</w:delText>
                </w:r>
              </w:del>
            </w:ins>
            <w:ins w:id="477" w:author="Adrian Gould" w:date="2023-08-28T15:47:00Z">
              <w:r w:rsidR="0001567B">
                <w:t>7</w:t>
              </w:r>
            </w:ins>
            <w:ins w:id="478" w:author="Adrian Gould [2]" w:date="2023-08-23T09:37:00Z">
              <w:r>
                <w:t>.</w:t>
              </w:r>
            </w:ins>
          </w:p>
          <w:p w14:paraId="7BBBC673" w14:textId="3CF1E675" w:rsidR="00B35ECA" w:rsidRDefault="0068393E" w:rsidP="00FC4010">
            <w:pPr>
              <w:pStyle w:val="3"/>
            </w:pPr>
            <w:r>
              <w:t>Import</w:t>
            </w:r>
            <w:r w:rsidR="00FC4010">
              <w:t>a</w:t>
            </w:r>
            <w:r>
              <w:t>nt:</w:t>
            </w:r>
          </w:p>
          <w:p w14:paraId="7C396E3B" w14:textId="3D50EF1F" w:rsidR="0068393E" w:rsidRDefault="0068393E" w:rsidP="00B35ECA">
            <w:r>
              <w:t xml:space="preserve">The </w:t>
            </w:r>
            <w:r w:rsidR="00381108">
              <w:t>articles may be presented as the same size or like masonry work</w:t>
            </w:r>
            <w:r w:rsidR="00FC4010">
              <w:t>, with different heights depending on the content</w:t>
            </w:r>
            <w:r w:rsidR="00381108">
              <w:t>.</w:t>
            </w:r>
          </w:p>
          <w:p w14:paraId="5069B9E5" w14:textId="77777777" w:rsidR="00272DA3" w:rsidRDefault="00381108" w:rsidP="00B35ECA">
            <w:pPr>
              <w:rPr>
                <w:ins w:id="479" w:author="Adrian Gould [2]" w:date="2023-08-23T09:29:00Z"/>
              </w:rPr>
            </w:pPr>
            <w:r>
              <w:t xml:space="preserve">This portfolio stage is </w:t>
            </w:r>
            <w:del w:id="480" w:author="Adrian Gould [2]" w:date="2023-08-23T09:28:00Z">
              <w:r w:rsidDel="004C183E">
                <w:delText xml:space="preserve">not </w:delText>
              </w:r>
            </w:del>
            <w:r>
              <w:t xml:space="preserve">about </w:t>
            </w:r>
            <w:r w:rsidR="00CA5C29">
              <w:t xml:space="preserve">reproducing a </w:t>
            </w:r>
            <w:del w:id="481" w:author="Adrian Gould [2]" w:date="2023-08-23T09:28:00Z">
              <w:r w:rsidR="00CA5C29" w:rsidDel="004C183E">
                <w:delText xml:space="preserve">precise </w:delText>
              </w:r>
            </w:del>
            <w:r w:rsidR="00CA5C29">
              <w:t xml:space="preserve">layout, </w:t>
            </w:r>
            <w:del w:id="482" w:author="Adrian Gould [2]" w:date="2023-08-23T09:28:00Z">
              <w:r w:rsidR="00CA5C29" w:rsidDel="004C183E">
                <w:delText xml:space="preserve">apart </w:delText>
              </w:r>
            </w:del>
            <w:ins w:id="483" w:author="Adrian Gould [2]" w:date="2023-08-23T09:28:00Z">
              <w:r w:rsidR="004C183E">
                <w:t xml:space="preserve">complete with </w:t>
              </w:r>
            </w:ins>
            <w:del w:id="484" w:author="Adrian Gould [2]" w:date="2023-08-23T09:28:00Z">
              <w:r w:rsidR="00CA5C29" w:rsidDel="004C183E">
                <w:delText>from t</w:delText>
              </w:r>
            </w:del>
            <w:ins w:id="485" w:author="Adrian Gould [2]" w:date="2023-08-23T09:29:00Z">
              <w:r w:rsidR="00272DA3">
                <w:t>t</w:t>
              </w:r>
            </w:ins>
            <w:r w:rsidR="00CA5C29">
              <w:t xml:space="preserve">he </w:t>
            </w:r>
            <w:ins w:id="486" w:author="Adrian Gould [2]" w:date="2023-08-23T09:29:00Z">
              <w:r w:rsidR="00272DA3">
                <w:t xml:space="preserve">site </w:t>
              </w:r>
            </w:ins>
            <w:r w:rsidR="00CA5C29">
              <w:t xml:space="preserve">header, </w:t>
            </w:r>
            <w:proofErr w:type="gramStart"/>
            <w:r w:rsidR="00CA5C29">
              <w:t>navigation</w:t>
            </w:r>
            <w:proofErr w:type="gramEnd"/>
            <w:r w:rsidR="00CA5C29">
              <w:t xml:space="preserve"> and footer area positions</w:t>
            </w:r>
            <w:ins w:id="487" w:author="Adrian Gould [2]" w:date="2023-08-23T09:29:00Z">
              <w:r w:rsidR="00272DA3">
                <w:t xml:space="preserve">. </w:t>
              </w:r>
            </w:ins>
          </w:p>
          <w:p w14:paraId="2A6CA380" w14:textId="018CEF0C" w:rsidR="00381108" w:rsidRDefault="00CA5C29" w:rsidP="00B35ECA">
            <w:del w:id="488" w:author="Adrian Gould [2]" w:date="2023-08-23T09:29:00Z">
              <w:r w:rsidDel="00272DA3">
                <w:delText>, and t</w:delText>
              </w:r>
            </w:del>
            <w:ins w:id="489" w:author="Adrian Gould [2]" w:date="2023-08-23T09:29:00Z">
              <w:r w:rsidR="00272DA3">
                <w:t>T</w:t>
              </w:r>
            </w:ins>
            <w:r>
              <w:t xml:space="preserve">he </w:t>
            </w:r>
            <w:r w:rsidR="00FC4010">
              <w:t xml:space="preserve">main area </w:t>
            </w:r>
            <w:del w:id="490" w:author="Adrian Gould [2]" w:date="2023-08-23T09:29:00Z">
              <w:r w:rsidR="00FC4010" w:rsidDel="00272DA3">
                <w:delText xml:space="preserve">being </w:delText>
              </w:r>
            </w:del>
            <w:ins w:id="491" w:author="Adrian Gould [2]" w:date="2023-08-23T09:29:00Z">
              <w:r w:rsidR="00272DA3">
                <w:t xml:space="preserve">should be between </w:t>
              </w:r>
            </w:ins>
            <w:r w:rsidR="00FC4010" w:rsidRPr="004D3B33">
              <w:rPr>
                <w:b/>
                <w:bCs w:val="0"/>
              </w:rPr>
              <w:t>70</w:t>
            </w:r>
            <w:ins w:id="492" w:author="Adrian Gould [2]" w:date="2023-08-23T09:29:00Z">
              <w:r w:rsidR="00272DA3">
                <w:rPr>
                  <w:b/>
                  <w:bCs w:val="0"/>
                </w:rPr>
                <w:t xml:space="preserve"> – </w:t>
              </w:r>
            </w:ins>
            <w:del w:id="493" w:author="Adrian Gould [2]" w:date="2023-08-23T09:29:00Z">
              <w:r w:rsidR="00FC4010" w:rsidRPr="004D3B33" w:rsidDel="00272DA3">
                <w:rPr>
                  <w:b/>
                  <w:bCs w:val="0"/>
                </w:rPr>
                <w:delText>-</w:delText>
              </w:r>
            </w:del>
            <w:r w:rsidR="00FC4010" w:rsidRPr="004D3B33">
              <w:rPr>
                <w:b/>
                <w:bCs w:val="0"/>
              </w:rPr>
              <w:t>90%</w:t>
            </w:r>
            <w:r w:rsidR="00FC4010">
              <w:t xml:space="preserve"> of the width of the screen.</w:t>
            </w:r>
          </w:p>
          <w:p w14:paraId="5AF0CCBC" w14:textId="1B4AAD63" w:rsidR="00272DA3" w:rsidDel="00C051C2" w:rsidRDefault="00272DA3" w:rsidP="00B35ECA">
            <w:pPr>
              <w:rPr>
                <w:del w:id="494" w:author="Adrian Gould [2]" w:date="2023-08-23T09:30:00Z"/>
              </w:rPr>
            </w:pPr>
          </w:p>
          <w:p w14:paraId="2419B41E" w14:textId="553952E5" w:rsidR="00B35ECA" w:rsidRPr="00B35ECA" w:rsidRDefault="00B35ECA" w:rsidP="00C051C2"/>
        </w:tc>
      </w:tr>
      <w:tr w:rsidR="00794742" w14:paraId="3C376CEE" w14:textId="77777777" w:rsidTr="00884625">
        <w:trPr>
          <w:cantSplit/>
        </w:trPr>
        <w:tc>
          <w:tcPr>
            <w:tcW w:w="1693" w:type="dxa"/>
            <w:shd w:val="clear" w:color="auto" w:fill="D9D9D9" w:themeFill="background1" w:themeFillShade="D9"/>
          </w:tcPr>
          <w:p w14:paraId="7E776263" w14:textId="13E936E0" w:rsidR="00794742" w:rsidRPr="006A4CC7" w:rsidRDefault="00794742" w:rsidP="00884625">
            <w:pPr>
              <w:spacing w:line="240" w:lineRule="auto"/>
              <w:ind w:right="170"/>
              <w:textAlignment w:val="baseline"/>
              <w:rPr>
                <w:rFonts w:asciiTheme="majorHAnsi" w:hAnsiTheme="majorHAnsi" w:cstheme="majorHAnsi"/>
                <w:color w:val="FF0000"/>
                <w:sz w:val="48"/>
                <w:szCs w:val="48"/>
              </w:rPr>
            </w:pPr>
            <w:del w:id="495" w:author="Adrian Gould" w:date="2023-08-28T15:47: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3</w:delText>
              </w:r>
            </w:del>
            <w:ins w:id="496" w:author="Adrian Gould [2]" w:date="2023-08-23T09:47:00Z">
              <w:del w:id="497" w:author="Adrian Gould" w:date="2023-08-28T15:47:00Z">
                <w:r w:rsidR="003150A3" w:rsidDel="0001567B">
                  <w:rPr>
                    <w:rFonts w:asciiTheme="majorHAnsi" w:hAnsiTheme="majorHAnsi" w:cstheme="majorHAnsi"/>
                    <w:color w:val="FF0000"/>
                    <w:sz w:val="48"/>
                    <w:szCs w:val="48"/>
                  </w:rPr>
                  <w:delText>a</w:delText>
                </w:r>
              </w:del>
            </w:ins>
            <w:ins w:id="498" w:author="Adrian Gould" w:date="2023-08-28T15:47: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7</w:t>
              </w:r>
            </w:ins>
            <w:ins w:id="499" w:author="Adrian Gould" w:date="2023-08-28T15:48:00Z">
              <w:r w:rsidR="0001567B">
                <w:rPr>
                  <w:rFonts w:asciiTheme="majorHAnsi" w:hAnsiTheme="majorHAnsi" w:cstheme="majorHAnsi"/>
                  <w:color w:val="FF0000"/>
                  <w:sz w:val="48"/>
                  <w:szCs w:val="48"/>
                </w:rPr>
                <w:t>.0</w:t>
              </w:r>
            </w:ins>
          </w:p>
        </w:tc>
        <w:tc>
          <w:tcPr>
            <w:tcW w:w="8495" w:type="dxa"/>
            <w:shd w:val="clear" w:color="auto" w:fill="auto"/>
          </w:tcPr>
          <w:p w14:paraId="506595F2" w14:textId="77777777" w:rsidR="00A34D4A" w:rsidRDefault="004048D1" w:rsidP="00884625">
            <w:pPr>
              <w:pStyle w:val="3"/>
            </w:pPr>
            <w:r>
              <w:t>What CSS features di</w:t>
            </w:r>
            <w:r w:rsidR="00533632">
              <w:t>d</w:t>
            </w:r>
            <w:r>
              <w:t xml:space="preserve"> you use in your code to cre</w:t>
            </w:r>
            <w:r w:rsidR="00533632">
              <w:t>a</w:t>
            </w:r>
            <w:r>
              <w:t xml:space="preserve">te your layout? </w:t>
            </w:r>
          </w:p>
          <w:p w14:paraId="45066F1E" w14:textId="47E251B6" w:rsidR="00794742" w:rsidRPr="00A34D4A" w:rsidRDefault="004048D1" w:rsidP="00A34D4A">
            <w:pPr>
              <w:rPr>
                <w:rStyle w:val="af1"/>
                <w:color w:val="C00000"/>
              </w:rPr>
            </w:pPr>
            <w:r w:rsidRPr="00A34D4A">
              <w:rPr>
                <w:rStyle w:val="af1"/>
                <w:color w:val="C00000"/>
              </w:rPr>
              <w:t xml:space="preserve">Identify four key items and </w:t>
            </w:r>
            <w:r w:rsidR="00533632" w:rsidRPr="00A34D4A">
              <w:rPr>
                <w:rStyle w:val="af1"/>
                <w:color w:val="C00000"/>
              </w:rPr>
              <w:t>give one to two sentences to explain why you chose each one</w:t>
            </w:r>
            <w:r w:rsidR="00794742" w:rsidRPr="00A34D4A">
              <w:rPr>
                <w:rStyle w:val="af1"/>
                <w:color w:val="C00000"/>
              </w:rPr>
              <w:t>.</w:t>
            </w:r>
          </w:p>
          <w:p w14:paraId="55208B6C" w14:textId="7A0B0B7F" w:rsidR="00533632" w:rsidRDefault="00533632" w:rsidP="00533632">
            <w:r>
              <w:t>The key features that I selected and used were:</w:t>
            </w:r>
          </w:p>
          <w:p w14:paraId="070224C4" w14:textId="081C3406" w:rsidR="00533632" w:rsidRDefault="00762EDC" w:rsidP="00533632">
            <w:pPr>
              <w:pStyle w:val="a"/>
              <w:numPr>
                <w:ilvl w:val="0"/>
                <w:numId w:val="39"/>
              </w:numPr>
            </w:pPr>
            <w:ins w:id="500" w:author="Hyoin Lee" w:date="2023-09-11T22:46:00Z">
              <w:r>
                <w:t xml:space="preserve">Media Queries </w:t>
              </w:r>
            </w:ins>
            <w:del w:id="501" w:author="Hyoin Lee" w:date="2023-09-11T22:46:00Z">
              <w:r w:rsidR="00533632" w:rsidDel="0005257E">
                <w:delText>…</w:delText>
              </w:r>
            </w:del>
          </w:p>
          <w:p w14:paraId="4B75E47B" w14:textId="11B138E9" w:rsidR="00533632" w:rsidRDefault="00762EDC" w:rsidP="00533632">
            <w:pPr>
              <w:pStyle w:val="a"/>
              <w:numPr>
                <w:ilvl w:val="0"/>
                <w:numId w:val="39"/>
              </w:numPr>
            </w:pPr>
            <w:ins w:id="502" w:author="Hyoin Lee" w:date="2023-09-11T22:46:00Z">
              <w:r>
                <w:t>Selectors</w:t>
              </w:r>
            </w:ins>
            <w:del w:id="503" w:author="Hyoin Lee" w:date="2023-09-11T22:46:00Z">
              <w:r w:rsidR="00533632" w:rsidDel="00762EDC">
                <w:delText>…</w:delText>
              </w:r>
            </w:del>
          </w:p>
          <w:p w14:paraId="29B2EE75" w14:textId="4DE07110" w:rsidR="00533632" w:rsidRDefault="00533632" w:rsidP="00533632">
            <w:pPr>
              <w:pStyle w:val="a"/>
              <w:numPr>
                <w:ilvl w:val="0"/>
                <w:numId w:val="39"/>
              </w:numPr>
            </w:pPr>
            <w:del w:id="504" w:author="Hyoin Lee" w:date="2023-09-11T22:47:00Z">
              <w:r w:rsidDel="00F70942">
                <w:delText>…</w:delText>
              </w:r>
            </w:del>
            <w:ins w:id="505" w:author="Hyoin Lee" w:date="2023-09-11T22:47:00Z">
              <w:r w:rsidR="00F70942">
                <w:t>Background and Colour properties</w:t>
              </w:r>
            </w:ins>
          </w:p>
          <w:p w14:paraId="2FF1DE2F" w14:textId="25A83E31" w:rsidR="00533632" w:rsidRDefault="00DC6200" w:rsidP="00533632">
            <w:pPr>
              <w:pStyle w:val="a"/>
              <w:numPr>
                <w:ilvl w:val="0"/>
                <w:numId w:val="39"/>
              </w:numPr>
            </w:pPr>
            <w:ins w:id="506" w:author="Hyoin Lee" w:date="2023-09-11T22:54:00Z">
              <w:r>
                <w:t>Box</w:t>
              </w:r>
              <w:r w:rsidR="00FC4FD8">
                <w:t xml:space="preserve"> model properties</w:t>
              </w:r>
            </w:ins>
            <w:del w:id="507" w:author="Hyoin Lee" w:date="2023-09-11T22:47:00Z">
              <w:r w:rsidR="00533632" w:rsidDel="00F70942">
                <w:delText>…</w:delText>
              </w:r>
            </w:del>
          </w:p>
          <w:p w14:paraId="57DE7E66" w14:textId="09A09C54" w:rsidR="00533632" w:rsidRPr="00533632" w:rsidDel="003150A3" w:rsidRDefault="00533632" w:rsidP="00533632">
            <w:pPr>
              <w:pStyle w:val="3"/>
              <w:rPr>
                <w:del w:id="508" w:author="Adrian Gould [2]" w:date="2023-08-23T09:47:00Z"/>
              </w:rPr>
            </w:pPr>
            <w:del w:id="509" w:author="Adrian Gould [2]" w:date="2023-08-23T09:47:00Z">
              <w:r w:rsidDel="003150A3">
                <w:delText>CSS Feature 1</w:delText>
              </w:r>
            </w:del>
          </w:p>
          <w:p w14:paraId="22E1B52E" w14:textId="3C30EF6B" w:rsidR="00794742" w:rsidRPr="00533632" w:rsidDel="003150A3" w:rsidRDefault="00533632" w:rsidP="00884625">
            <w:pPr>
              <w:spacing w:line="312" w:lineRule="auto"/>
              <w:textAlignment w:val="baseline"/>
              <w:rPr>
                <w:del w:id="510" w:author="Adrian Gould [2]" w:date="2023-08-23T09:47:00Z"/>
                <w:rStyle w:val="aa"/>
              </w:rPr>
            </w:pPr>
            <w:del w:id="511" w:author="Adrian Gould [2]" w:date="2023-08-23T09:47:00Z">
              <w:r w:rsidRPr="00533632" w:rsidDel="003150A3">
                <w:rPr>
                  <w:rStyle w:val="aa"/>
                </w:rPr>
                <w:delText>(1 – 2 sentences)</w:delText>
              </w:r>
            </w:del>
          </w:p>
          <w:p w14:paraId="47F07309" w14:textId="70BDA80C" w:rsidR="00794742" w:rsidDel="003150A3" w:rsidRDefault="00A34D4A" w:rsidP="00884625">
            <w:pPr>
              <w:spacing w:line="312" w:lineRule="auto"/>
              <w:textAlignment w:val="baseline"/>
              <w:rPr>
                <w:del w:id="512" w:author="Adrian Gould [2]" w:date="2023-08-23T09:47:00Z"/>
              </w:rPr>
            </w:pPr>
            <w:del w:id="513" w:author="Adrian Gould [2]" w:date="2023-08-23T09:47:00Z">
              <w:r w:rsidDel="003150A3">
                <w:delText>…</w:delText>
              </w:r>
            </w:del>
          </w:p>
          <w:p w14:paraId="0DD7BCB7" w14:textId="36E4C7AD" w:rsidR="00533632" w:rsidDel="003150A3" w:rsidRDefault="00533632" w:rsidP="00884625">
            <w:pPr>
              <w:spacing w:line="312" w:lineRule="auto"/>
              <w:textAlignment w:val="baseline"/>
              <w:rPr>
                <w:del w:id="514" w:author="Adrian Gould [2]" w:date="2023-08-23T09:47:00Z"/>
              </w:rPr>
            </w:pPr>
          </w:p>
          <w:p w14:paraId="6E7A0B7D" w14:textId="30917C9D" w:rsidR="00794742" w:rsidDel="003150A3" w:rsidRDefault="00533632" w:rsidP="00533632">
            <w:pPr>
              <w:pStyle w:val="3"/>
              <w:rPr>
                <w:del w:id="515" w:author="Adrian Gould [2]" w:date="2023-08-23T09:47:00Z"/>
              </w:rPr>
            </w:pPr>
            <w:del w:id="516" w:author="Adrian Gould [2]" w:date="2023-08-23T09:47:00Z">
              <w:r w:rsidDel="003150A3">
                <w:delText>CSS Feature 2</w:delText>
              </w:r>
            </w:del>
          </w:p>
          <w:p w14:paraId="0B3DB700" w14:textId="6BE77BFF" w:rsidR="00533632" w:rsidRPr="00533632" w:rsidDel="003150A3" w:rsidRDefault="00533632" w:rsidP="00533632">
            <w:pPr>
              <w:spacing w:line="312" w:lineRule="auto"/>
              <w:textAlignment w:val="baseline"/>
              <w:rPr>
                <w:del w:id="517" w:author="Adrian Gould [2]" w:date="2023-08-23T09:47:00Z"/>
                <w:rStyle w:val="aa"/>
              </w:rPr>
            </w:pPr>
            <w:del w:id="518" w:author="Adrian Gould [2]" w:date="2023-08-23T09:47:00Z">
              <w:r w:rsidRPr="00533632" w:rsidDel="003150A3">
                <w:rPr>
                  <w:rStyle w:val="aa"/>
                </w:rPr>
                <w:delText>(1 – 2 sentences)</w:delText>
              </w:r>
            </w:del>
          </w:p>
          <w:p w14:paraId="241DD9C2" w14:textId="7896EF3A" w:rsidR="00533632" w:rsidDel="003150A3" w:rsidRDefault="00A34D4A" w:rsidP="00884625">
            <w:pPr>
              <w:spacing w:line="312" w:lineRule="auto"/>
              <w:textAlignment w:val="baseline"/>
              <w:rPr>
                <w:del w:id="519" w:author="Adrian Gould [2]" w:date="2023-08-23T09:47:00Z"/>
              </w:rPr>
            </w:pPr>
            <w:del w:id="520" w:author="Adrian Gould [2]" w:date="2023-08-23T09:47:00Z">
              <w:r w:rsidDel="003150A3">
                <w:delText>…</w:delText>
              </w:r>
            </w:del>
          </w:p>
          <w:p w14:paraId="7D3C9AE3" w14:textId="51648C97" w:rsidR="00533632" w:rsidDel="003150A3" w:rsidRDefault="00533632" w:rsidP="00884625">
            <w:pPr>
              <w:spacing w:line="312" w:lineRule="auto"/>
              <w:textAlignment w:val="baseline"/>
              <w:rPr>
                <w:del w:id="521" w:author="Adrian Gould [2]" w:date="2023-08-23T09:47:00Z"/>
              </w:rPr>
            </w:pPr>
          </w:p>
          <w:p w14:paraId="6FC8FC77" w14:textId="522FBF70" w:rsidR="00533632" w:rsidDel="003150A3" w:rsidRDefault="00533632" w:rsidP="00533632">
            <w:pPr>
              <w:pStyle w:val="3"/>
              <w:rPr>
                <w:del w:id="522" w:author="Adrian Gould [2]" w:date="2023-08-23T09:47:00Z"/>
              </w:rPr>
            </w:pPr>
            <w:del w:id="523" w:author="Adrian Gould [2]" w:date="2023-08-23T09:47:00Z">
              <w:r w:rsidDel="003150A3">
                <w:delText>CSS Feature 3</w:delText>
              </w:r>
            </w:del>
          </w:p>
          <w:p w14:paraId="3EFD430F" w14:textId="26B27836" w:rsidR="00533632" w:rsidRPr="00533632" w:rsidDel="003150A3" w:rsidRDefault="00533632" w:rsidP="00533632">
            <w:pPr>
              <w:spacing w:line="312" w:lineRule="auto"/>
              <w:textAlignment w:val="baseline"/>
              <w:rPr>
                <w:del w:id="524" w:author="Adrian Gould [2]" w:date="2023-08-23T09:47:00Z"/>
                <w:rStyle w:val="aa"/>
              </w:rPr>
            </w:pPr>
            <w:del w:id="525" w:author="Adrian Gould [2]" w:date="2023-08-23T09:47:00Z">
              <w:r w:rsidRPr="00533632" w:rsidDel="003150A3">
                <w:rPr>
                  <w:rStyle w:val="aa"/>
                </w:rPr>
                <w:delText>(1 – 2 sentences)</w:delText>
              </w:r>
            </w:del>
          </w:p>
          <w:p w14:paraId="4A2038D8" w14:textId="3946AA0A" w:rsidR="00533632" w:rsidDel="003150A3" w:rsidRDefault="00A34D4A" w:rsidP="00884625">
            <w:pPr>
              <w:spacing w:line="312" w:lineRule="auto"/>
              <w:textAlignment w:val="baseline"/>
              <w:rPr>
                <w:del w:id="526" w:author="Adrian Gould [2]" w:date="2023-08-23T09:47:00Z"/>
              </w:rPr>
            </w:pPr>
            <w:del w:id="527" w:author="Adrian Gould [2]" w:date="2023-08-23T09:47:00Z">
              <w:r w:rsidDel="003150A3">
                <w:delText>…</w:delText>
              </w:r>
            </w:del>
          </w:p>
          <w:p w14:paraId="7551BA2E" w14:textId="66F61BEB" w:rsidR="00533632" w:rsidDel="003150A3" w:rsidRDefault="00533632" w:rsidP="00884625">
            <w:pPr>
              <w:spacing w:line="312" w:lineRule="auto"/>
              <w:textAlignment w:val="baseline"/>
              <w:rPr>
                <w:del w:id="528" w:author="Adrian Gould [2]" w:date="2023-08-23T09:47:00Z"/>
              </w:rPr>
            </w:pPr>
          </w:p>
          <w:p w14:paraId="1BD36262" w14:textId="02F72E2F" w:rsidR="00533632" w:rsidDel="003150A3" w:rsidRDefault="00533632" w:rsidP="00533632">
            <w:pPr>
              <w:pStyle w:val="3"/>
              <w:rPr>
                <w:del w:id="529" w:author="Adrian Gould [2]" w:date="2023-08-23T09:47:00Z"/>
              </w:rPr>
            </w:pPr>
            <w:del w:id="530" w:author="Adrian Gould [2]" w:date="2023-08-23T09:47:00Z">
              <w:r w:rsidDel="003150A3">
                <w:delText>CSS Feature 4</w:delText>
              </w:r>
            </w:del>
          </w:p>
          <w:p w14:paraId="1B04C843" w14:textId="0303D178" w:rsidR="00533632" w:rsidRPr="00533632" w:rsidDel="003150A3" w:rsidRDefault="00533632" w:rsidP="00533632">
            <w:pPr>
              <w:spacing w:line="312" w:lineRule="auto"/>
              <w:textAlignment w:val="baseline"/>
              <w:rPr>
                <w:del w:id="531" w:author="Adrian Gould [2]" w:date="2023-08-23T09:47:00Z"/>
                <w:rStyle w:val="aa"/>
              </w:rPr>
            </w:pPr>
            <w:del w:id="532" w:author="Adrian Gould [2]" w:date="2023-08-23T09:47:00Z">
              <w:r w:rsidRPr="00533632" w:rsidDel="003150A3">
                <w:rPr>
                  <w:rStyle w:val="aa"/>
                </w:rPr>
                <w:delText>(1 – 2 sentences)</w:delText>
              </w:r>
            </w:del>
          </w:p>
          <w:p w14:paraId="5B17B7D7" w14:textId="21EB4B2C" w:rsidR="00794742" w:rsidDel="003150A3" w:rsidRDefault="00A34D4A" w:rsidP="00884625">
            <w:pPr>
              <w:spacing w:line="312" w:lineRule="auto"/>
              <w:textAlignment w:val="baseline"/>
              <w:rPr>
                <w:del w:id="533" w:author="Adrian Gould [2]" w:date="2023-08-23T09:47:00Z"/>
              </w:rPr>
            </w:pPr>
            <w:del w:id="534" w:author="Adrian Gould [2]" w:date="2023-08-23T09:47:00Z">
              <w:r w:rsidDel="003150A3">
                <w:delText>…</w:delText>
              </w:r>
            </w:del>
          </w:p>
          <w:p w14:paraId="5F9F2A30" w14:textId="5AAF99BF" w:rsidR="00A34D4A" w:rsidDel="003150A3" w:rsidRDefault="00A34D4A" w:rsidP="00884625">
            <w:pPr>
              <w:spacing w:line="312" w:lineRule="auto"/>
              <w:textAlignment w:val="baseline"/>
              <w:rPr>
                <w:del w:id="535" w:author="Adrian Gould [2]" w:date="2023-08-23T09:47:00Z"/>
              </w:rPr>
            </w:pPr>
          </w:p>
          <w:p w14:paraId="37F48FA5" w14:textId="77777777" w:rsidR="00794742" w:rsidRDefault="00794742">
            <w:pPr>
              <w:spacing w:line="312" w:lineRule="auto"/>
              <w:textAlignment w:val="baseline"/>
              <w:pPrChange w:id="536" w:author="Adrian Gould [2]" w:date="2023-08-23T09:47:00Z">
                <w:pPr/>
              </w:pPrChange>
            </w:pPr>
          </w:p>
        </w:tc>
      </w:tr>
      <w:tr w:rsidR="003150A3" w14:paraId="639CA4B6" w14:textId="77777777" w:rsidTr="00884625">
        <w:trPr>
          <w:cantSplit/>
          <w:ins w:id="537" w:author="Adrian Gould [2]" w:date="2023-08-23T09:47:00Z"/>
        </w:trPr>
        <w:tc>
          <w:tcPr>
            <w:tcW w:w="1693" w:type="dxa"/>
            <w:shd w:val="clear" w:color="auto" w:fill="D9D9D9" w:themeFill="background1" w:themeFillShade="D9"/>
          </w:tcPr>
          <w:p w14:paraId="3C63CABD" w14:textId="674CBEB9" w:rsidR="003150A3" w:rsidRPr="006A4CC7" w:rsidRDefault="003150A3" w:rsidP="00884625">
            <w:pPr>
              <w:spacing w:line="240" w:lineRule="auto"/>
              <w:ind w:right="170"/>
              <w:textAlignment w:val="baseline"/>
              <w:rPr>
                <w:ins w:id="538" w:author="Adrian Gould [2]" w:date="2023-08-23T09:47:00Z"/>
                <w:rFonts w:asciiTheme="majorHAnsi" w:hAnsiTheme="majorHAnsi" w:cstheme="majorHAnsi"/>
                <w:color w:val="FF0000"/>
                <w:sz w:val="48"/>
                <w:szCs w:val="48"/>
              </w:rPr>
            </w:pPr>
            <w:ins w:id="539" w:author="Adrian Gould [2]" w:date="2023-08-23T09:47:00Z">
              <w:r>
                <w:rPr>
                  <w:rFonts w:asciiTheme="majorHAnsi" w:hAnsiTheme="majorHAnsi" w:cstheme="majorHAnsi"/>
                  <w:color w:val="FF0000"/>
                  <w:sz w:val="48"/>
                  <w:szCs w:val="48"/>
                </w:rPr>
                <w:lastRenderedPageBreak/>
                <w:t>A0</w:t>
              </w:r>
              <w:del w:id="540" w:author="Adrian Gould" w:date="2023-08-28T15:48:00Z">
                <w:r w:rsidDel="0001567B">
                  <w:rPr>
                    <w:rFonts w:asciiTheme="majorHAnsi" w:hAnsiTheme="majorHAnsi" w:cstheme="majorHAnsi"/>
                    <w:color w:val="FF0000"/>
                    <w:sz w:val="48"/>
                    <w:szCs w:val="48"/>
                  </w:rPr>
                  <w:delText>3</w:delText>
                </w:r>
              </w:del>
            </w:ins>
            <w:ins w:id="541" w:author="Adrian Gould" w:date="2023-08-28T15:48:00Z">
              <w:r w:rsidR="0001567B">
                <w:rPr>
                  <w:rFonts w:asciiTheme="majorHAnsi" w:hAnsiTheme="majorHAnsi" w:cstheme="majorHAnsi"/>
                  <w:color w:val="FF0000"/>
                  <w:sz w:val="48"/>
                  <w:szCs w:val="48"/>
                </w:rPr>
                <w:t>7</w:t>
              </w:r>
            </w:ins>
            <w:ins w:id="542" w:author="Adrian Gould [2]" w:date="2023-08-23T09:49:00Z">
              <w:r w:rsidR="001F5696">
                <w:rPr>
                  <w:rFonts w:asciiTheme="majorHAnsi" w:hAnsiTheme="majorHAnsi" w:cstheme="majorHAnsi"/>
                  <w:color w:val="FF0000"/>
                  <w:sz w:val="48"/>
                  <w:szCs w:val="48"/>
                </w:rPr>
                <w:t>.1</w:t>
              </w:r>
            </w:ins>
          </w:p>
        </w:tc>
        <w:tc>
          <w:tcPr>
            <w:tcW w:w="8495" w:type="dxa"/>
            <w:shd w:val="clear" w:color="auto" w:fill="auto"/>
          </w:tcPr>
          <w:p w14:paraId="6005820B" w14:textId="77777777" w:rsidR="003150A3" w:rsidRPr="00533632" w:rsidRDefault="003150A3" w:rsidP="003150A3">
            <w:pPr>
              <w:pStyle w:val="3"/>
              <w:rPr>
                <w:ins w:id="543" w:author="Adrian Gould [2]" w:date="2023-08-23T09:47:00Z"/>
              </w:rPr>
            </w:pPr>
            <w:ins w:id="544" w:author="Adrian Gould [2]" w:date="2023-08-23T09:47:00Z">
              <w:r>
                <w:t>CSS Feature 1</w:t>
              </w:r>
            </w:ins>
          </w:p>
          <w:p w14:paraId="4E5AD7BB" w14:textId="77777777" w:rsidR="003150A3" w:rsidRPr="00533632" w:rsidRDefault="003150A3" w:rsidP="003150A3">
            <w:pPr>
              <w:spacing w:line="312" w:lineRule="auto"/>
              <w:textAlignment w:val="baseline"/>
              <w:rPr>
                <w:ins w:id="545" w:author="Adrian Gould [2]" w:date="2023-08-23T09:47:00Z"/>
                <w:rStyle w:val="aa"/>
              </w:rPr>
            </w:pPr>
            <w:ins w:id="546" w:author="Adrian Gould [2]" w:date="2023-08-23T09:47:00Z">
              <w:r w:rsidRPr="00533632">
                <w:rPr>
                  <w:rStyle w:val="aa"/>
                </w:rPr>
                <w:t>(1 – 2 sentences)</w:t>
              </w:r>
            </w:ins>
          </w:p>
          <w:p w14:paraId="0E1304D1" w14:textId="605646B5" w:rsidR="003150A3" w:rsidRDefault="00B11EDD" w:rsidP="003150A3">
            <w:pPr>
              <w:spacing w:line="312" w:lineRule="auto"/>
              <w:textAlignment w:val="baseline"/>
              <w:rPr>
                <w:ins w:id="547" w:author="Adrian Gould [2]" w:date="2023-08-23T09:47:00Z"/>
              </w:rPr>
            </w:pPr>
            <w:ins w:id="548" w:author="Hyoin Lee" w:date="2023-09-11T22:48:00Z">
              <w:r>
                <w:t xml:space="preserve">I’ve used media queries to apply </w:t>
              </w:r>
            </w:ins>
            <w:ins w:id="549" w:author="Hyoin Lee" w:date="2023-09-11T22:49:00Z">
              <w:r w:rsidR="00633690">
                <w:t xml:space="preserve">different styles based on </w:t>
              </w:r>
              <w:r w:rsidR="00D51B2A">
                <w:t xml:space="preserve">the screen </w:t>
              </w:r>
              <w:proofErr w:type="gramStart"/>
              <w:r w:rsidR="00D51B2A">
                <w:t>size</w:t>
              </w:r>
            </w:ins>
            <w:ins w:id="550" w:author="Hyoin Lee" w:date="2023-09-11T22:50:00Z">
              <w:r w:rsidR="00350305">
                <w:t>(</w:t>
              </w:r>
              <w:proofErr w:type="gramEnd"/>
              <w:r w:rsidR="00350305">
                <w:t>mobile and desktop)</w:t>
              </w:r>
            </w:ins>
            <w:ins w:id="551" w:author="Adrian Gould [2]" w:date="2023-08-23T09:47:00Z">
              <w:del w:id="552" w:author="Hyoin Lee" w:date="2023-09-11T22:48:00Z">
                <w:r w:rsidR="003150A3" w:rsidDel="00D51306">
                  <w:delText>…</w:delText>
                </w:r>
              </w:del>
            </w:ins>
          </w:p>
          <w:p w14:paraId="0AAC7E47" w14:textId="77777777" w:rsidR="003150A3" w:rsidRDefault="003150A3" w:rsidP="003150A3">
            <w:pPr>
              <w:spacing w:line="312" w:lineRule="auto"/>
              <w:textAlignment w:val="baseline"/>
              <w:rPr>
                <w:ins w:id="553" w:author="Adrian Gould [2]" w:date="2023-08-23T09:47:00Z"/>
              </w:rPr>
            </w:pPr>
          </w:p>
          <w:p w14:paraId="5B65989D" w14:textId="77777777" w:rsidR="003150A3" w:rsidRDefault="003150A3">
            <w:pPr>
              <w:spacing w:line="312" w:lineRule="auto"/>
              <w:textAlignment w:val="baseline"/>
              <w:rPr>
                <w:ins w:id="554" w:author="Adrian Gould [2]" w:date="2023-08-23T09:47:00Z"/>
              </w:rPr>
              <w:pPrChange w:id="555" w:author="Adrian Gould [2]" w:date="2023-08-23T09:47:00Z">
                <w:pPr>
                  <w:pStyle w:val="3"/>
                </w:pPr>
              </w:pPrChange>
            </w:pPr>
          </w:p>
        </w:tc>
      </w:tr>
      <w:tr w:rsidR="003150A3" w14:paraId="2C6F7716" w14:textId="77777777" w:rsidTr="00884625">
        <w:trPr>
          <w:cantSplit/>
          <w:ins w:id="556" w:author="Adrian Gould [2]" w:date="2023-08-23T09:47:00Z"/>
        </w:trPr>
        <w:tc>
          <w:tcPr>
            <w:tcW w:w="1693" w:type="dxa"/>
            <w:shd w:val="clear" w:color="auto" w:fill="D9D9D9" w:themeFill="background1" w:themeFillShade="D9"/>
          </w:tcPr>
          <w:p w14:paraId="37F462D9" w14:textId="3FD44F3B" w:rsidR="003150A3" w:rsidRPr="006A4CC7" w:rsidRDefault="007D6EF2" w:rsidP="00884625">
            <w:pPr>
              <w:spacing w:line="240" w:lineRule="auto"/>
              <w:ind w:right="170"/>
              <w:textAlignment w:val="baseline"/>
              <w:rPr>
                <w:ins w:id="557" w:author="Adrian Gould [2]" w:date="2023-08-23T09:47:00Z"/>
                <w:rFonts w:asciiTheme="majorHAnsi" w:hAnsiTheme="majorHAnsi" w:cstheme="majorHAnsi"/>
                <w:color w:val="FF0000"/>
                <w:sz w:val="48"/>
                <w:szCs w:val="48"/>
              </w:rPr>
            </w:pPr>
            <w:ins w:id="558" w:author="Adrian Gould [2]" w:date="2023-08-23T09:48:00Z">
              <w:r>
                <w:rPr>
                  <w:rFonts w:asciiTheme="majorHAnsi" w:hAnsiTheme="majorHAnsi" w:cstheme="majorHAnsi"/>
                  <w:color w:val="FF0000"/>
                  <w:sz w:val="48"/>
                  <w:szCs w:val="48"/>
                </w:rPr>
                <w:t>A0</w:t>
              </w:r>
              <w:del w:id="559" w:author="Adrian Gould" w:date="2023-08-28T15:48:00Z">
                <w:r w:rsidDel="0001567B">
                  <w:rPr>
                    <w:rFonts w:asciiTheme="majorHAnsi" w:hAnsiTheme="majorHAnsi" w:cstheme="majorHAnsi"/>
                    <w:color w:val="FF0000"/>
                    <w:sz w:val="48"/>
                    <w:szCs w:val="48"/>
                  </w:rPr>
                  <w:delText>3</w:delText>
                </w:r>
              </w:del>
            </w:ins>
            <w:ins w:id="560" w:author="Adrian Gould" w:date="2023-08-28T15:48:00Z">
              <w:r w:rsidR="0001567B">
                <w:rPr>
                  <w:rFonts w:asciiTheme="majorHAnsi" w:hAnsiTheme="majorHAnsi" w:cstheme="majorHAnsi"/>
                  <w:color w:val="FF0000"/>
                  <w:sz w:val="48"/>
                  <w:szCs w:val="48"/>
                </w:rPr>
                <w:t>7</w:t>
              </w:r>
            </w:ins>
            <w:ins w:id="561" w:author="Adrian Gould [2]" w:date="2023-08-23T09:49:00Z">
              <w:r w:rsidR="001F5696">
                <w:rPr>
                  <w:rFonts w:asciiTheme="majorHAnsi" w:hAnsiTheme="majorHAnsi" w:cstheme="majorHAnsi"/>
                  <w:color w:val="FF0000"/>
                  <w:sz w:val="48"/>
                  <w:szCs w:val="48"/>
                </w:rPr>
                <w:t>.2</w:t>
              </w:r>
            </w:ins>
          </w:p>
        </w:tc>
        <w:tc>
          <w:tcPr>
            <w:tcW w:w="8495" w:type="dxa"/>
            <w:shd w:val="clear" w:color="auto" w:fill="auto"/>
          </w:tcPr>
          <w:p w14:paraId="3BDF1735" w14:textId="77777777" w:rsidR="007D6EF2" w:rsidRDefault="007D6EF2" w:rsidP="007D6EF2">
            <w:pPr>
              <w:pStyle w:val="3"/>
              <w:rPr>
                <w:ins w:id="562" w:author="Adrian Gould [2]" w:date="2023-08-23T09:48:00Z"/>
              </w:rPr>
            </w:pPr>
            <w:ins w:id="563" w:author="Adrian Gould [2]" w:date="2023-08-23T09:48:00Z">
              <w:r>
                <w:t>CSS Feature 2</w:t>
              </w:r>
            </w:ins>
          </w:p>
          <w:p w14:paraId="788A11DC" w14:textId="77777777" w:rsidR="007D6EF2" w:rsidRPr="00533632" w:rsidRDefault="007D6EF2" w:rsidP="007D6EF2">
            <w:pPr>
              <w:spacing w:line="312" w:lineRule="auto"/>
              <w:textAlignment w:val="baseline"/>
              <w:rPr>
                <w:ins w:id="564" w:author="Adrian Gould [2]" w:date="2023-08-23T09:48:00Z"/>
                <w:rStyle w:val="aa"/>
              </w:rPr>
            </w:pPr>
            <w:ins w:id="565" w:author="Adrian Gould [2]" w:date="2023-08-23T09:48:00Z">
              <w:r w:rsidRPr="00533632">
                <w:rPr>
                  <w:rStyle w:val="aa"/>
                </w:rPr>
                <w:t>(1 – 2 sentences)</w:t>
              </w:r>
            </w:ins>
          </w:p>
          <w:p w14:paraId="63DC1B4F" w14:textId="59047EB1" w:rsidR="007D6EF2" w:rsidRDefault="00625E30" w:rsidP="007D6EF2">
            <w:pPr>
              <w:spacing w:line="312" w:lineRule="auto"/>
              <w:textAlignment w:val="baseline"/>
              <w:rPr>
                <w:ins w:id="566" w:author="Adrian Gould [2]" w:date="2023-08-23T09:48:00Z"/>
              </w:rPr>
            </w:pPr>
            <w:ins w:id="567" w:author="Hyoin Lee" w:date="2023-09-11T22:51:00Z">
              <w:r>
                <w:t xml:space="preserve">I’ve used </w:t>
              </w:r>
              <w:r w:rsidR="00A956D9">
                <w:t>class and element selectors</w:t>
              </w:r>
            </w:ins>
            <w:ins w:id="568" w:author="Adrian Gould [2]" w:date="2023-08-23T09:48:00Z">
              <w:del w:id="569" w:author="Hyoin Lee" w:date="2023-09-11T22:50:00Z">
                <w:r w:rsidR="007D6EF2" w:rsidDel="00350305">
                  <w:delText>…</w:delText>
                </w:r>
              </w:del>
            </w:ins>
            <w:ins w:id="570" w:author="Hyoin Lee" w:date="2023-09-11T22:51:00Z">
              <w:r w:rsidR="00A956D9">
                <w:t xml:space="preserve"> to target specific element</w:t>
              </w:r>
              <w:r w:rsidR="0023379C">
                <w:t>s</w:t>
              </w:r>
            </w:ins>
            <w:ins w:id="571" w:author="Hyoin Lee" w:date="2023-09-11T22:52:00Z">
              <w:r w:rsidR="0023379C">
                <w:t xml:space="preserve"> in my HTML</w:t>
              </w:r>
              <w:r w:rsidR="00B1310C">
                <w:t>.</w:t>
              </w:r>
            </w:ins>
          </w:p>
          <w:p w14:paraId="0E107F3E" w14:textId="77777777" w:rsidR="007D6EF2" w:rsidRDefault="007D6EF2" w:rsidP="007D6EF2">
            <w:pPr>
              <w:spacing w:line="312" w:lineRule="auto"/>
              <w:textAlignment w:val="baseline"/>
              <w:rPr>
                <w:ins w:id="572" w:author="Adrian Gould [2]" w:date="2023-08-23T09:48:00Z"/>
              </w:rPr>
            </w:pPr>
          </w:p>
          <w:p w14:paraId="5D8DD305" w14:textId="77777777" w:rsidR="007D6EF2" w:rsidRDefault="007D6EF2" w:rsidP="007D6EF2">
            <w:pPr>
              <w:spacing w:line="312" w:lineRule="auto"/>
              <w:textAlignment w:val="baseline"/>
              <w:rPr>
                <w:ins w:id="573" w:author="Adrian Gould [2]" w:date="2023-08-23T09:48:00Z"/>
              </w:rPr>
            </w:pPr>
          </w:p>
          <w:p w14:paraId="3580E21E" w14:textId="77777777" w:rsidR="003150A3" w:rsidRDefault="003150A3">
            <w:pPr>
              <w:rPr>
                <w:ins w:id="574" w:author="Adrian Gould [2]" w:date="2023-08-23T09:47:00Z"/>
              </w:rPr>
              <w:pPrChange w:id="575" w:author="Adrian Gould [2]" w:date="2023-08-23T09:48:00Z">
                <w:pPr>
                  <w:pStyle w:val="3"/>
                </w:pPr>
              </w:pPrChange>
            </w:pPr>
          </w:p>
        </w:tc>
      </w:tr>
      <w:tr w:rsidR="003150A3" w14:paraId="4AAFAACA" w14:textId="77777777" w:rsidTr="00884625">
        <w:trPr>
          <w:cantSplit/>
          <w:ins w:id="576" w:author="Adrian Gould [2]" w:date="2023-08-23T09:47:00Z"/>
        </w:trPr>
        <w:tc>
          <w:tcPr>
            <w:tcW w:w="1693" w:type="dxa"/>
            <w:shd w:val="clear" w:color="auto" w:fill="D9D9D9" w:themeFill="background1" w:themeFillShade="D9"/>
          </w:tcPr>
          <w:p w14:paraId="0DA14C58" w14:textId="77781A5A" w:rsidR="003150A3" w:rsidRPr="006A4CC7" w:rsidRDefault="007D6EF2" w:rsidP="00884625">
            <w:pPr>
              <w:spacing w:line="240" w:lineRule="auto"/>
              <w:ind w:right="170"/>
              <w:textAlignment w:val="baseline"/>
              <w:rPr>
                <w:ins w:id="577" w:author="Adrian Gould [2]" w:date="2023-08-23T09:47:00Z"/>
                <w:rFonts w:asciiTheme="majorHAnsi" w:hAnsiTheme="majorHAnsi" w:cstheme="majorHAnsi"/>
                <w:color w:val="FF0000"/>
                <w:sz w:val="48"/>
                <w:szCs w:val="48"/>
              </w:rPr>
            </w:pPr>
            <w:ins w:id="578" w:author="Adrian Gould [2]" w:date="2023-08-23T09:48:00Z">
              <w:r>
                <w:rPr>
                  <w:rFonts w:asciiTheme="majorHAnsi" w:hAnsiTheme="majorHAnsi" w:cstheme="majorHAnsi"/>
                  <w:color w:val="FF0000"/>
                  <w:sz w:val="48"/>
                  <w:szCs w:val="48"/>
                </w:rPr>
                <w:t>A0</w:t>
              </w:r>
              <w:del w:id="579" w:author="Adrian Gould" w:date="2023-08-28T15:48:00Z">
                <w:r w:rsidDel="0001567B">
                  <w:rPr>
                    <w:rFonts w:asciiTheme="majorHAnsi" w:hAnsiTheme="majorHAnsi" w:cstheme="majorHAnsi"/>
                    <w:color w:val="FF0000"/>
                    <w:sz w:val="48"/>
                    <w:szCs w:val="48"/>
                  </w:rPr>
                  <w:delText>3</w:delText>
                </w:r>
              </w:del>
            </w:ins>
            <w:ins w:id="580" w:author="Adrian Gould" w:date="2023-08-28T15:48:00Z">
              <w:r w:rsidR="0001567B">
                <w:rPr>
                  <w:rFonts w:asciiTheme="majorHAnsi" w:hAnsiTheme="majorHAnsi" w:cstheme="majorHAnsi"/>
                  <w:color w:val="FF0000"/>
                  <w:sz w:val="48"/>
                  <w:szCs w:val="48"/>
                </w:rPr>
                <w:t>7</w:t>
              </w:r>
            </w:ins>
            <w:ins w:id="581" w:author="Adrian Gould [2]" w:date="2023-08-23T09:49:00Z">
              <w:r w:rsidR="001F5696">
                <w:rPr>
                  <w:rFonts w:asciiTheme="majorHAnsi" w:hAnsiTheme="majorHAnsi" w:cstheme="majorHAnsi"/>
                  <w:color w:val="FF0000"/>
                  <w:sz w:val="48"/>
                  <w:szCs w:val="48"/>
                </w:rPr>
                <w:t>.3</w:t>
              </w:r>
            </w:ins>
          </w:p>
        </w:tc>
        <w:tc>
          <w:tcPr>
            <w:tcW w:w="8495" w:type="dxa"/>
            <w:shd w:val="clear" w:color="auto" w:fill="auto"/>
          </w:tcPr>
          <w:p w14:paraId="63B1303E" w14:textId="77777777" w:rsidR="007D6EF2" w:rsidRDefault="007D6EF2" w:rsidP="007D6EF2">
            <w:pPr>
              <w:pStyle w:val="3"/>
              <w:rPr>
                <w:ins w:id="582" w:author="Adrian Gould [2]" w:date="2023-08-23T09:48:00Z"/>
              </w:rPr>
            </w:pPr>
            <w:ins w:id="583" w:author="Adrian Gould [2]" w:date="2023-08-23T09:48:00Z">
              <w:r>
                <w:t>CSS Feature 3</w:t>
              </w:r>
            </w:ins>
          </w:p>
          <w:p w14:paraId="1F94B136" w14:textId="77777777" w:rsidR="007D6EF2" w:rsidRPr="00533632" w:rsidRDefault="007D6EF2" w:rsidP="007D6EF2">
            <w:pPr>
              <w:spacing w:line="312" w:lineRule="auto"/>
              <w:textAlignment w:val="baseline"/>
              <w:rPr>
                <w:ins w:id="584" w:author="Adrian Gould [2]" w:date="2023-08-23T09:48:00Z"/>
                <w:rStyle w:val="aa"/>
              </w:rPr>
            </w:pPr>
            <w:ins w:id="585" w:author="Adrian Gould [2]" w:date="2023-08-23T09:48:00Z">
              <w:r w:rsidRPr="00533632">
                <w:rPr>
                  <w:rStyle w:val="aa"/>
                </w:rPr>
                <w:t>(1 – 2 sentences)</w:t>
              </w:r>
            </w:ins>
          </w:p>
          <w:p w14:paraId="265F33AB" w14:textId="6B8B284A" w:rsidR="007D6EF2" w:rsidRDefault="00B1310C" w:rsidP="007D6EF2">
            <w:pPr>
              <w:spacing w:line="312" w:lineRule="auto"/>
              <w:textAlignment w:val="baseline"/>
              <w:rPr>
                <w:ins w:id="586" w:author="Adrian Gould [2]" w:date="2023-08-23T09:48:00Z"/>
              </w:rPr>
            </w:pPr>
            <w:ins w:id="587" w:author="Hyoin Lee" w:date="2023-09-11T22:52:00Z">
              <w:r>
                <w:t xml:space="preserve">I’ve used </w:t>
              </w:r>
            </w:ins>
            <w:ins w:id="588" w:author="Hyoin Lee" w:date="2023-09-11T22:53:00Z">
              <w:r w:rsidR="00134585">
                <w:t>properties</w:t>
              </w:r>
            </w:ins>
            <w:ins w:id="589" w:author="Hyoin Lee" w:date="2023-09-11T22:55:00Z">
              <w:r w:rsidR="00FC4FD8">
                <w:t xml:space="preserve"> like background-</w:t>
              </w:r>
              <w:proofErr w:type="spellStart"/>
              <w:r w:rsidR="00FC4FD8">
                <w:t>color</w:t>
              </w:r>
              <w:proofErr w:type="spellEnd"/>
              <w:r w:rsidR="009700D9">
                <w:t xml:space="preserve"> to set background </w:t>
              </w:r>
              <w:proofErr w:type="spellStart"/>
              <w:r w:rsidR="009700D9">
                <w:t>colors</w:t>
              </w:r>
              <w:proofErr w:type="spellEnd"/>
              <w:r w:rsidR="009700D9">
                <w:t xml:space="preserve"> for elements like header, main,</w:t>
              </w:r>
            </w:ins>
            <w:ins w:id="590" w:author="Hyoin Lee" w:date="2023-09-11T22:56:00Z">
              <w:r w:rsidR="001F0E41">
                <w:t xml:space="preserve"> footer</w:t>
              </w:r>
              <w:proofErr w:type="gramStart"/>
              <w:r w:rsidR="001F0E41">
                <w:t>, .section</w:t>
              </w:r>
              <w:proofErr w:type="gramEnd"/>
              <w:r w:rsidR="001F0E41">
                <w:t>-header and so forth.</w:t>
              </w:r>
            </w:ins>
            <w:ins w:id="591" w:author="Adrian Gould [2]" w:date="2023-08-23T09:48:00Z">
              <w:del w:id="592" w:author="Hyoin Lee" w:date="2023-09-11T22:52:00Z">
                <w:r w:rsidR="007D6EF2" w:rsidDel="00B1310C">
                  <w:delText>…</w:delText>
                </w:r>
              </w:del>
            </w:ins>
          </w:p>
          <w:p w14:paraId="2D4DF2CD" w14:textId="77777777" w:rsidR="007D6EF2" w:rsidRDefault="007D6EF2" w:rsidP="007D6EF2">
            <w:pPr>
              <w:spacing w:line="312" w:lineRule="auto"/>
              <w:textAlignment w:val="baseline"/>
              <w:rPr>
                <w:ins w:id="593" w:author="Adrian Gould [2]" w:date="2023-08-23T09:48:00Z"/>
              </w:rPr>
            </w:pPr>
          </w:p>
          <w:p w14:paraId="7FFA9193" w14:textId="77777777" w:rsidR="003150A3" w:rsidRDefault="003150A3">
            <w:pPr>
              <w:spacing w:line="312" w:lineRule="auto"/>
              <w:textAlignment w:val="baseline"/>
              <w:rPr>
                <w:ins w:id="594" w:author="Adrian Gould [2]" w:date="2023-08-23T09:47:00Z"/>
              </w:rPr>
              <w:pPrChange w:id="595" w:author="Adrian Gould [2]" w:date="2023-08-23T09:48:00Z">
                <w:pPr>
                  <w:pStyle w:val="3"/>
                </w:pPr>
              </w:pPrChange>
            </w:pPr>
          </w:p>
        </w:tc>
      </w:tr>
      <w:tr w:rsidR="003150A3" w14:paraId="0F52D93F" w14:textId="77777777" w:rsidTr="00884625">
        <w:trPr>
          <w:cantSplit/>
          <w:ins w:id="596" w:author="Adrian Gould [2]" w:date="2023-08-23T09:47:00Z"/>
        </w:trPr>
        <w:tc>
          <w:tcPr>
            <w:tcW w:w="1693" w:type="dxa"/>
            <w:shd w:val="clear" w:color="auto" w:fill="D9D9D9" w:themeFill="background1" w:themeFillShade="D9"/>
          </w:tcPr>
          <w:p w14:paraId="09875E61" w14:textId="37F64CAD" w:rsidR="003150A3" w:rsidRPr="006A4CC7" w:rsidRDefault="007D6EF2" w:rsidP="00884625">
            <w:pPr>
              <w:spacing w:line="240" w:lineRule="auto"/>
              <w:ind w:right="170"/>
              <w:textAlignment w:val="baseline"/>
              <w:rPr>
                <w:ins w:id="597" w:author="Adrian Gould [2]" w:date="2023-08-23T09:47:00Z"/>
                <w:rFonts w:asciiTheme="majorHAnsi" w:hAnsiTheme="majorHAnsi" w:cstheme="majorHAnsi"/>
                <w:color w:val="FF0000"/>
                <w:sz w:val="48"/>
                <w:szCs w:val="48"/>
              </w:rPr>
            </w:pPr>
            <w:ins w:id="598" w:author="Adrian Gould [2]" w:date="2023-08-23T09:48:00Z">
              <w:r>
                <w:rPr>
                  <w:rFonts w:asciiTheme="majorHAnsi" w:hAnsiTheme="majorHAnsi" w:cstheme="majorHAnsi"/>
                  <w:color w:val="FF0000"/>
                  <w:sz w:val="48"/>
                  <w:szCs w:val="48"/>
                </w:rPr>
                <w:t>A0</w:t>
              </w:r>
              <w:del w:id="599" w:author="Adrian Gould" w:date="2023-08-28T15:48:00Z">
                <w:r w:rsidDel="0001567B">
                  <w:rPr>
                    <w:rFonts w:asciiTheme="majorHAnsi" w:hAnsiTheme="majorHAnsi" w:cstheme="majorHAnsi"/>
                    <w:color w:val="FF0000"/>
                    <w:sz w:val="48"/>
                    <w:szCs w:val="48"/>
                  </w:rPr>
                  <w:delText>3</w:delText>
                </w:r>
              </w:del>
            </w:ins>
            <w:ins w:id="600" w:author="Adrian Gould" w:date="2023-08-28T15:48:00Z">
              <w:r w:rsidR="0001567B">
                <w:rPr>
                  <w:rFonts w:asciiTheme="majorHAnsi" w:hAnsiTheme="majorHAnsi" w:cstheme="majorHAnsi"/>
                  <w:color w:val="FF0000"/>
                  <w:sz w:val="48"/>
                  <w:szCs w:val="48"/>
                </w:rPr>
                <w:t>7</w:t>
              </w:r>
            </w:ins>
            <w:ins w:id="601" w:author="Adrian Gould [2]" w:date="2023-08-23T09:49:00Z">
              <w:r w:rsidR="001F5696">
                <w:rPr>
                  <w:rFonts w:asciiTheme="majorHAnsi" w:hAnsiTheme="majorHAnsi" w:cstheme="majorHAnsi"/>
                  <w:color w:val="FF0000"/>
                  <w:sz w:val="48"/>
                  <w:szCs w:val="48"/>
                </w:rPr>
                <w:t>.4</w:t>
              </w:r>
            </w:ins>
          </w:p>
        </w:tc>
        <w:tc>
          <w:tcPr>
            <w:tcW w:w="8495" w:type="dxa"/>
            <w:shd w:val="clear" w:color="auto" w:fill="auto"/>
          </w:tcPr>
          <w:p w14:paraId="5A2DA666" w14:textId="77777777" w:rsidR="007D6EF2" w:rsidRDefault="007D6EF2" w:rsidP="007D6EF2">
            <w:pPr>
              <w:pStyle w:val="3"/>
              <w:rPr>
                <w:ins w:id="602" w:author="Adrian Gould [2]" w:date="2023-08-23T09:48:00Z"/>
              </w:rPr>
            </w:pPr>
            <w:ins w:id="603" w:author="Adrian Gould [2]" w:date="2023-08-23T09:48:00Z">
              <w:r>
                <w:t>CSS Feature 4</w:t>
              </w:r>
            </w:ins>
          </w:p>
          <w:p w14:paraId="24557731" w14:textId="77777777" w:rsidR="007D6EF2" w:rsidRPr="00533632" w:rsidRDefault="007D6EF2" w:rsidP="007D6EF2">
            <w:pPr>
              <w:spacing w:line="312" w:lineRule="auto"/>
              <w:textAlignment w:val="baseline"/>
              <w:rPr>
                <w:ins w:id="604" w:author="Adrian Gould [2]" w:date="2023-08-23T09:48:00Z"/>
                <w:rStyle w:val="aa"/>
              </w:rPr>
            </w:pPr>
            <w:ins w:id="605" w:author="Adrian Gould [2]" w:date="2023-08-23T09:48:00Z">
              <w:r w:rsidRPr="00533632">
                <w:rPr>
                  <w:rStyle w:val="aa"/>
                </w:rPr>
                <w:t>(1 – 2 sentences)</w:t>
              </w:r>
            </w:ins>
          </w:p>
          <w:p w14:paraId="7DCA47FF" w14:textId="75E14064" w:rsidR="007D6EF2" w:rsidRDefault="00467F96" w:rsidP="007D6EF2">
            <w:pPr>
              <w:spacing w:line="312" w:lineRule="auto"/>
              <w:textAlignment w:val="baseline"/>
              <w:rPr>
                <w:ins w:id="606" w:author="Adrian Gould" w:date="2023-08-28T13:11:00Z"/>
              </w:rPr>
            </w:pPr>
            <w:ins w:id="607" w:author="Hyoin Lee" w:date="2023-09-11T22:56:00Z">
              <w:r>
                <w:t>I’ve used</w:t>
              </w:r>
            </w:ins>
            <w:ins w:id="608" w:author="Hyoin Lee" w:date="2023-09-11T22:57:00Z">
              <w:r>
                <w:t xml:space="preserve"> box model properties as well </w:t>
              </w:r>
              <w:r w:rsidR="00AD4EF9">
                <w:t xml:space="preserve">to control the spacing, layout, and borders of elements with </w:t>
              </w:r>
              <w:r w:rsidR="00E113C6">
                <w:t>‘padding’, ‘margin’, ‘border’ etc.</w:t>
              </w:r>
            </w:ins>
            <w:ins w:id="609" w:author="Adrian Gould [2]" w:date="2023-08-23T09:48:00Z">
              <w:del w:id="610" w:author="Hyoin Lee" w:date="2023-09-11T22:56:00Z">
                <w:r w:rsidR="007D6EF2" w:rsidDel="00467F96">
                  <w:delText>…</w:delText>
                </w:r>
              </w:del>
            </w:ins>
          </w:p>
          <w:p w14:paraId="31412266" w14:textId="77777777" w:rsidR="006F490D" w:rsidRDefault="006F490D" w:rsidP="007D6EF2">
            <w:pPr>
              <w:spacing w:line="312" w:lineRule="auto"/>
              <w:textAlignment w:val="baseline"/>
              <w:rPr>
                <w:ins w:id="611" w:author="Adrian Gould [2]" w:date="2023-08-23T09:48:00Z"/>
              </w:rPr>
            </w:pPr>
          </w:p>
          <w:p w14:paraId="293C74A0" w14:textId="77777777" w:rsidR="003150A3" w:rsidRDefault="003150A3">
            <w:pPr>
              <w:rPr>
                <w:ins w:id="612" w:author="Adrian Gould [2]" w:date="2023-08-23T09:47:00Z"/>
              </w:rPr>
              <w:pPrChange w:id="613" w:author="Adrian Gould [2]" w:date="2023-08-23T09:48:00Z">
                <w:pPr>
                  <w:pStyle w:val="3"/>
                </w:pPr>
              </w:pPrChange>
            </w:pPr>
          </w:p>
        </w:tc>
      </w:tr>
      <w:tr w:rsidR="000E1391" w14:paraId="4E3A2480" w14:textId="77777777" w:rsidTr="0080683D">
        <w:trPr>
          <w:cantSplit/>
        </w:trPr>
        <w:tc>
          <w:tcPr>
            <w:tcW w:w="1693" w:type="dxa"/>
            <w:shd w:val="clear" w:color="auto" w:fill="D9D9D9" w:themeFill="background1" w:themeFillShade="D9"/>
          </w:tcPr>
          <w:p w14:paraId="4BC456EF" w14:textId="56D36A2B" w:rsidR="000E1391" w:rsidRPr="006A4CC7" w:rsidRDefault="000E1391" w:rsidP="004602A9">
            <w:pPr>
              <w:spacing w:line="240" w:lineRule="auto"/>
              <w:ind w:right="170"/>
              <w:textAlignment w:val="baseline"/>
              <w:rPr>
                <w:rFonts w:asciiTheme="majorHAnsi" w:hAnsiTheme="majorHAnsi" w:cstheme="majorHAnsi"/>
                <w:color w:val="FF0000"/>
                <w:sz w:val="48"/>
                <w:szCs w:val="48"/>
              </w:rPr>
            </w:pPr>
            <w:del w:id="614" w:author="Adrian Gould" w:date="2023-08-28T15:48:00Z">
              <w:r w:rsidRPr="006A4CC7" w:rsidDel="0001567B">
                <w:rPr>
                  <w:rFonts w:asciiTheme="majorHAnsi" w:hAnsiTheme="majorHAnsi" w:cstheme="majorHAnsi"/>
                  <w:color w:val="FF0000"/>
                  <w:sz w:val="48"/>
                  <w:szCs w:val="48"/>
                </w:rPr>
                <w:lastRenderedPageBreak/>
                <w:delText>0</w:delText>
              </w:r>
              <w:r w:rsidR="00B35ECA" w:rsidDel="0001567B">
                <w:rPr>
                  <w:rFonts w:asciiTheme="majorHAnsi" w:hAnsiTheme="majorHAnsi" w:cstheme="majorHAnsi"/>
                  <w:color w:val="FF0000"/>
                  <w:sz w:val="48"/>
                  <w:szCs w:val="48"/>
                </w:rPr>
                <w:delText>4</w:delText>
              </w:r>
            </w:del>
            <w:ins w:id="615" w:author="Adrian Gould" w:date="2023-08-28T15:48:00Z">
              <w:r w:rsidR="0001567B" w:rsidRPr="006A4CC7">
                <w:rPr>
                  <w:rFonts w:asciiTheme="majorHAnsi" w:hAnsiTheme="majorHAnsi" w:cstheme="majorHAnsi"/>
                  <w:color w:val="FF0000"/>
                  <w:sz w:val="48"/>
                  <w:szCs w:val="48"/>
                </w:rPr>
                <w:t>0</w:t>
              </w:r>
              <w:r w:rsidR="0001567B">
                <w:rPr>
                  <w:rFonts w:asciiTheme="majorHAnsi" w:hAnsiTheme="majorHAnsi" w:cstheme="majorHAnsi"/>
                  <w:color w:val="FF0000"/>
                  <w:sz w:val="48"/>
                  <w:szCs w:val="48"/>
                </w:rPr>
                <w:t>8</w:t>
              </w:r>
            </w:ins>
          </w:p>
        </w:tc>
        <w:tc>
          <w:tcPr>
            <w:tcW w:w="8495" w:type="dxa"/>
            <w:shd w:val="clear" w:color="auto" w:fill="auto"/>
          </w:tcPr>
          <w:p w14:paraId="5784AC54" w14:textId="021E470C" w:rsidR="000E1391" w:rsidRDefault="00C94E43" w:rsidP="0012768E">
            <w:pPr>
              <w:pStyle w:val="2"/>
            </w:pPr>
            <w:bookmarkStart w:id="616" w:name="_Toc144130276"/>
            <w:r>
              <w:t>Validat</w:t>
            </w:r>
            <w:r w:rsidR="0012768E">
              <w:t>ing</w:t>
            </w:r>
            <w:r>
              <w:t xml:space="preserve"> the </w:t>
            </w:r>
            <w:r w:rsidR="00B35ECA">
              <w:t>CSS</w:t>
            </w:r>
            <w:bookmarkEnd w:id="616"/>
          </w:p>
          <w:p w14:paraId="1731C811" w14:textId="10D34C59" w:rsidR="0012768E" w:rsidRDefault="0012768E" w:rsidP="0012768E">
            <w:r>
              <w:t xml:space="preserve">Use the WC3 Validation engine to verify your </w:t>
            </w:r>
            <w:r w:rsidR="00B35ECA">
              <w:t>CSS</w:t>
            </w:r>
            <w:r>
              <w:t xml:space="preserve"> is valid.</w:t>
            </w:r>
          </w:p>
          <w:p w14:paraId="6BD4F3B6" w14:textId="78824AE7" w:rsidR="0012768E" w:rsidRDefault="0012768E" w:rsidP="0012768E">
            <w:r>
              <w:t xml:space="preserve">Copy the evidence for validity into the </w:t>
            </w:r>
            <w:r w:rsidRPr="000E4AC9">
              <w:rPr>
                <w:rStyle w:val="CodeInline"/>
              </w:rPr>
              <w:t>evidence</w:t>
            </w:r>
            <w:r>
              <w:t xml:space="preserve"> folder inside </w:t>
            </w:r>
            <w:proofErr w:type="gramStart"/>
            <w:r w:rsidRPr="000E4AC9">
              <w:rPr>
                <w:rStyle w:val="CodeInline"/>
              </w:rPr>
              <w:t>phase</w:t>
            </w:r>
            <w:r w:rsidR="00B35ECA">
              <w:rPr>
                <w:rStyle w:val="CodeInline"/>
              </w:rPr>
              <w:t>-2</w:t>
            </w:r>
            <w:proofErr w:type="gramEnd"/>
            <w:r>
              <w:t>.</w:t>
            </w:r>
          </w:p>
          <w:p w14:paraId="63968E84" w14:textId="77777777" w:rsidR="0012768E" w:rsidRDefault="0012768E" w:rsidP="0012768E">
            <w:r>
              <w:t>Screenshots of the final product for this phase will also be included as evidence in the above folder.</w:t>
            </w:r>
          </w:p>
          <w:p w14:paraId="21E65278" w14:textId="77777777" w:rsidR="0012768E" w:rsidRDefault="0012768E" w:rsidP="0012768E">
            <w:r>
              <w:t xml:space="preserve">Add the evidence folders to the </w:t>
            </w:r>
            <w:proofErr w:type="gramStart"/>
            <w:r>
              <w:t>“</w:t>
            </w:r>
            <w:r w:rsidRPr="00B2061F">
              <w:rPr>
                <w:rStyle w:val="CodeInline"/>
              </w:rPr>
              <w:t>.</w:t>
            </w:r>
            <w:proofErr w:type="spellStart"/>
            <w:r w:rsidRPr="00B2061F">
              <w:rPr>
                <w:rStyle w:val="CodeInline"/>
              </w:rPr>
              <w:t>gitignore</w:t>
            </w:r>
            <w:proofErr w:type="spellEnd"/>
            <w:proofErr w:type="gramEnd"/>
            <w:r>
              <w:t>” file in the repository.</w:t>
            </w:r>
          </w:p>
          <w:p w14:paraId="5E7E0BA4" w14:textId="78D4C099" w:rsidR="004D3B33" w:rsidRDefault="0012768E" w:rsidP="0012768E">
            <w:r>
              <w:t xml:space="preserve">Once completed </w:t>
            </w:r>
            <w:r w:rsidR="00794742">
              <w:t>add your updated code to version control</w:t>
            </w:r>
            <w:r w:rsidR="004D3B33">
              <w:t>.</w:t>
            </w:r>
          </w:p>
          <w:p w14:paraId="1F330B39" w14:textId="77777777" w:rsidR="00AF3AF3" w:rsidRDefault="004D3B33" w:rsidP="0012768E">
            <w:r>
              <w:t>C</w:t>
            </w:r>
            <w:r w:rsidR="0012768E">
              <w:t xml:space="preserve">heck in all your code to your local repository </w:t>
            </w:r>
            <w:r>
              <w:t xml:space="preserve">(use the </w:t>
            </w:r>
            <w:r w:rsidR="00AF3AF3">
              <w:t>following as a base for your message: “feat: implement layout for…”</w:t>
            </w:r>
          </w:p>
          <w:p w14:paraId="1BF68A61" w14:textId="585557EB" w:rsidR="0012768E" w:rsidRDefault="00AF3AF3" w:rsidP="0012768E">
            <w:r>
              <w:t>P</w:t>
            </w:r>
            <w:r w:rsidR="0012768E">
              <w:t xml:space="preserve">ush </w:t>
            </w:r>
            <w:r>
              <w:t>these changes</w:t>
            </w:r>
            <w:r w:rsidR="0012768E">
              <w:t xml:space="preserve"> to your private remote.</w:t>
            </w:r>
          </w:p>
          <w:p w14:paraId="4647DEC6" w14:textId="43D2E220" w:rsidR="00E863FA" w:rsidRDefault="00E863FA" w:rsidP="00E863FA"/>
        </w:tc>
      </w:tr>
      <w:tr w:rsidR="00FB74A1" w14:paraId="7B78726A" w14:textId="77777777" w:rsidTr="00BD773B">
        <w:trPr>
          <w:cantSplit/>
        </w:trPr>
        <w:tc>
          <w:tcPr>
            <w:tcW w:w="1693" w:type="dxa"/>
            <w:shd w:val="clear" w:color="auto" w:fill="D9D9D9" w:themeFill="background1" w:themeFillShade="D9"/>
          </w:tcPr>
          <w:p w14:paraId="41DE9AFB" w14:textId="5068B6D8" w:rsidR="00FB74A1" w:rsidRPr="006A4CC7" w:rsidRDefault="00FB74A1" w:rsidP="00BD773B">
            <w:pPr>
              <w:spacing w:line="240" w:lineRule="auto"/>
              <w:ind w:right="170"/>
              <w:textAlignment w:val="baseline"/>
              <w:rPr>
                <w:rFonts w:asciiTheme="majorHAnsi" w:hAnsiTheme="majorHAnsi" w:cstheme="majorHAnsi"/>
                <w:color w:val="FF0000"/>
                <w:sz w:val="48"/>
                <w:szCs w:val="48"/>
              </w:rPr>
            </w:pPr>
            <w:del w:id="617" w:author="Adrian Gould" w:date="2023-08-28T15:48:00Z">
              <w:r w:rsidRPr="006A4CC7" w:rsidDel="0001567B">
                <w:rPr>
                  <w:rFonts w:asciiTheme="majorHAnsi" w:hAnsiTheme="majorHAnsi" w:cstheme="majorHAnsi"/>
                  <w:color w:val="FF0000"/>
                  <w:sz w:val="48"/>
                  <w:szCs w:val="48"/>
                </w:rPr>
                <w:lastRenderedPageBreak/>
                <w:delText>A0</w:delText>
              </w:r>
              <w:r w:rsidR="00FA039F" w:rsidDel="0001567B">
                <w:rPr>
                  <w:rFonts w:asciiTheme="majorHAnsi" w:hAnsiTheme="majorHAnsi" w:cstheme="majorHAnsi"/>
                  <w:color w:val="FF0000"/>
                  <w:sz w:val="48"/>
                  <w:szCs w:val="48"/>
                </w:rPr>
                <w:delText>4</w:delText>
              </w:r>
            </w:del>
            <w:ins w:id="618" w:author="Adrian Gould" w:date="2023-08-28T15:48: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8</w:t>
              </w:r>
            </w:ins>
          </w:p>
        </w:tc>
        <w:tc>
          <w:tcPr>
            <w:tcW w:w="8495" w:type="dxa"/>
            <w:shd w:val="clear" w:color="auto" w:fill="auto"/>
          </w:tcPr>
          <w:p w14:paraId="13EC6308" w14:textId="01005A1B" w:rsidR="00FB74A1" w:rsidRDefault="00FB74A1" w:rsidP="00BD773B">
            <w:pPr>
              <w:pStyle w:val="3"/>
            </w:pPr>
            <w:r>
              <w:t xml:space="preserve">Add </w:t>
            </w:r>
            <w:r w:rsidR="00FC4010">
              <w:t xml:space="preserve">one or more </w:t>
            </w:r>
            <w:r>
              <w:t>screensh</w:t>
            </w:r>
            <w:r w:rsidR="000D0BB4">
              <w:t>o</w:t>
            </w:r>
            <w:r w:rsidR="00FC4010">
              <w:t>ts</w:t>
            </w:r>
            <w:r>
              <w:t xml:space="preserve"> of the </w:t>
            </w:r>
            <w:r w:rsidR="000D0BB4">
              <w:t xml:space="preserve">validation results for your </w:t>
            </w:r>
            <w:r w:rsidR="00FA039F">
              <w:t xml:space="preserve">CSS </w:t>
            </w:r>
            <w:r w:rsidR="000D0BB4">
              <w:t>code</w:t>
            </w:r>
            <w:r w:rsidR="00FA039F">
              <w:t>.</w:t>
            </w:r>
          </w:p>
          <w:p w14:paraId="22BF18F0" w14:textId="77777777" w:rsidR="00FB74A1" w:rsidRDefault="00FB74A1" w:rsidP="00BD773B">
            <w:pPr>
              <w:spacing w:line="312" w:lineRule="auto"/>
              <w:textAlignment w:val="baseline"/>
            </w:pPr>
          </w:p>
          <w:p w14:paraId="51FABBD5" w14:textId="311E66AA" w:rsidR="00FC4010" w:rsidRDefault="00A25E10" w:rsidP="00BD773B">
            <w:pPr>
              <w:spacing w:line="312" w:lineRule="auto"/>
              <w:textAlignment w:val="baseline"/>
            </w:pPr>
            <w:ins w:id="619" w:author="Hyoin Lee" w:date="2023-11-17T02:59:00Z">
              <w:r w:rsidRPr="00A25E10">
                <w:rPr>
                  <w:noProof/>
                </w:rPr>
                <w:drawing>
                  <wp:inline distT="0" distB="0" distL="0" distR="0" wp14:anchorId="76555DFF" wp14:editId="165B8F44">
                    <wp:extent cx="5286375" cy="3711389"/>
                    <wp:effectExtent l="0" t="0" r="0" b="3810"/>
                    <wp:docPr id="3669633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63369" name=""/>
                            <pic:cNvPicPr/>
                          </pic:nvPicPr>
                          <pic:blipFill>
                            <a:blip r:embed="rId32"/>
                            <a:stretch>
                              <a:fillRect/>
                            </a:stretch>
                          </pic:blipFill>
                          <pic:spPr>
                            <a:xfrm>
                              <a:off x="0" y="0"/>
                              <a:ext cx="5289955" cy="3713902"/>
                            </a:xfrm>
                            <a:prstGeom prst="rect">
                              <a:avLst/>
                            </a:prstGeom>
                          </pic:spPr>
                        </pic:pic>
                      </a:graphicData>
                    </a:graphic>
                  </wp:inline>
                </w:drawing>
              </w:r>
            </w:ins>
          </w:p>
          <w:p w14:paraId="1D4C27FC" w14:textId="77777777" w:rsidR="00FC4010" w:rsidRDefault="00FC4010" w:rsidP="00BD773B">
            <w:pPr>
              <w:spacing w:line="312" w:lineRule="auto"/>
              <w:textAlignment w:val="baseline"/>
            </w:pPr>
          </w:p>
          <w:p w14:paraId="5006AACB" w14:textId="77777777" w:rsidR="00FC4010" w:rsidRDefault="00FC4010" w:rsidP="00BD773B">
            <w:pPr>
              <w:spacing w:line="312" w:lineRule="auto"/>
              <w:textAlignment w:val="baseline"/>
            </w:pPr>
          </w:p>
          <w:p w14:paraId="182C6DAE" w14:textId="77777777" w:rsidR="00FB74A1" w:rsidRDefault="00FB74A1" w:rsidP="00A34D4A"/>
        </w:tc>
      </w:tr>
      <w:tr w:rsidR="00475CA6" w14:paraId="0845BB08" w14:textId="77777777" w:rsidTr="0080683D">
        <w:trPr>
          <w:cantSplit/>
        </w:trPr>
        <w:tc>
          <w:tcPr>
            <w:tcW w:w="1693" w:type="dxa"/>
            <w:shd w:val="clear" w:color="auto" w:fill="D9D9D9" w:themeFill="background1" w:themeFillShade="D9"/>
          </w:tcPr>
          <w:p w14:paraId="28F287BE" w14:textId="168A9A72" w:rsidR="00475CA6" w:rsidRPr="006A4CC7" w:rsidRDefault="00475CA6" w:rsidP="0053068C">
            <w:pPr>
              <w:spacing w:line="240" w:lineRule="auto"/>
              <w:ind w:right="170"/>
              <w:textAlignment w:val="baseline"/>
              <w:rPr>
                <w:rFonts w:asciiTheme="majorHAnsi" w:hAnsiTheme="majorHAnsi" w:cstheme="majorHAnsi"/>
                <w:color w:val="FF0000"/>
                <w:sz w:val="48"/>
                <w:szCs w:val="48"/>
              </w:rPr>
            </w:pPr>
            <w:del w:id="620" w:author="Adrian Gould" w:date="2023-08-28T15:48:00Z">
              <w:r w:rsidRPr="006A4CC7" w:rsidDel="0001567B">
                <w:rPr>
                  <w:rFonts w:asciiTheme="majorHAnsi" w:hAnsiTheme="majorHAnsi" w:cstheme="majorHAnsi"/>
                  <w:color w:val="FF0000"/>
                  <w:sz w:val="48"/>
                  <w:szCs w:val="48"/>
                </w:rPr>
                <w:lastRenderedPageBreak/>
                <w:delText>0</w:delText>
              </w:r>
              <w:r w:rsidR="00F5656C" w:rsidDel="0001567B">
                <w:rPr>
                  <w:rFonts w:asciiTheme="majorHAnsi" w:hAnsiTheme="majorHAnsi" w:cstheme="majorHAnsi"/>
                  <w:color w:val="FF0000"/>
                  <w:sz w:val="48"/>
                  <w:szCs w:val="48"/>
                </w:rPr>
                <w:delText>5</w:delText>
              </w:r>
            </w:del>
            <w:ins w:id="621" w:author="Adrian Gould" w:date="2023-08-28T15:48:00Z">
              <w:r w:rsidR="0001567B" w:rsidRPr="006A4CC7">
                <w:rPr>
                  <w:rFonts w:asciiTheme="majorHAnsi" w:hAnsiTheme="majorHAnsi" w:cstheme="majorHAnsi"/>
                  <w:color w:val="FF0000"/>
                  <w:sz w:val="48"/>
                  <w:szCs w:val="48"/>
                </w:rPr>
                <w:t>0</w:t>
              </w:r>
              <w:r w:rsidR="0001567B">
                <w:rPr>
                  <w:rFonts w:asciiTheme="majorHAnsi" w:hAnsiTheme="majorHAnsi" w:cstheme="majorHAnsi"/>
                  <w:color w:val="FF0000"/>
                  <w:sz w:val="48"/>
                  <w:szCs w:val="48"/>
                </w:rPr>
                <w:t>9</w:t>
              </w:r>
            </w:ins>
          </w:p>
        </w:tc>
        <w:tc>
          <w:tcPr>
            <w:tcW w:w="8495" w:type="dxa"/>
            <w:shd w:val="clear" w:color="auto" w:fill="auto"/>
          </w:tcPr>
          <w:p w14:paraId="1398E3F3" w14:textId="77777777" w:rsidR="00475CA6" w:rsidRDefault="00475CA6" w:rsidP="0053068C">
            <w:pPr>
              <w:pStyle w:val="2"/>
            </w:pPr>
            <w:bookmarkStart w:id="622" w:name="_Toc144130277"/>
            <w:r>
              <w:t>Testing the page</w:t>
            </w:r>
            <w:bookmarkEnd w:id="622"/>
          </w:p>
          <w:p w14:paraId="0F84B89A" w14:textId="77777777" w:rsidR="00E346D9" w:rsidRDefault="00475CA6" w:rsidP="00475CA6">
            <w:r>
              <w:t xml:space="preserve">During </w:t>
            </w:r>
            <w:r w:rsidR="000D0BB4">
              <w:t xml:space="preserve">the previous steps, you have created and </w:t>
            </w:r>
            <w:r w:rsidR="00E346D9">
              <w:t>updated a single web page.</w:t>
            </w:r>
          </w:p>
          <w:p w14:paraId="49AEEB0C" w14:textId="0C86CE48" w:rsidR="00475CA6" w:rsidRDefault="00E346D9" w:rsidP="00475CA6">
            <w:r>
              <w:t>During this it is possible that</w:t>
            </w:r>
            <w:r w:rsidR="004D5F03">
              <w:t xml:space="preserve"> you have been checking what it looked like on at least one web browser.</w:t>
            </w:r>
          </w:p>
          <w:p w14:paraId="50FEB648" w14:textId="58629A83" w:rsidR="004D5F03" w:rsidRDefault="00E346D9" w:rsidP="00E346D9">
            <w:r>
              <w:t xml:space="preserve">You are now to verify that the site </w:t>
            </w:r>
            <w:r w:rsidR="00FC4010">
              <w:t xml:space="preserve">still </w:t>
            </w:r>
            <w:r>
              <w:t xml:space="preserve">works on </w:t>
            </w:r>
            <w:r w:rsidR="004D5F03">
              <w:t>at least two browsers that use different rendering engines.</w:t>
            </w:r>
          </w:p>
          <w:p w14:paraId="05F543AA" w14:textId="60ABD08B" w:rsidR="004D5F03" w:rsidRDefault="00BC5CDD" w:rsidP="00475CA6">
            <w:r>
              <w:t>Take a screenshot of the page in the two browsers.</w:t>
            </w:r>
          </w:p>
          <w:p w14:paraId="0257E12B" w14:textId="77777777" w:rsidR="00BC5CDD" w:rsidRDefault="00BC5CDD" w:rsidP="00475CA6">
            <w:r>
              <w:t>Paste these into the two sections below.</w:t>
            </w:r>
          </w:p>
          <w:p w14:paraId="18EE2999" w14:textId="326D419D" w:rsidR="00BC5CDD" w:rsidRDefault="00BC5CDD" w:rsidP="00475CA6">
            <w:r>
              <w:t>Make sure the images are no larger than 14cm and no smaller than 12cm wide.</w:t>
            </w:r>
          </w:p>
          <w:p w14:paraId="247B0080" w14:textId="1DCEE786" w:rsidR="00F5656C" w:rsidRDefault="00F5656C" w:rsidP="00475CA6"/>
          <w:p w14:paraId="7B4E5CA9" w14:textId="4A5AD019" w:rsidR="00BC5CDD" w:rsidRPr="00475CA6" w:rsidRDefault="00BC5CDD" w:rsidP="00E346D9"/>
        </w:tc>
      </w:tr>
      <w:tr w:rsidR="00BC5CDD" w14:paraId="4C4FCBB6" w14:textId="77777777" w:rsidTr="004602A9">
        <w:trPr>
          <w:cantSplit/>
        </w:trPr>
        <w:tc>
          <w:tcPr>
            <w:tcW w:w="1693" w:type="dxa"/>
            <w:shd w:val="clear" w:color="auto" w:fill="D9D9D9" w:themeFill="background1" w:themeFillShade="D9"/>
          </w:tcPr>
          <w:p w14:paraId="0492A031" w14:textId="249040A7" w:rsidR="00BC5CDD" w:rsidRPr="006A4CC7" w:rsidRDefault="00BC5CDD" w:rsidP="004602A9">
            <w:pPr>
              <w:spacing w:line="240" w:lineRule="auto"/>
              <w:ind w:right="170"/>
              <w:textAlignment w:val="baseline"/>
              <w:rPr>
                <w:rFonts w:asciiTheme="majorHAnsi" w:hAnsiTheme="majorHAnsi" w:cstheme="majorHAnsi"/>
                <w:color w:val="FF0000"/>
                <w:sz w:val="48"/>
                <w:szCs w:val="48"/>
              </w:rPr>
            </w:pPr>
            <w:del w:id="623" w:author="Adrian Gould" w:date="2023-08-28T15:48:00Z">
              <w:r w:rsidRPr="006A4CC7" w:rsidDel="0001567B">
                <w:rPr>
                  <w:rFonts w:asciiTheme="majorHAnsi" w:hAnsiTheme="majorHAnsi" w:cstheme="majorHAnsi"/>
                  <w:color w:val="FF0000"/>
                  <w:sz w:val="48"/>
                  <w:szCs w:val="48"/>
                </w:rPr>
                <w:lastRenderedPageBreak/>
                <w:delText>A0</w:delText>
              </w:r>
              <w:r w:rsidR="00F5656C" w:rsidDel="0001567B">
                <w:rPr>
                  <w:rFonts w:asciiTheme="majorHAnsi" w:hAnsiTheme="majorHAnsi" w:cstheme="majorHAnsi"/>
                  <w:color w:val="FF0000"/>
                  <w:sz w:val="48"/>
                  <w:szCs w:val="48"/>
                </w:rPr>
                <w:delText>5</w:delText>
              </w:r>
            </w:del>
            <w:ins w:id="624" w:author="Adrian Gould" w:date="2023-08-28T15:48: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9</w:t>
              </w:r>
            </w:ins>
            <w:r w:rsidRPr="006A4CC7">
              <w:rPr>
                <w:rFonts w:asciiTheme="majorHAnsi" w:hAnsiTheme="majorHAnsi" w:cstheme="majorHAnsi"/>
                <w:color w:val="FF0000"/>
                <w:sz w:val="48"/>
                <w:szCs w:val="48"/>
              </w:rPr>
              <w:t>.1</w:t>
            </w:r>
          </w:p>
        </w:tc>
        <w:tc>
          <w:tcPr>
            <w:tcW w:w="8495" w:type="dxa"/>
            <w:shd w:val="clear" w:color="auto" w:fill="auto"/>
          </w:tcPr>
          <w:p w14:paraId="081838B1" w14:textId="3CFC4EB1" w:rsidR="00BC5CDD" w:rsidRDefault="006A4CC7" w:rsidP="004602A9">
            <w:pPr>
              <w:pStyle w:val="3"/>
            </w:pPr>
            <w:r>
              <w:t>Which browser is this screenshot from?</w:t>
            </w:r>
          </w:p>
          <w:p w14:paraId="3663AD00" w14:textId="69EDC0D8" w:rsidR="006A4CC7" w:rsidRPr="00720710" w:rsidRDefault="00720710" w:rsidP="006A4CC7">
            <w:pPr>
              <w:rPr>
                <w:rFonts w:eastAsiaTheme="minorEastAsia"/>
                <w:lang w:eastAsia="ko-KR"/>
                <w:rPrChange w:id="625" w:author="Hyoin Lee" w:date="2023-09-11T23:24:00Z">
                  <w:rPr/>
                </w:rPrChange>
              </w:rPr>
            </w:pPr>
            <w:ins w:id="626" w:author="Hyoin Lee" w:date="2023-09-11T23:24:00Z">
              <w:r>
                <w:rPr>
                  <w:rFonts w:eastAsiaTheme="minorEastAsia" w:hint="eastAsia"/>
                  <w:lang w:eastAsia="ko-KR"/>
                </w:rPr>
                <w:t>G</w:t>
              </w:r>
              <w:r>
                <w:rPr>
                  <w:rFonts w:eastAsiaTheme="minorEastAsia"/>
                  <w:lang w:eastAsia="ko-KR"/>
                </w:rPr>
                <w:t>oogle Chrome</w:t>
              </w:r>
            </w:ins>
          </w:p>
          <w:p w14:paraId="32E4AC7B" w14:textId="09B9B192" w:rsidR="006A4CC7" w:rsidRDefault="006A4CC7" w:rsidP="006A4CC7"/>
          <w:p w14:paraId="33DDDB12" w14:textId="56D52F73" w:rsidR="006A4CC7" w:rsidRPr="006A4CC7" w:rsidRDefault="006A4CC7" w:rsidP="006A4CC7">
            <w:pPr>
              <w:pStyle w:val="3"/>
            </w:pPr>
            <w:r>
              <w:t>Screenshot</w:t>
            </w:r>
          </w:p>
          <w:p w14:paraId="24439D51" w14:textId="2D2E965C" w:rsidR="00BC5CDD" w:rsidRDefault="00A25E10" w:rsidP="004602A9">
            <w:pPr>
              <w:spacing w:line="312" w:lineRule="auto"/>
              <w:textAlignment w:val="baseline"/>
            </w:pPr>
            <w:ins w:id="627" w:author="Hyoin Lee" w:date="2023-11-17T03:01:00Z">
              <w:r w:rsidRPr="00A25E10">
                <w:rPr>
                  <w:noProof/>
                </w:rPr>
                <w:drawing>
                  <wp:inline distT="0" distB="0" distL="0" distR="0" wp14:anchorId="6F4B15B8" wp14:editId="2E8D2CEE">
                    <wp:extent cx="5286375" cy="3630295"/>
                    <wp:effectExtent l="0" t="0" r="9525" b="8255"/>
                    <wp:docPr id="15793348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4893" name=""/>
                            <pic:cNvPicPr/>
                          </pic:nvPicPr>
                          <pic:blipFill>
                            <a:blip r:embed="rId33"/>
                            <a:stretch>
                              <a:fillRect/>
                            </a:stretch>
                          </pic:blipFill>
                          <pic:spPr>
                            <a:xfrm>
                              <a:off x="0" y="0"/>
                              <a:ext cx="5286375" cy="3630295"/>
                            </a:xfrm>
                            <a:prstGeom prst="rect">
                              <a:avLst/>
                            </a:prstGeom>
                          </pic:spPr>
                        </pic:pic>
                      </a:graphicData>
                    </a:graphic>
                  </wp:inline>
                </w:drawing>
              </w:r>
            </w:ins>
          </w:p>
          <w:p w14:paraId="50F6FD0C" w14:textId="77777777" w:rsidR="00BC5CDD" w:rsidRDefault="00BC5CDD" w:rsidP="004602A9">
            <w:pPr>
              <w:spacing w:line="312" w:lineRule="auto"/>
              <w:textAlignment w:val="baseline"/>
            </w:pPr>
          </w:p>
          <w:p w14:paraId="2E56A049" w14:textId="77777777" w:rsidR="00BC5CDD" w:rsidRDefault="00BC5CDD" w:rsidP="00A34D4A"/>
        </w:tc>
      </w:tr>
      <w:tr w:rsidR="00F5656C" w14:paraId="70B60352" w14:textId="77777777" w:rsidTr="00972946">
        <w:trPr>
          <w:cantSplit/>
        </w:trPr>
        <w:tc>
          <w:tcPr>
            <w:tcW w:w="1693" w:type="dxa"/>
            <w:shd w:val="clear" w:color="auto" w:fill="D9D9D9" w:themeFill="background1" w:themeFillShade="D9"/>
          </w:tcPr>
          <w:p w14:paraId="62A3DD89" w14:textId="3473A453" w:rsidR="00F5656C" w:rsidRPr="006A4CC7" w:rsidRDefault="00F5656C" w:rsidP="00972946">
            <w:pPr>
              <w:spacing w:line="240" w:lineRule="auto"/>
              <w:ind w:right="170"/>
              <w:textAlignment w:val="baseline"/>
              <w:rPr>
                <w:rFonts w:asciiTheme="majorHAnsi" w:hAnsiTheme="majorHAnsi" w:cstheme="majorHAnsi"/>
                <w:color w:val="FF0000"/>
                <w:sz w:val="48"/>
                <w:szCs w:val="48"/>
              </w:rPr>
            </w:pPr>
            <w:del w:id="628" w:author="Adrian Gould" w:date="2023-08-28T15:48: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5</w:delText>
              </w:r>
            </w:del>
            <w:ins w:id="629" w:author="Adrian Gould" w:date="2023-08-28T15:48: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9</w:t>
              </w:r>
            </w:ins>
            <w:r w:rsidRPr="006A4CC7">
              <w:rPr>
                <w:rFonts w:asciiTheme="majorHAnsi" w:hAnsiTheme="majorHAnsi" w:cstheme="majorHAnsi"/>
                <w:color w:val="FF0000"/>
                <w:sz w:val="48"/>
                <w:szCs w:val="48"/>
              </w:rPr>
              <w:t>.2</w:t>
            </w:r>
          </w:p>
        </w:tc>
        <w:tc>
          <w:tcPr>
            <w:tcW w:w="8495" w:type="dxa"/>
            <w:shd w:val="clear" w:color="auto" w:fill="auto"/>
          </w:tcPr>
          <w:p w14:paraId="4376AEBB" w14:textId="77777777" w:rsidR="00F5656C" w:rsidRDefault="00F5656C" w:rsidP="00972946">
            <w:pPr>
              <w:pStyle w:val="3"/>
            </w:pPr>
            <w:r>
              <w:t>Which browser is this screenshot from?</w:t>
            </w:r>
          </w:p>
          <w:p w14:paraId="3B1A0D3B" w14:textId="180B880E" w:rsidR="00F5656C" w:rsidRPr="006B64D6" w:rsidRDefault="006B64D6" w:rsidP="00972946">
            <w:pPr>
              <w:rPr>
                <w:rFonts w:eastAsiaTheme="minorEastAsia"/>
                <w:lang w:eastAsia="ko-KR"/>
                <w:rPrChange w:id="630" w:author="Hyoin Lee" w:date="2023-09-11T23:24:00Z">
                  <w:rPr/>
                </w:rPrChange>
              </w:rPr>
            </w:pPr>
            <w:ins w:id="631" w:author="Hyoin Lee" w:date="2023-09-11T23:24:00Z">
              <w:r>
                <w:rPr>
                  <w:rFonts w:eastAsiaTheme="minorEastAsia" w:hint="eastAsia"/>
                  <w:lang w:eastAsia="ko-KR"/>
                </w:rPr>
                <w:t>M</w:t>
              </w:r>
            </w:ins>
            <w:ins w:id="632" w:author="Hyoin Lee" w:date="2023-09-11T23:25:00Z">
              <w:r w:rsidR="009D59F4">
                <w:rPr>
                  <w:rFonts w:eastAsiaTheme="minorEastAsia"/>
                  <w:lang w:eastAsia="ko-KR"/>
                </w:rPr>
                <w:t>icrosoft edge</w:t>
              </w:r>
            </w:ins>
          </w:p>
          <w:p w14:paraId="717A6D58" w14:textId="77777777" w:rsidR="00F5656C" w:rsidRDefault="00F5656C" w:rsidP="00972946"/>
          <w:p w14:paraId="00C1ABCE" w14:textId="77777777" w:rsidR="00F5656C" w:rsidRPr="006A4CC7" w:rsidRDefault="00F5656C" w:rsidP="00972946">
            <w:pPr>
              <w:pStyle w:val="3"/>
            </w:pPr>
            <w:r>
              <w:t>Screenshot</w:t>
            </w:r>
          </w:p>
          <w:p w14:paraId="20E8A16E" w14:textId="449AF955" w:rsidR="00F5656C" w:rsidRDefault="006B64D6">
            <w:pPr>
              <w:tabs>
                <w:tab w:val="left" w:pos="1215"/>
              </w:tabs>
              <w:spacing w:line="312" w:lineRule="auto"/>
              <w:textAlignment w:val="baseline"/>
              <w:pPrChange w:id="633" w:author="Hyoin Lee" w:date="2023-09-11T23:24:00Z">
                <w:pPr>
                  <w:spacing w:line="312" w:lineRule="auto"/>
                  <w:textAlignment w:val="baseline"/>
                </w:pPr>
              </w:pPrChange>
            </w:pPr>
            <w:ins w:id="634" w:author="Hyoin Lee" w:date="2023-09-11T23:24:00Z">
              <w:r>
                <w:tab/>
              </w:r>
            </w:ins>
            <w:ins w:id="635" w:author="Hyoin Lee" w:date="2023-11-17T03:01:00Z">
              <w:r w:rsidR="00A25E10" w:rsidRPr="00A25E10">
                <w:rPr>
                  <w:noProof/>
                </w:rPr>
                <w:drawing>
                  <wp:inline distT="0" distB="0" distL="0" distR="0" wp14:anchorId="085C14DD" wp14:editId="4F9913BD">
                    <wp:extent cx="5286375" cy="3630295"/>
                    <wp:effectExtent l="0" t="0" r="9525" b="8255"/>
                    <wp:docPr id="716868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68708" name=""/>
                            <pic:cNvPicPr/>
                          </pic:nvPicPr>
                          <pic:blipFill>
                            <a:blip r:embed="rId33"/>
                            <a:stretch>
                              <a:fillRect/>
                            </a:stretch>
                          </pic:blipFill>
                          <pic:spPr>
                            <a:xfrm>
                              <a:off x="0" y="0"/>
                              <a:ext cx="5286375" cy="3630295"/>
                            </a:xfrm>
                            <a:prstGeom prst="rect">
                              <a:avLst/>
                            </a:prstGeom>
                          </pic:spPr>
                        </pic:pic>
                      </a:graphicData>
                    </a:graphic>
                  </wp:inline>
                </w:drawing>
              </w:r>
            </w:ins>
          </w:p>
          <w:p w14:paraId="1785B728" w14:textId="77777777" w:rsidR="00F5656C" w:rsidRDefault="00F5656C" w:rsidP="00972946">
            <w:pPr>
              <w:spacing w:line="312" w:lineRule="auto"/>
              <w:textAlignment w:val="baseline"/>
            </w:pPr>
          </w:p>
          <w:p w14:paraId="7FD02F5D" w14:textId="77777777" w:rsidR="00F5656C" w:rsidRDefault="00F5656C" w:rsidP="00A34D4A"/>
        </w:tc>
      </w:tr>
      <w:tr w:rsidR="006A4CC7" w14:paraId="20525930" w14:textId="77777777" w:rsidTr="004602A9">
        <w:trPr>
          <w:cantSplit/>
        </w:trPr>
        <w:tc>
          <w:tcPr>
            <w:tcW w:w="1693" w:type="dxa"/>
            <w:shd w:val="clear" w:color="auto" w:fill="D9D9D9" w:themeFill="background1" w:themeFillShade="D9"/>
          </w:tcPr>
          <w:p w14:paraId="38BE4DD4" w14:textId="0E644778" w:rsidR="00E346D9" w:rsidRPr="006A4CC7" w:rsidRDefault="006A4CC7" w:rsidP="006A4CC7">
            <w:pPr>
              <w:spacing w:line="240" w:lineRule="auto"/>
              <w:ind w:right="170"/>
              <w:textAlignment w:val="baseline"/>
              <w:rPr>
                <w:rFonts w:asciiTheme="majorHAnsi" w:hAnsiTheme="majorHAnsi" w:cstheme="majorHAnsi"/>
                <w:color w:val="FF0000"/>
                <w:sz w:val="48"/>
                <w:szCs w:val="48"/>
              </w:rPr>
            </w:pPr>
            <w:del w:id="636" w:author="Adrian Gould" w:date="2023-08-28T15:48:00Z">
              <w:r w:rsidRPr="006A4CC7" w:rsidDel="0001567B">
                <w:rPr>
                  <w:rFonts w:asciiTheme="majorHAnsi" w:hAnsiTheme="majorHAnsi" w:cstheme="majorHAnsi"/>
                  <w:color w:val="FF0000"/>
                  <w:sz w:val="48"/>
                  <w:szCs w:val="48"/>
                </w:rPr>
                <w:lastRenderedPageBreak/>
                <w:delText>A0</w:delText>
              </w:r>
              <w:r w:rsidR="00F5656C" w:rsidDel="0001567B">
                <w:rPr>
                  <w:rFonts w:asciiTheme="majorHAnsi" w:hAnsiTheme="majorHAnsi" w:cstheme="majorHAnsi"/>
                  <w:color w:val="FF0000"/>
                  <w:sz w:val="48"/>
                  <w:szCs w:val="48"/>
                </w:rPr>
                <w:delText>5</w:delText>
              </w:r>
            </w:del>
            <w:ins w:id="637" w:author="Adrian Gould" w:date="2023-08-28T15:48:00Z">
              <w:r w:rsidR="0001567B" w:rsidRPr="006A4CC7">
                <w:rPr>
                  <w:rFonts w:asciiTheme="majorHAnsi" w:hAnsiTheme="majorHAnsi" w:cstheme="majorHAnsi"/>
                  <w:color w:val="FF0000"/>
                  <w:sz w:val="48"/>
                  <w:szCs w:val="48"/>
                </w:rPr>
                <w:t>A0</w:t>
              </w:r>
              <w:r w:rsidR="0001567B">
                <w:rPr>
                  <w:rFonts w:asciiTheme="majorHAnsi" w:hAnsiTheme="majorHAnsi" w:cstheme="majorHAnsi"/>
                  <w:color w:val="FF0000"/>
                  <w:sz w:val="48"/>
                  <w:szCs w:val="48"/>
                </w:rPr>
                <w:t>9</w:t>
              </w:r>
            </w:ins>
            <w:r w:rsidR="00F5656C">
              <w:rPr>
                <w:rFonts w:asciiTheme="majorHAnsi" w:hAnsiTheme="majorHAnsi" w:cstheme="majorHAnsi"/>
                <w:color w:val="FF0000"/>
                <w:sz w:val="48"/>
                <w:szCs w:val="48"/>
              </w:rPr>
              <w:t>.3</w:t>
            </w:r>
          </w:p>
        </w:tc>
        <w:tc>
          <w:tcPr>
            <w:tcW w:w="8495" w:type="dxa"/>
            <w:shd w:val="clear" w:color="auto" w:fill="auto"/>
          </w:tcPr>
          <w:p w14:paraId="143D1068" w14:textId="77777777" w:rsidR="006A4CC7" w:rsidRDefault="006A4CC7" w:rsidP="006A4CC7">
            <w:pPr>
              <w:pStyle w:val="3"/>
            </w:pPr>
            <w:r>
              <w:t>Which browser is this screenshot from?</w:t>
            </w:r>
          </w:p>
          <w:p w14:paraId="05AB350F" w14:textId="77777777" w:rsidR="006A4CC7" w:rsidRDefault="006A4CC7" w:rsidP="006A4CC7"/>
          <w:p w14:paraId="141F3AAC" w14:textId="77777777" w:rsidR="006A4CC7" w:rsidRDefault="006A4CC7" w:rsidP="006A4CC7"/>
          <w:p w14:paraId="0D1A9122" w14:textId="77777777" w:rsidR="006A4CC7" w:rsidRPr="006A4CC7" w:rsidRDefault="006A4CC7" w:rsidP="006A4CC7">
            <w:pPr>
              <w:pStyle w:val="3"/>
            </w:pPr>
            <w:r>
              <w:t>Screenshot</w:t>
            </w:r>
          </w:p>
          <w:p w14:paraId="4F3E851D" w14:textId="77777777" w:rsidR="006A4CC7" w:rsidRDefault="006A4CC7" w:rsidP="006A4CC7">
            <w:pPr>
              <w:spacing w:line="312" w:lineRule="auto"/>
              <w:textAlignment w:val="baseline"/>
            </w:pPr>
          </w:p>
          <w:p w14:paraId="2C85997B" w14:textId="77777777" w:rsidR="006A4CC7" w:rsidRDefault="006A4CC7" w:rsidP="006A4CC7">
            <w:pPr>
              <w:spacing w:line="312" w:lineRule="auto"/>
              <w:textAlignment w:val="baseline"/>
            </w:pPr>
          </w:p>
          <w:p w14:paraId="7BB66BCC" w14:textId="77777777" w:rsidR="006A4CC7" w:rsidRDefault="006A4CC7" w:rsidP="00A34D4A"/>
        </w:tc>
      </w:tr>
      <w:tr w:rsidR="00F5656C" w14:paraId="11F4DA31" w14:textId="77777777" w:rsidTr="00972946">
        <w:trPr>
          <w:cantSplit/>
        </w:trPr>
        <w:tc>
          <w:tcPr>
            <w:tcW w:w="1693" w:type="dxa"/>
            <w:shd w:val="clear" w:color="auto" w:fill="D9D9D9" w:themeFill="background1" w:themeFillShade="D9"/>
          </w:tcPr>
          <w:p w14:paraId="54E73A50" w14:textId="4A636D87" w:rsidR="00F5656C" w:rsidRPr="006A4CC7" w:rsidRDefault="0001567B" w:rsidP="00972946">
            <w:pPr>
              <w:spacing w:line="240" w:lineRule="auto"/>
              <w:ind w:right="170"/>
              <w:textAlignment w:val="baseline"/>
              <w:rPr>
                <w:rFonts w:asciiTheme="majorHAnsi" w:hAnsiTheme="majorHAnsi" w:cstheme="majorHAnsi"/>
                <w:color w:val="FF0000"/>
                <w:sz w:val="48"/>
                <w:szCs w:val="48"/>
              </w:rPr>
            </w:pPr>
            <w:ins w:id="638" w:author="Adrian Gould" w:date="2023-08-28T15:48:00Z">
              <w:r>
                <w:rPr>
                  <w:rFonts w:asciiTheme="majorHAnsi" w:hAnsiTheme="majorHAnsi" w:cstheme="majorHAnsi"/>
                  <w:color w:val="FF0000"/>
                  <w:sz w:val="48"/>
                  <w:szCs w:val="48"/>
                </w:rPr>
                <w:t>10</w:t>
              </w:r>
            </w:ins>
            <w:del w:id="639" w:author="Adrian Gould" w:date="2023-08-28T15:48:00Z">
              <w:r w:rsidR="00F5656C" w:rsidDel="0001567B">
                <w:rPr>
                  <w:rFonts w:asciiTheme="majorHAnsi" w:hAnsiTheme="majorHAnsi" w:cstheme="majorHAnsi"/>
                  <w:color w:val="FF0000"/>
                  <w:sz w:val="48"/>
                  <w:szCs w:val="48"/>
                </w:rPr>
                <w:delText>06</w:delText>
              </w:r>
            </w:del>
          </w:p>
        </w:tc>
        <w:tc>
          <w:tcPr>
            <w:tcW w:w="8495" w:type="dxa"/>
            <w:shd w:val="clear" w:color="auto" w:fill="auto"/>
          </w:tcPr>
          <w:p w14:paraId="45B4E71A" w14:textId="6351B52C" w:rsidR="00F5656C" w:rsidRPr="00265657" w:rsidRDefault="00F5656C" w:rsidP="00972946">
            <w:pPr>
              <w:pStyle w:val="2"/>
            </w:pPr>
            <w:bookmarkStart w:id="640" w:name="_Toc144130278"/>
            <w:r>
              <w:t>Demonstrate to Assessor</w:t>
            </w:r>
            <w:bookmarkEnd w:id="640"/>
          </w:p>
          <w:p w14:paraId="7B21A229" w14:textId="77777777" w:rsidR="006063D4" w:rsidRDefault="006063D4" w:rsidP="00972946">
            <w:r>
              <w:t>Demonstrate to the assessor.</w:t>
            </w:r>
          </w:p>
          <w:p w14:paraId="790A861C" w14:textId="77777777" w:rsidR="00295433" w:rsidRDefault="006063D4" w:rsidP="00972946">
            <w:pPr>
              <w:rPr>
                <w:ins w:id="641" w:author="Adrian Gould [2]" w:date="2023-08-23T09:50:00Z"/>
              </w:rPr>
            </w:pPr>
            <w:r>
              <w:t>Obtain their feedback</w:t>
            </w:r>
            <w:ins w:id="642" w:author="Adrian Gould [2]" w:date="2023-08-23T09:49:00Z">
              <w:r w:rsidR="00F86853">
                <w:t>, update your work as required based on their feedback</w:t>
              </w:r>
            </w:ins>
            <w:ins w:id="643" w:author="Adrian Gould [2]" w:date="2023-08-23T09:50:00Z">
              <w:r w:rsidR="00F86853">
                <w:t>, ensuring all changes are notes as semantic commits using the “</w:t>
              </w:r>
              <w:proofErr w:type="gramStart"/>
              <w:r w:rsidR="00F86853">
                <w:t>fix:…</w:t>
              </w:r>
              <w:proofErr w:type="gramEnd"/>
              <w:r w:rsidR="00F86853">
                <w:t xml:space="preserve">” </w:t>
              </w:r>
              <w:r w:rsidR="00295433">
                <w:t>tag at the start.</w:t>
              </w:r>
            </w:ins>
          </w:p>
          <w:p w14:paraId="438D8CFF" w14:textId="6B4DF1A6" w:rsidR="00F5656C" w:rsidRDefault="006063D4" w:rsidP="00972946">
            <w:del w:id="644" w:author="Adrian Gould [2]" w:date="2023-08-23T09:49:00Z">
              <w:r w:rsidDel="00F86853">
                <w:delText xml:space="preserve"> </w:delText>
              </w:r>
            </w:del>
            <w:del w:id="645" w:author="Adrian Gould [2]" w:date="2023-08-23T09:50:00Z">
              <w:r w:rsidDel="00295433">
                <w:delText>and p</w:delText>
              </w:r>
            </w:del>
            <w:ins w:id="646" w:author="Adrian Gould [2]" w:date="2023-08-23T09:50:00Z">
              <w:r w:rsidR="00295433">
                <w:t>P</w:t>
              </w:r>
            </w:ins>
            <w:r>
              <w:t xml:space="preserve">repare for </w:t>
            </w:r>
            <w:r w:rsidR="0062678F">
              <w:t>phase</w:t>
            </w:r>
            <w:r>
              <w:t xml:space="preserve"> </w:t>
            </w:r>
            <w:r w:rsidR="00FC4010">
              <w:t>3</w:t>
            </w:r>
            <w:r>
              <w:t xml:space="preserve"> of the site development</w:t>
            </w:r>
            <w:r w:rsidR="00F5656C">
              <w:t>.</w:t>
            </w:r>
          </w:p>
          <w:p w14:paraId="2866FC96" w14:textId="77777777" w:rsidR="00F5656C" w:rsidRPr="00BB6201" w:rsidRDefault="00F5656C" w:rsidP="00972946"/>
        </w:tc>
      </w:tr>
      <w:tr w:rsidR="0053068C" w14:paraId="37B2FDEA" w14:textId="77777777" w:rsidTr="0080683D">
        <w:trPr>
          <w:cantSplit/>
        </w:trPr>
        <w:tc>
          <w:tcPr>
            <w:tcW w:w="1693" w:type="dxa"/>
            <w:shd w:val="clear" w:color="auto" w:fill="D9D9D9" w:themeFill="background1" w:themeFillShade="D9"/>
          </w:tcPr>
          <w:p w14:paraId="0437AF29" w14:textId="68C3C981"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END</w:t>
            </w:r>
          </w:p>
        </w:tc>
        <w:tc>
          <w:tcPr>
            <w:tcW w:w="8495" w:type="dxa"/>
            <w:shd w:val="clear" w:color="auto" w:fill="auto"/>
          </w:tcPr>
          <w:p w14:paraId="3A164F5A" w14:textId="77777777" w:rsidR="0053068C" w:rsidRPr="00265657" w:rsidRDefault="0053068C" w:rsidP="0053068C">
            <w:pPr>
              <w:pStyle w:val="2"/>
            </w:pPr>
            <w:bookmarkStart w:id="647" w:name="_Toc144130279"/>
            <w:r w:rsidRPr="00265657">
              <w:t>Submission of Portfolio Work</w:t>
            </w:r>
            <w:bookmarkEnd w:id="647"/>
            <w:r w:rsidRPr="00265657">
              <w:t xml:space="preserve"> </w:t>
            </w:r>
          </w:p>
          <w:p w14:paraId="04EF0258" w14:textId="77777777" w:rsidR="0053068C" w:rsidRPr="000D3508" w:rsidRDefault="0053068C" w:rsidP="0053068C">
            <w:pPr>
              <w:spacing w:line="312" w:lineRule="auto"/>
              <w:textAlignment w:val="baseline"/>
            </w:pPr>
            <w:r w:rsidRPr="000D3508">
              <w:t xml:space="preserve">To submit the portfolio, do the following: </w:t>
            </w:r>
          </w:p>
          <w:p w14:paraId="6039AADB" w14:textId="6D0A8516" w:rsidR="0053068C" w:rsidRDefault="0053068C" w:rsidP="001925B4">
            <w:pPr>
              <w:numPr>
                <w:ilvl w:val="0"/>
                <w:numId w:val="4"/>
              </w:numPr>
              <w:spacing w:line="312" w:lineRule="auto"/>
              <w:textAlignment w:val="baseline"/>
            </w:pPr>
            <w:r w:rsidRPr="000D3508">
              <w:t xml:space="preserve">Save </w:t>
            </w:r>
            <w:r>
              <w:t>this</w:t>
            </w:r>
            <w:r w:rsidRPr="000D3508">
              <w:t xml:space="preserve"> document with your </w:t>
            </w:r>
            <w:r>
              <w:t>answers</w:t>
            </w:r>
            <w:r w:rsidRPr="000D3508">
              <w:t xml:space="preserve">. </w:t>
            </w:r>
          </w:p>
          <w:p w14:paraId="2998F6B8" w14:textId="3A3FD0B9" w:rsidR="00BB6201" w:rsidRDefault="00BB6201" w:rsidP="00BB6201">
            <w:pPr>
              <w:numPr>
                <w:ilvl w:val="0"/>
                <w:numId w:val="4"/>
              </w:numPr>
              <w:spacing w:line="312" w:lineRule="auto"/>
              <w:textAlignment w:val="baseline"/>
            </w:pPr>
            <w:r>
              <w:t>Export the pages of your Figma file to PDF(s)</w:t>
            </w:r>
          </w:p>
          <w:p w14:paraId="3D37290A" w14:textId="765A70F2" w:rsidR="00BB6201" w:rsidRPr="000D3508" w:rsidRDefault="00BB6201" w:rsidP="00BB6201">
            <w:pPr>
              <w:numPr>
                <w:ilvl w:val="0"/>
                <w:numId w:val="4"/>
              </w:numPr>
              <w:spacing w:line="312" w:lineRule="auto"/>
              <w:textAlignment w:val="baseline"/>
            </w:pPr>
            <w:r>
              <w:t>Compress the portfolio folder using 7-</w:t>
            </w:r>
            <w:proofErr w:type="gramStart"/>
            <w:r>
              <w:t>Zip</w:t>
            </w:r>
            <w:proofErr w:type="gramEnd"/>
          </w:p>
          <w:p w14:paraId="1F5C78F0" w14:textId="1069B3CA" w:rsidR="0053068C" w:rsidRDefault="0053068C" w:rsidP="001925B4">
            <w:pPr>
              <w:numPr>
                <w:ilvl w:val="0"/>
                <w:numId w:val="4"/>
              </w:numPr>
              <w:spacing w:line="312" w:lineRule="auto"/>
              <w:textAlignment w:val="baseline"/>
              <w:rPr>
                <w:szCs w:val="22"/>
              </w:rPr>
            </w:pPr>
            <w:r>
              <w:rPr>
                <w:szCs w:val="22"/>
              </w:rPr>
              <w:t xml:space="preserve">Open Blackboard, locate and open the </w:t>
            </w:r>
            <w:ins w:id="648" w:author="Adrian Gould" w:date="2023-08-28T15:48:00Z">
              <w:r w:rsidR="0001567B">
                <w:rPr>
                  <w:szCs w:val="22"/>
                </w:rPr>
                <w:t>“</w:t>
              </w:r>
            </w:ins>
            <w:r>
              <w:rPr>
                <w:szCs w:val="22"/>
              </w:rPr>
              <w:t xml:space="preserve">AT2-PT1 </w:t>
            </w:r>
            <w:r w:rsidR="0062678F">
              <w:rPr>
                <w:szCs w:val="22"/>
              </w:rPr>
              <w:t>Por</w:t>
            </w:r>
            <w:r>
              <w:rPr>
                <w:szCs w:val="22"/>
              </w:rPr>
              <w:t xml:space="preserve"> </w:t>
            </w:r>
            <w:r w:rsidR="00FC4010">
              <w:rPr>
                <w:szCs w:val="22"/>
              </w:rPr>
              <w:t>Phase</w:t>
            </w:r>
            <w:r w:rsidR="0062678F">
              <w:rPr>
                <w:szCs w:val="22"/>
              </w:rPr>
              <w:t xml:space="preserve"> </w:t>
            </w:r>
            <w:r w:rsidR="00FC4010">
              <w:rPr>
                <w:szCs w:val="22"/>
              </w:rPr>
              <w:t>2</w:t>
            </w:r>
            <w:ins w:id="649" w:author="Adrian Gould" w:date="2023-08-28T15:48:00Z">
              <w:r w:rsidR="0001567B">
                <w:rPr>
                  <w:szCs w:val="22"/>
                </w:rPr>
                <w:t>”</w:t>
              </w:r>
            </w:ins>
            <w:r>
              <w:rPr>
                <w:szCs w:val="22"/>
              </w:rPr>
              <w:t xml:space="preserve"> </w:t>
            </w:r>
            <w:del w:id="650" w:author="Adrian Gould" w:date="2023-08-28T15:49:00Z">
              <w:r w:rsidDel="0001567B">
                <w:rPr>
                  <w:szCs w:val="22"/>
                </w:rPr>
                <w:delText xml:space="preserve">assessment </w:delText>
              </w:r>
            </w:del>
            <w:proofErr w:type="gramStart"/>
            <w:ins w:id="651" w:author="Adrian Gould" w:date="2023-08-28T15:48:00Z">
              <w:r w:rsidR="0001567B">
                <w:rPr>
                  <w:szCs w:val="22"/>
                </w:rPr>
                <w:t>ite</w:t>
              </w:r>
            </w:ins>
            <w:ins w:id="652" w:author="Adrian Gould" w:date="2023-08-28T15:49:00Z">
              <w:r w:rsidR="0001567B">
                <w:rPr>
                  <w:szCs w:val="22"/>
                </w:rPr>
                <w:t>m</w:t>
              </w:r>
            </w:ins>
            <w:proofErr w:type="gramEnd"/>
          </w:p>
          <w:p w14:paraId="2CA1C3AA" w14:textId="70564FC9" w:rsidR="00BB6201" w:rsidRPr="00BB6201" w:rsidRDefault="0053068C" w:rsidP="00BB6201">
            <w:pPr>
              <w:numPr>
                <w:ilvl w:val="0"/>
                <w:numId w:val="4"/>
              </w:numPr>
              <w:spacing w:line="312" w:lineRule="auto"/>
              <w:textAlignment w:val="baseline"/>
              <w:rPr>
                <w:szCs w:val="22"/>
              </w:rPr>
            </w:pPr>
            <w:r>
              <w:rPr>
                <w:szCs w:val="22"/>
              </w:rPr>
              <w:t>Upload th</w:t>
            </w:r>
            <w:r w:rsidR="00BB6201">
              <w:rPr>
                <w:szCs w:val="22"/>
              </w:rPr>
              <w:t>is</w:t>
            </w:r>
            <w:r>
              <w:rPr>
                <w:szCs w:val="22"/>
              </w:rPr>
              <w:t xml:space="preserve"> completed assessment document.</w:t>
            </w:r>
          </w:p>
          <w:p w14:paraId="176D4DD2" w14:textId="7CC4C44D" w:rsidR="0053068C" w:rsidRDefault="0053068C" w:rsidP="001925B4">
            <w:pPr>
              <w:numPr>
                <w:ilvl w:val="0"/>
                <w:numId w:val="4"/>
              </w:numPr>
              <w:spacing w:line="312" w:lineRule="auto"/>
              <w:textAlignment w:val="baseline"/>
              <w:rPr>
                <w:szCs w:val="22"/>
              </w:rPr>
            </w:pPr>
            <w:r>
              <w:rPr>
                <w:szCs w:val="22"/>
              </w:rPr>
              <w:t>Upload the PDF</w:t>
            </w:r>
            <w:r w:rsidR="00617D66">
              <w:rPr>
                <w:szCs w:val="22"/>
              </w:rPr>
              <w:t xml:space="preserve"> and Word</w:t>
            </w:r>
            <w:r w:rsidR="00682581">
              <w:rPr>
                <w:szCs w:val="22"/>
              </w:rPr>
              <w:t xml:space="preserve"> document(s)</w:t>
            </w:r>
            <w:r>
              <w:rPr>
                <w:szCs w:val="22"/>
              </w:rPr>
              <w:t>.</w:t>
            </w:r>
          </w:p>
          <w:p w14:paraId="07437ACE" w14:textId="3C6DD687" w:rsidR="00BB6201" w:rsidRDefault="00BB6201" w:rsidP="001925B4">
            <w:pPr>
              <w:numPr>
                <w:ilvl w:val="0"/>
                <w:numId w:val="4"/>
              </w:numPr>
              <w:spacing w:line="312" w:lineRule="auto"/>
              <w:textAlignment w:val="baseline"/>
              <w:rPr>
                <w:szCs w:val="22"/>
              </w:rPr>
            </w:pPr>
            <w:r>
              <w:rPr>
                <w:szCs w:val="22"/>
              </w:rPr>
              <w:t>Upload the compressed site files.</w:t>
            </w:r>
          </w:p>
          <w:p w14:paraId="574F37CC" w14:textId="77777777" w:rsidR="0053068C" w:rsidRPr="00E1259D" w:rsidRDefault="0053068C" w:rsidP="001925B4">
            <w:pPr>
              <w:numPr>
                <w:ilvl w:val="0"/>
                <w:numId w:val="4"/>
              </w:numPr>
              <w:spacing w:line="312" w:lineRule="auto"/>
              <w:textAlignment w:val="baseline"/>
              <w:rPr>
                <w:szCs w:val="22"/>
              </w:rPr>
            </w:pPr>
            <w:r>
              <w:rPr>
                <w:szCs w:val="22"/>
              </w:rPr>
              <w:t xml:space="preserve">Click submit. </w:t>
            </w:r>
          </w:p>
          <w:p w14:paraId="12A25710" w14:textId="77777777" w:rsidR="0053068C" w:rsidRDefault="0053068C" w:rsidP="0053068C">
            <w:pPr>
              <w:pStyle w:val="3"/>
              <w:rPr>
                <w:rStyle w:val="ab"/>
              </w:rPr>
            </w:pPr>
            <w:r>
              <w:rPr>
                <w:rStyle w:val="ab"/>
              </w:rPr>
              <w:t xml:space="preserve">All answer documents MUST be submitted in Microsoft Office 365’s Word format. </w:t>
            </w:r>
          </w:p>
          <w:p w14:paraId="10717E47" w14:textId="77777777" w:rsidR="00BB6201" w:rsidRDefault="00BB6201" w:rsidP="00BB6201"/>
          <w:p w14:paraId="734FD77F" w14:textId="77777777" w:rsidR="00BB6201" w:rsidRDefault="00BB6201" w:rsidP="00BB6201">
            <w:r>
              <w:t xml:space="preserve">It is important that the PDF and Word documents are separate from the </w:t>
            </w:r>
            <w:r w:rsidR="00475CA6">
              <w:t>portfolio compressed folder as this makes it much easier for assessment.</w:t>
            </w:r>
          </w:p>
          <w:p w14:paraId="67475C76" w14:textId="71DAD5FA" w:rsidR="00A93027" w:rsidRPr="00BB6201" w:rsidRDefault="00A93027" w:rsidP="00BB6201"/>
        </w:tc>
      </w:tr>
    </w:tbl>
    <w:p w14:paraId="65B66B6E" w14:textId="77777777" w:rsidR="00333B81" w:rsidRDefault="00333B81"/>
    <w:p w14:paraId="6C84EAE9" w14:textId="77777777" w:rsidR="00BE0B3C" w:rsidRDefault="00BE0B3C" w:rsidP="00036DC3"/>
    <w:p w14:paraId="0805492C" w14:textId="53E2393B" w:rsidR="00FB46F0" w:rsidRDefault="00FB46F0" w:rsidP="00FB46F0">
      <w:pPr>
        <w:pStyle w:val="1"/>
        <w:rPr>
          <w:b/>
        </w:rPr>
      </w:pPr>
      <w:bookmarkStart w:id="653" w:name="_Toc82066982"/>
      <w:bookmarkStart w:id="654" w:name="_Ref82067045"/>
      <w:bookmarkStart w:id="655" w:name="_Toc94976440"/>
      <w:bookmarkStart w:id="656" w:name="_Ref112787255"/>
      <w:bookmarkStart w:id="657" w:name="_Ref141805017"/>
      <w:bookmarkStart w:id="658" w:name="_Toc144130280"/>
      <w:r>
        <w:lastRenderedPageBreak/>
        <w:t xml:space="preserve">Appendix </w:t>
      </w:r>
      <w:r w:rsidR="00A82981">
        <w:t>A</w:t>
      </w:r>
      <w:r>
        <w:t>: Code Style Guidelines</w:t>
      </w:r>
      <w:bookmarkEnd w:id="653"/>
      <w:bookmarkEnd w:id="654"/>
      <w:bookmarkEnd w:id="655"/>
      <w:bookmarkEnd w:id="656"/>
      <w:bookmarkEnd w:id="657"/>
      <w:bookmarkEnd w:id="658"/>
      <w:r>
        <w:t xml:space="preserve"> </w:t>
      </w:r>
    </w:p>
    <w:p w14:paraId="5A08E082" w14:textId="0AB40ECA" w:rsidR="00684D8C" w:rsidRDefault="00684D8C" w:rsidP="002F46B1">
      <w:r w:rsidRPr="002F46B1">
        <w:t>The following guidelines should be applied to your code as it is developed.</w:t>
      </w:r>
    </w:p>
    <w:p w14:paraId="320A762A" w14:textId="03FF61AF" w:rsidR="002C0E41" w:rsidRPr="002F46B1" w:rsidRDefault="002C0E41" w:rsidP="002F46B1">
      <w:r>
        <w:t xml:space="preserve">Many may be applied via the use of </w:t>
      </w:r>
      <w:proofErr w:type="spellStart"/>
      <w:r>
        <w:t>PhpStorm</w:t>
      </w:r>
      <w:proofErr w:type="spellEnd"/>
      <w:r>
        <w:t>, PyCharm or similar plugins and code formatting</w:t>
      </w:r>
      <w:r w:rsidR="00D87756">
        <w:t>.</w:t>
      </w:r>
    </w:p>
    <w:p w14:paraId="2122AB3D" w14:textId="1FFABF21" w:rsidR="00684D8C" w:rsidRDefault="00684D8C" w:rsidP="00684D8C">
      <w:pPr>
        <w:pStyle w:val="3"/>
        <w:rPr>
          <w:szCs w:val="22"/>
        </w:rPr>
      </w:pPr>
      <w:bookmarkStart w:id="659" w:name="_Toc82066983"/>
      <w:bookmarkStart w:id="660" w:name="_Toc94976441"/>
      <w:r>
        <w:rPr>
          <w:szCs w:val="22"/>
        </w:rPr>
        <w:t>PHP Code (General)</w:t>
      </w:r>
      <w:bookmarkEnd w:id="659"/>
      <w:bookmarkEnd w:id="660"/>
    </w:p>
    <w:p w14:paraId="418BFADB" w14:textId="311FF643" w:rsidR="00684D8C" w:rsidRDefault="00684D8C" w:rsidP="00F32E09">
      <w:pPr>
        <w:textAlignment w:val="baseline"/>
        <w:rPr>
          <w:szCs w:val="22"/>
        </w:rPr>
      </w:pPr>
      <w:r>
        <w:rPr>
          <w:szCs w:val="22"/>
        </w:rPr>
        <w:t>Please refer to the PHP PSRs:</w:t>
      </w:r>
    </w:p>
    <w:p w14:paraId="32372EEC" w14:textId="42073D6F" w:rsidR="00684D8C" w:rsidRDefault="00182037" w:rsidP="001925B4">
      <w:pPr>
        <w:numPr>
          <w:ilvl w:val="0"/>
          <w:numId w:val="5"/>
        </w:numPr>
        <w:textAlignment w:val="baseline"/>
        <w:rPr>
          <w:szCs w:val="22"/>
        </w:rPr>
      </w:pPr>
      <w:hyperlink r:id="rId34" w:history="1">
        <w:r w:rsidR="00684D8C" w:rsidRPr="00484905">
          <w:rPr>
            <w:rStyle w:val="ae"/>
            <w:szCs w:val="22"/>
          </w:rPr>
          <w:t>https://www.php-fig.org/psr/psr-1/</w:t>
        </w:r>
      </w:hyperlink>
    </w:p>
    <w:p w14:paraId="51CD6FAA" w14:textId="6694FF1B" w:rsidR="00684D8C" w:rsidRDefault="00182037" w:rsidP="001925B4">
      <w:pPr>
        <w:numPr>
          <w:ilvl w:val="0"/>
          <w:numId w:val="5"/>
        </w:numPr>
        <w:textAlignment w:val="baseline"/>
        <w:rPr>
          <w:szCs w:val="22"/>
        </w:rPr>
      </w:pPr>
      <w:hyperlink r:id="rId35" w:history="1">
        <w:r w:rsidR="00684D8C" w:rsidRPr="00484905">
          <w:rPr>
            <w:rStyle w:val="ae"/>
            <w:szCs w:val="22"/>
          </w:rPr>
          <w:t>https://www.php-fig.org/psr/psr-12/</w:t>
        </w:r>
      </w:hyperlink>
    </w:p>
    <w:p w14:paraId="4F5F737E" w14:textId="713858B9" w:rsidR="00684D8C" w:rsidRDefault="00182037" w:rsidP="001925B4">
      <w:pPr>
        <w:numPr>
          <w:ilvl w:val="0"/>
          <w:numId w:val="5"/>
        </w:numPr>
        <w:textAlignment w:val="baseline"/>
        <w:rPr>
          <w:szCs w:val="22"/>
        </w:rPr>
      </w:pPr>
      <w:hyperlink r:id="rId36" w:history="1">
        <w:r w:rsidR="00684D8C" w:rsidRPr="00484905">
          <w:rPr>
            <w:rStyle w:val="ae"/>
            <w:szCs w:val="22"/>
          </w:rPr>
          <w:t>https://www.php-fig.org/psr/psr-4/</w:t>
        </w:r>
      </w:hyperlink>
    </w:p>
    <w:p w14:paraId="12C1466F" w14:textId="7B82374E" w:rsidR="00684D8C" w:rsidRDefault="00684D8C" w:rsidP="00684D8C">
      <w:pPr>
        <w:pStyle w:val="3"/>
        <w:rPr>
          <w:szCs w:val="22"/>
        </w:rPr>
      </w:pPr>
      <w:bookmarkStart w:id="661" w:name="_Toc82066984"/>
      <w:bookmarkStart w:id="662" w:name="_Toc94976442"/>
      <w:r>
        <w:rPr>
          <w:szCs w:val="22"/>
        </w:rPr>
        <w:t>Applications Built with Laravel</w:t>
      </w:r>
      <w:bookmarkEnd w:id="661"/>
      <w:bookmarkEnd w:id="662"/>
    </w:p>
    <w:p w14:paraId="0E7B8BD5" w14:textId="6BE98B9D" w:rsidR="00684D8C" w:rsidRDefault="00684D8C" w:rsidP="00F32E09">
      <w:pPr>
        <w:textAlignment w:val="baseline"/>
        <w:rPr>
          <w:szCs w:val="22"/>
        </w:rPr>
      </w:pPr>
      <w:r>
        <w:rPr>
          <w:szCs w:val="22"/>
        </w:rPr>
        <w:t>Please refer to the following articles:</w:t>
      </w:r>
    </w:p>
    <w:p w14:paraId="799DFA19" w14:textId="3DA1E9EA" w:rsidR="00684D8C" w:rsidRDefault="00182037" w:rsidP="001925B4">
      <w:pPr>
        <w:numPr>
          <w:ilvl w:val="0"/>
          <w:numId w:val="6"/>
        </w:numPr>
        <w:textAlignment w:val="baseline"/>
        <w:rPr>
          <w:szCs w:val="22"/>
        </w:rPr>
      </w:pPr>
      <w:hyperlink r:id="rId37" w:history="1">
        <w:r w:rsidR="00684D8C" w:rsidRPr="00484905">
          <w:rPr>
            <w:rStyle w:val="ae"/>
            <w:szCs w:val="22"/>
          </w:rPr>
          <w:t>https://dev.to/lathindu1/laravel-best-practice-coding-standards-part-01-304l</w:t>
        </w:r>
      </w:hyperlink>
    </w:p>
    <w:p w14:paraId="59442FD9" w14:textId="7D350F52" w:rsidR="00684D8C" w:rsidRDefault="00182037" w:rsidP="001925B4">
      <w:pPr>
        <w:numPr>
          <w:ilvl w:val="0"/>
          <w:numId w:val="6"/>
        </w:numPr>
        <w:textAlignment w:val="baseline"/>
        <w:rPr>
          <w:szCs w:val="22"/>
        </w:rPr>
      </w:pPr>
      <w:hyperlink r:id="rId38" w:history="1">
        <w:r w:rsidR="00684D8C" w:rsidRPr="00484905">
          <w:rPr>
            <w:rStyle w:val="ae"/>
            <w:szCs w:val="22"/>
          </w:rPr>
          <w:t>https://dev.to/lathindu1/laravel-best-practice-coding-standards-part-02-a40</w:t>
        </w:r>
      </w:hyperlink>
    </w:p>
    <w:p w14:paraId="49E558E9" w14:textId="57505736" w:rsidR="00684D8C" w:rsidRDefault="00684D8C" w:rsidP="00684D8C">
      <w:pPr>
        <w:pStyle w:val="3"/>
        <w:rPr>
          <w:szCs w:val="22"/>
        </w:rPr>
      </w:pPr>
      <w:bookmarkStart w:id="663" w:name="_Toc82066985"/>
      <w:bookmarkStart w:id="664" w:name="_Toc94976443"/>
      <w:r>
        <w:rPr>
          <w:szCs w:val="22"/>
        </w:rPr>
        <w:t>HTML Code</w:t>
      </w:r>
      <w:bookmarkEnd w:id="663"/>
      <w:bookmarkEnd w:id="664"/>
    </w:p>
    <w:p w14:paraId="402E8530" w14:textId="348D5FDF" w:rsidR="00684D8C" w:rsidRDefault="00684D8C" w:rsidP="00684D8C">
      <w:r>
        <w:t xml:space="preserve">Please refer to the </w:t>
      </w:r>
      <w:r w:rsidR="002F46B1">
        <w:t>Google S</w:t>
      </w:r>
      <w:r>
        <w:t>tyle</w:t>
      </w:r>
      <w:r w:rsidR="002F46B1">
        <w:t xml:space="preserve"> </w:t>
      </w:r>
      <w:r>
        <w:t>guide:</w:t>
      </w:r>
    </w:p>
    <w:p w14:paraId="00C5206A" w14:textId="5486F2ED" w:rsidR="00684D8C" w:rsidRPr="00B14451" w:rsidRDefault="00182037" w:rsidP="001925B4">
      <w:pPr>
        <w:numPr>
          <w:ilvl w:val="0"/>
          <w:numId w:val="7"/>
        </w:numPr>
        <w:textAlignment w:val="baseline"/>
        <w:rPr>
          <w:rStyle w:val="ae"/>
          <w:color w:val="auto"/>
          <w:szCs w:val="22"/>
          <w:u w:val="none"/>
        </w:rPr>
      </w:pPr>
      <w:hyperlink r:id="rId39" w:history="1">
        <w:r w:rsidR="00684D8C" w:rsidRPr="00484905">
          <w:rPr>
            <w:rStyle w:val="ae"/>
            <w:szCs w:val="22"/>
          </w:rPr>
          <w:t>https://google.github.io/styleguide/htmlcssguide.html</w:t>
        </w:r>
      </w:hyperlink>
    </w:p>
    <w:p w14:paraId="422138EB" w14:textId="6038482C" w:rsidR="00B14451" w:rsidRPr="00B14451" w:rsidRDefault="00B14451" w:rsidP="00B14451">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06911418" w14:textId="45A47B2C" w:rsidR="00684D8C" w:rsidRDefault="00684D8C" w:rsidP="00684D8C">
      <w:pPr>
        <w:pStyle w:val="3"/>
        <w:rPr>
          <w:szCs w:val="22"/>
        </w:rPr>
      </w:pPr>
      <w:bookmarkStart w:id="665" w:name="_Toc82066986"/>
      <w:bookmarkStart w:id="666" w:name="_Toc94976444"/>
      <w:r>
        <w:rPr>
          <w:szCs w:val="22"/>
        </w:rPr>
        <w:t>JavaScript</w:t>
      </w:r>
      <w:bookmarkEnd w:id="665"/>
      <w:bookmarkEnd w:id="666"/>
    </w:p>
    <w:p w14:paraId="521612A9" w14:textId="7E0D2F5C" w:rsidR="00684D8C" w:rsidRPr="00684D8C" w:rsidRDefault="00684D8C" w:rsidP="00684D8C">
      <w:r>
        <w:t>Refer to the Google JS Style</w:t>
      </w:r>
      <w:r w:rsidR="002F46B1">
        <w:t xml:space="preserve"> g</w:t>
      </w:r>
      <w:r>
        <w:t>uide:</w:t>
      </w:r>
    </w:p>
    <w:p w14:paraId="45748028" w14:textId="52A719D2" w:rsidR="00684D8C" w:rsidRDefault="00182037" w:rsidP="001925B4">
      <w:pPr>
        <w:numPr>
          <w:ilvl w:val="0"/>
          <w:numId w:val="7"/>
        </w:numPr>
        <w:textAlignment w:val="baseline"/>
        <w:rPr>
          <w:szCs w:val="22"/>
        </w:rPr>
      </w:pPr>
      <w:hyperlink r:id="rId40" w:history="1">
        <w:r w:rsidR="00684D8C" w:rsidRPr="00484905">
          <w:rPr>
            <w:rStyle w:val="ae"/>
            <w:szCs w:val="22"/>
          </w:rPr>
          <w:t>https://google.github.io/styleguide/jsguide.html</w:t>
        </w:r>
      </w:hyperlink>
    </w:p>
    <w:p w14:paraId="5710FEB6" w14:textId="2332ED29" w:rsidR="00B14451" w:rsidRPr="00B14451" w:rsidRDefault="00B14451" w:rsidP="00B14451">
      <w:bookmarkStart w:id="667" w:name="_Toc82066987"/>
      <w:bookmarkStart w:id="668" w:name="_Toc94976445"/>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18DFBDB1" w14:textId="4B530362" w:rsidR="00684D8C" w:rsidRDefault="00684D8C" w:rsidP="00684D8C">
      <w:pPr>
        <w:pStyle w:val="3"/>
        <w:rPr>
          <w:szCs w:val="22"/>
        </w:rPr>
      </w:pPr>
      <w:r>
        <w:rPr>
          <w:szCs w:val="22"/>
        </w:rPr>
        <w:t>Python Code</w:t>
      </w:r>
      <w:bookmarkEnd w:id="667"/>
      <w:bookmarkEnd w:id="668"/>
    </w:p>
    <w:p w14:paraId="36CB3BD9" w14:textId="0B249205" w:rsidR="00F32E09" w:rsidRDefault="00F32E09" w:rsidP="00F32E09">
      <w:pPr>
        <w:textAlignment w:val="baseline"/>
        <w:rPr>
          <w:szCs w:val="22"/>
        </w:rPr>
      </w:pPr>
      <w:r>
        <w:rPr>
          <w:szCs w:val="22"/>
        </w:rPr>
        <w:t>Your</w:t>
      </w:r>
      <w:r w:rsidR="00B30B8A">
        <w:rPr>
          <w:szCs w:val="22"/>
        </w:rPr>
        <w:t xml:space="preserve"> </w:t>
      </w:r>
      <w:r>
        <w:rPr>
          <w:szCs w:val="22"/>
        </w:rPr>
        <w:t>code</w:t>
      </w:r>
      <w:r w:rsidR="00B30B8A">
        <w:rPr>
          <w:szCs w:val="22"/>
        </w:rPr>
        <w:t xml:space="preserve"> </w:t>
      </w:r>
      <w:r>
        <w:rPr>
          <w:szCs w:val="22"/>
        </w:rPr>
        <w:t>will</w:t>
      </w:r>
      <w:r w:rsidR="00B30B8A">
        <w:rPr>
          <w:szCs w:val="22"/>
        </w:rPr>
        <w:t xml:space="preserve"> </w:t>
      </w:r>
      <w:r>
        <w:rPr>
          <w:szCs w:val="22"/>
        </w:rPr>
        <w:t>follow</w:t>
      </w:r>
      <w:r w:rsidR="00B30B8A">
        <w:rPr>
          <w:szCs w:val="22"/>
        </w:rPr>
        <w:t xml:space="preserve"> </w:t>
      </w:r>
      <w:r>
        <w:rPr>
          <w:szCs w:val="22"/>
        </w:rPr>
        <w:t>the</w:t>
      </w:r>
      <w:r w:rsidR="00B30B8A">
        <w:rPr>
          <w:szCs w:val="22"/>
        </w:rPr>
        <w:t xml:space="preserve"> </w:t>
      </w:r>
      <w:r>
        <w:rPr>
          <w:szCs w:val="22"/>
        </w:rPr>
        <w:t>PEP</w:t>
      </w:r>
      <w:r w:rsidR="00B30B8A">
        <w:rPr>
          <w:szCs w:val="22"/>
        </w:rPr>
        <w:t xml:space="preserve"> </w:t>
      </w:r>
      <w:r>
        <w:rPr>
          <w:szCs w:val="22"/>
        </w:rPr>
        <w:t>8</w:t>
      </w:r>
      <w:r w:rsidR="00B30B8A">
        <w:rPr>
          <w:szCs w:val="22"/>
        </w:rPr>
        <w:t xml:space="preserve"> </w:t>
      </w:r>
      <w:r>
        <w:rPr>
          <w:szCs w:val="22"/>
        </w:rPr>
        <w:t>standard.</w:t>
      </w:r>
      <w:r w:rsidR="00B30B8A">
        <w:rPr>
          <w:szCs w:val="22"/>
        </w:rPr>
        <w:t xml:space="preserve"> </w:t>
      </w:r>
    </w:p>
    <w:p w14:paraId="0CE2687B" w14:textId="61D4AE7B" w:rsidR="00B14451" w:rsidRDefault="00B14451" w:rsidP="00F32E09">
      <w:pPr>
        <w:textAlignment w:val="baseline"/>
        <w:rPr>
          <w:szCs w:val="22"/>
        </w:rPr>
      </w:pPr>
      <w:r>
        <w:rPr>
          <w:szCs w:val="22"/>
        </w:rPr>
        <w:t>PyCharm will format code very close to the PEP-8 standard.</w:t>
      </w:r>
    </w:p>
    <w:p w14:paraId="1502920D" w14:textId="3EC2EE74" w:rsidR="00036DC3" w:rsidRDefault="00036DC3" w:rsidP="00F94009">
      <w:pPr>
        <w:pStyle w:val="3"/>
        <w:rPr>
          <w:szCs w:val="22"/>
        </w:rPr>
      </w:pPr>
      <w:bookmarkStart w:id="669" w:name="_Toc94976446"/>
      <w:r>
        <w:rPr>
          <w:szCs w:val="22"/>
        </w:rPr>
        <w:t>JSON Code</w:t>
      </w:r>
      <w:bookmarkEnd w:id="669"/>
    </w:p>
    <w:p w14:paraId="5742B9FF" w14:textId="605BF0AB" w:rsidR="00036DC3" w:rsidRDefault="00F94009" w:rsidP="00F32E09">
      <w:pPr>
        <w:textAlignment w:val="baseline"/>
        <w:rPr>
          <w:szCs w:val="22"/>
        </w:rPr>
      </w:pPr>
      <w:r>
        <w:rPr>
          <w:szCs w:val="22"/>
        </w:rPr>
        <w:t>JSON should be formatted in an appropriate manner.</w:t>
      </w:r>
    </w:p>
    <w:p w14:paraId="422CBFB1" w14:textId="77777777" w:rsidR="00F94009" w:rsidRDefault="00F94009" w:rsidP="00F32E09">
      <w:pPr>
        <w:textAlignment w:val="baseline"/>
        <w:rPr>
          <w:rFonts w:ascii="Segoe UI" w:hAnsi="Segoe UI" w:cs="Segoe UI"/>
          <w:sz w:val="18"/>
          <w:szCs w:val="18"/>
        </w:rPr>
      </w:pPr>
    </w:p>
    <w:p w14:paraId="2DC3CB33" w14:textId="024C6C0C" w:rsidR="00F32E09" w:rsidRDefault="00F32E09" w:rsidP="00F32E09">
      <w:pPr>
        <w:ind w:left="855" w:right="855"/>
        <w:jc w:val="right"/>
        <w:textAlignment w:val="baseline"/>
        <w:rPr>
          <w:rFonts w:ascii="Segoe UI" w:hAnsi="Segoe UI" w:cs="Segoe UI"/>
          <w:i/>
          <w:iCs/>
          <w:color w:val="E25B61"/>
          <w:sz w:val="18"/>
          <w:szCs w:val="18"/>
        </w:rPr>
      </w:pPr>
      <w:r>
        <w:rPr>
          <w:i/>
          <w:iCs/>
          <w:color w:val="E25B61"/>
          <w:sz w:val="26"/>
          <w:szCs w:val="26"/>
        </w:rPr>
        <w:t>Readability</w:t>
      </w:r>
      <w:r w:rsidR="00B30B8A">
        <w:rPr>
          <w:i/>
          <w:iCs/>
          <w:color w:val="E25B61"/>
          <w:sz w:val="26"/>
          <w:szCs w:val="26"/>
        </w:rPr>
        <w:t xml:space="preserve"> </w:t>
      </w:r>
      <w:r>
        <w:rPr>
          <w:i/>
          <w:iCs/>
          <w:color w:val="E25B61"/>
          <w:sz w:val="26"/>
          <w:szCs w:val="26"/>
        </w:rPr>
        <w:t>Counts</w:t>
      </w:r>
      <w:r w:rsidR="00B30B8A">
        <w:rPr>
          <w:i/>
          <w:iCs/>
          <w:color w:val="E25B61"/>
          <w:sz w:val="18"/>
          <w:szCs w:val="18"/>
        </w:rPr>
        <w:t xml:space="preserve"> </w:t>
      </w:r>
      <w:r>
        <w:rPr>
          <w:i/>
          <w:iCs/>
          <w:color w:val="E25B61"/>
          <w:sz w:val="18"/>
          <w:szCs w:val="18"/>
        </w:rPr>
        <w:br/>
        <w:t>-</w:t>
      </w:r>
      <w:r w:rsidR="00B30B8A">
        <w:rPr>
          <w:i/>
          <w:iCs/>
          <w:color w:val="E25B61"/>
          <w:sz w:val="18"/>
          <w:szCs w:val="18"/>
        </w:rPr>
        <w:t xml:space="preserve"> </w:t>
      </w:r>
      <w:r>
        <w:rPr>
          <w:i/>
          <w:iCs/>
          <w:color w:val="E25B61"/>
          <w:sz w:val="18"/>
          <w:szCs w:val="18"/>
        </w:rPr>
        <w:t>Zen</w:t>
      </w:r>
      <w:r w:rsidR="00B30B8A">
        <w:rPr>
          <w:i/>
          <w:iCs/>
          <w:color w:val="E25B61"/>
          <w:sz w:val="18"/>
          <w:szCs w:val="18"/>
        </w:rPr>
        <w:t xml:space="preserve"> </w:t>
      </w:r>
      <w:r>
        <w:rPr>
          <w:i/>
          <w:iCs/>
          <w:color w:val="E25B61"/>
          <w:sz w:val="18"/>
          <w:szCs w:val="18"/>
        </w:rPr>
        <w:t>of</w:t>
      </w:r>
      <w:r w:rsidR="00B30B8A">
        <w:rPr>
          <w:i/>
          <w:iCs/>
          <w:color w:val="E25B61"/>
          <w:sz w:val="18"/>
          <w:szCs w:val="18"/>
        </w:rPr>
        <w:t xml:space="preserve"> </w:t>
      </w:r>
      <w:r>
        <w:rPr>
          <w:i/>
          <w:iCs/>
          <w:color w:val="E25B61"/>
          <w:sz w:val="18"/>
          <w:szCs w:val="18"/>
        </w:rPr>
        <w:t>Python</w:t>
      </w:r>
      <w:r w:rsidR="00B30B8A">
        <w:rPr>
          <w:i/>
          <w:iCs/>
          <w:color w:val="E25B61"/>
          <w:sz w:val="18"/>
          <w:szCs w:val="18"/>
        </w:rPr>
        <w:t xml:space="preserve"> </w:t>
      </w:r>
    </w:p>
    <w:p w14:paraId="0F0E4839" w14:textId="0BE7C36F" w:rsidR="00A53C95" w:rsidRDefault="00A53C95" w:rsidP="00A93027">
      <w:pPr>
        <w:pStyle w:val="1"/>
      </w:pPr>
      <w:bookmarkStart w:id="670" w:name="_Ref141804978"/>
      <w:bookmarkStart w:id="671" w:name="_Toc144130281"/>
      <w:r>
        <w:lastRenderedPageBreak/>
        <w:t xml:space="preserve">Appendix </w:t>
      </w:r>
      <w:r w:rsidR="00A82981">
        <w:t>B</w:t>
      </w:r>
      <w:r>
        <w:t>: Naming Conventions</w:t>
      </w:r>
      <w:bookmarkEnd w:id="670"/>
      <w:bookmarkEnd w:id="671"/>
    </w:p>
    <w:p w14:paraId="31F573BF" w14:textId="77777777" w:rsidR="00A53C95" w:rsidRDefault="00A53C95" w:rsidP="00A53C95">
      <w:pPr>
        <w:pStyle w:val="2"/>
      </w:pPr>
      <w:bookmarkStart w:id="672" w:name="_Toc144130282"/>
      <w:r>
        <w:t>HTML, CSS and JS Files and folders</w:t>
      </w:r>
      <w:bookmarkEnd w:id="672"/>
    </w:p>
    <w:p w14:paraId="30663357" w14:textId="65399681" w:rsidR="00A53C95" w:rsidRPr="003355E0" w:rsidRDefault="00A53C95" w:rsidP="003355E0">
      <w:pPr>
        <w:pStyle w:val="a"/>
      </w:pPr>
      <w:r w:rsidRPr="003355E0">
        <w:t>No spaces</w:t>
      </w:r>
      <w:r w:rsidR="00E51ABB">
        <w:t>.</w:t>
      </w:r>
    </w:p>
    <w:p w14:paraId="5BCC58FC" w14:textId="00E17B08" w:rsidR="00A53C95" w:rsidRPr="003355E0" w:rsidRDefault="00A53C95" w:rsidP="003355E0">
      <w:pPr>
        <w:pStyle w:val="a"/>
      </w:pPr>
      <w:r w:rsidRPr="003355E0">
        <w:t>Alpha</w:t>
      </w:r>
      <w:r w:rsidR="00E51ABB">
        <w:t>-</w:t>
      </w:r>
      <w:r w:rsidRPr="003355E0">
        <w:t>numeric characters only except minus/hyphen (-) and full stop (.)</w:t>
      </w:r>
      <w:r w:rsidR="00E51ABB">
        <w:t>.</w:t>
      </w:r>
    </w:p>
    <w:p w14:paraId="497EA738" w14:textId="77BA74F2" w:rsidR="00A53C95" w:rsidRPr="003355E0" w:rsidRDefault="00A53C95" w:rsidP="003355E0">
      <w:pPr>
        <w:pStyle w:val="a"/>
      </w:pPr>
      <w:r w:rsidRPr="003355E0">
        <w:t>All lowercase letters</w:t>
      </w:r>
      <w:r w:rsidR="00E51ABB">
        <w:t>.</w:t>
      </w:r>
    </w:p>
    <w:p w14:paraId="1AE1E9DC" w14:textId="472566B1" w:rsidR="00A53C95" w:rsidRPr="003355E0" w:rsidRDefault="00A53C95" w:rsidP="003355E0">
      <w:pPr>
        <w:pStyle w:val="a"/>
      </w:pPr>
      <w:r w:rsidRPr="003355E0">
        <w:t>Use hyphens (dash) between words</w:t>
      </w:r>
      <w:r w:rsidR="00E51ABB">
        <w:t>.</w:t>
      </w:r>
    </w:p>
    <w:p w14:paraId="67D56094" w14:textId="77777777" w:rsidR="00A53C95" w:rsidRDefault="00A53C95" w:rsidP="00A53C95">
      <w:pPr>
        <w:pStyle w:val="2"/>
      </w:pPr>
      <w:bookmarkStart w:id="673" w:name="_Toc144130283"/>
      <w:r>
        <w:t>File extensions</w:t>
      </w:r>
      <w:bookmarkEnd w:id="673"/>
    </w:p>
    <w:p w14:paraId="7FE70ECA" w14:textId="77777777" w:rsidR="00A53C95" w:rsidRPr="003825C5" w:rsidRDefault="00A53C95" w:rsidP="00A53C95">
      <w:r>
        <w:t xml:space="preserve">The following file extensions </w:t>
      </w:r>
      <w:r w:rsidRPr="003825C5">
        <w:rPr>
          <w:rStyle w:val="ab"/>
        </w:rPr>
        <w:t>must</w:t>
      </w:r>
      <w:r>
        <w:t xml:space="preserve"> be used:</w:t>
      </w:r>
    </w:p>
    <w:tbl>
      <w:tblPr>
        <w:tblStyle w:val="4-20"/>
        <w:tblW w:w="3000" w:type="pct"/>
        <w:jc w:val="center"/>
        <w:tblLook w:val="0480" w:firstRow="0" w:lastRow="0" w:firstColumn="1" w:lastColumn="0" w:noHBand="0" w:noVBand="1"/>
      </w:tblPr>
      <w:tblGrid>
        <w:gridCol w:w="3111"/>
        <w:gridCol w:w="3005"/>
      </w:tblGrid>
      <w:tr w:rsidR="00A53C95" w:rsidRPr="003825C5" w14:paraId="204C938C"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2F5357" w14:textId="77777777" w:rsidR="00A53C95" w:rsidRPr="003825C5" w:rsidRDefault="00A53C95" w:rsidP="004602A9">
            <w:r>
              <w:t>HTML</w:t>
            </w:r>
            <w:r w:rsidRPr="003825C5">
              <w:t xml:space="preserve"> pages</w:t>
            </w:r>
          </w:p>
        </w:tc>
        <w:tc>
          <w:tcPr>
            <w:tcW w:w="4508" w:type="dxa"/>
          </w:tcPr>
          <w:p w14:paraId="589D2977"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.html</w:t>
            </w:r>
          </w:p>
        </w:tc>
      </w:tr>
      <w:tr w:rsidR="00A53C95" w:rsidRPr="003825C5" w14:paraId="1719FE89"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C5291E" w14:textId="0C3E4B8F" w:rsidR="00A53C95" w:rsidRPr="003825C5" w:rsidRDefault="00A53C95" w:rsidP="004602A9">
            <w:r w:rsidRPr="003825C5">
              <w:t xml:space="preserve">JS </w:t>
            </w:r>
          </w:p>
        </w:tc>
        <w:tc>
          <w:tcPr>
            <w:tcW w:w="4508" w:type="dxa"/>
          </w:tcPr>
          <w:p w14:paraId="0AC733C7"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rsidRPr="003825C5">
              <w:t>.</w:t>
            </w:r>
            <w:proofErr w:type="spellStart"/>
            <w:r w:rsidRPr="003825C5">
              <w:t>js</w:t>
            </w:r>
            <w:proofErr w:type="spellEnd"/>
          </w:p>
        </w:tc>
      </w:tr>
      <w:tr w:rsidR="00A53C95" w:rsidRPr="003825C5" w14:paraId="7364DCEB"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468BCF" w14:textId="77777777" w:rsidR="00A53C95" w:rsidRPr="003825C5" w:rsidRDefault="00A53C95" w:rsidP="004602A9">
            <w:r w:rsidRPr="003825C5">
              <w:t>CSS</w:t>
            </w:r>
          </w:p>
        </w:tc>
        <w:tc>
          <w:tcPr>
            <w:tcW w:w="4508" w:type="dxa"/>
          </w:tcPr>
          <w:p w14:paraId="3C6E6D53"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w:t>
            </w:r>
            <w:proofErr w:type="spellStart"/>
            <w:r w:rsidRPr="003825C5">
              <w:t>css</w:t>
            </w:r>
            <w:proofErr w:type="spellEnd"/>
          </w:p>
        </w:tc>
      </w:tr>
      <w:tr w:rsidR="00A53C95" w:rsidRPr="003825C5" w14:paraId="5CB39A15"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F7C266B" w14:textId="4CE55B7B" w:rsidR="00A53C95" w:rsidRPr="003825C5" w:rsidRDefault="00A53C95" w:rsidP="004602A9">
            <w:r>
              <w:t xml:space="preserve">PHP </w:t>
            </w:r>
          </w:p>
        </w:tc>
        <w:tc>
          <w:tcPr>
            <w:tcW w:w="4508" w:type="dxa"/>
          </w:tcPr>
          <w:p w14:paraId="58DACB3C"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t>.</w:t>
            </w:r>
            <w:proofErr w:type="spellStart"/>
            <w:r>
              <w:t>php</w:t>
            </w:r>
            <w:proofErr w:type="spellEnd"/>
          </w:p>
        </w:tc>
      </w:tr>
      <w:tr w:rsidR="00A53C95" w:rsidRPr="003825C5" w14:paraId="576DEE2F"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12AF6EF" w14:textId="15F34FCF" w:rsidR="00A53C95" w:rsidRDefault="00A53C95" w:rsidP="004602A9">
            <w:r>
              <w:t xml:space="preserve">Node </w:t>
            </w:r>
          </w:p>
        </w:tc>
        <w:tc>
          <w:tcPr>
            <w:tcW w:w="4508" w:type="dxa"/>
          </w:tcPr>
          <w:p w14:paraId="185030D4"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js</w:t>
            </w:r>
            <w:proofErr w:type="spellEnd"/>
          </w:p>
        </w:tc>
      </w:tr>
      <w:tr w:rsidR="00A53C95" w:rsidRPr="003825C5" w14:paraId="6B770578"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F57719E" w14:textId="32496EAC" w:rsidR="00A53C95" w:rsidRDefault="00A53C95" w:rsidP="004602A9">
            <w:r>
              <w:t xml:space="preserve">React </w:t>
            </w:r>
          </w:p>
        </w:tc>
        <w:tc>
          <w:tcPr>
            <w:tcW w:w="4508" w:type="dxa"/>
          </w:tcPr>
          <w:p w14:paraId="48AE8D7E" w14:textId="77777777" w:rsidR="00A53C95" w:rsidRDefault="00A53C95" w:rsidP="004602A9">
            <w:pPr>
              <w:cnfStyle w:val="000000000000" w:firstRow="0" w:lastRow="0" w:firstColumn="0" w:lastColumn="0" w:oddVBand="0" w:evenVBand="0" w:oddHBand="0" w:evenHBand="0" w:firstRowFirstColumn="0" w:firstRowLastColumn="0" w:lastRowFirstColumn="0" w:lastRowLastColumn="0"/>
            </w:pPr>
            <w:proofErr w:type="gramStart"/>
            <w:r>
              <w:t>.</w:t>
            </w:r>
            <w:proofErr w:type="spellStart"/>
            <w:r>
              <w:t>jsx</w:t>
            </w:r>
            <w:proofErr w:type="spellEnd"/>
            <w:proofErr w:type="gramEnd"/>
          </w:p>
        </w:tc>
      </w:tr>
      <w:tr w:rsidR="00A53C95" w:rsidRPr="003825C5" w14:paraId="3E170829"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019BF9C" w14:textId="46279859" w:rsidR="00A53C95" w:rsidRDefault="00A53C95" w:rsidP="004602A9">
            <w:r>
              <w:t xml:space="preserve">Python </w:t>
            </w:r>
          </w:p>
        </w:tc>
        <w:tc>
          <w:tcPr>
            <w:tcW w:w="4508" w:type="dxa"/>
          </w:tcPr>
          <w:p w14:paraId="06D8969F"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py</w:t>
            </w:r>
            <w:proofErr w:type="spellEnd"/>
          </w:p>
        </w:tc>
      </w:tr>
      <w:tr w:rsidR="00E51ABB" w:rsidRPr="003825C5" w14:paraId="78F87EFC"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3138187" w14:textId="780C5C54" w:rsidR="00E51ABB" w:rsidRDefault="00E51ABB" w:rsidP="004602A9">
            <w:r>
              <w:t xml:space="preserve">JSON </w:t>
            </w:r>
          </w:p>
        </w:tc>
        <w:tc>
          <w:tcPr>
            <w:tcW w:w="4508" w:type="dxa"/>
          </w:tcPr>
          <w:p w14:paraId="6E5CCB84" w14:textId="79E602E6" w:rsidR="00E51ABB" w:rsidRDefault="00E51ABB" w:rsidP="004602A9">
            <w:pPr>
              <w:cnfStyle w:val="000000000000" w:firstRow="0" w:lastRow="0" w:firstColumn="0" w:lastColumn="0" w:oddVBand="0" w:evenVBand="0" w:oddHBand="0" w:evenHBand="0" w:firstRowFirstColumn="0" w:firstRowLastColumn="0" w:lastRowFirstColumn="0" w:lastRowLastColumn="0"/>
            </w:pPr>
            <w:proofErr w:type="gramStart"/>
            <w:r>
              <w:t>.</w:t>
            </w:r>
            <w:proofErr w:type="spellStart"/>
            <w:r>
              <w:t>json</w:t>
            </w:r>
            <w:proofErr w:type="spellEnd"/>
            <w:proofErr w:type="gramEnd"/>
          </w:p>
        </w:tc>
      </w:tr>
      <w:tr w:rsidR="00E51ABB" w:rsidRPr="003825C5" w14:paraId="08336FF1"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9F5EDA6" w14:textId="0D3F0618" w:rsidR="00E51ABB" w:rsidRDefault="00E51ABB" w:rsidP="004602A9">
            <w:r>
              <w:t xml:space="preserve">XML </w:t>
            </w:r>
          </w:p>
        </w:tc>
        <w:tc>
          <w:tcPr>
            <w:tcW w:w="4508" w:type="dxa"/>
          </w:tcPr>
          <w:p w14:paraId="7AAADED4" w14:textId="2391FDAE" w:rsidR="00E51ABB" w:rsidRDefault="00E51ABB" w:rsidP="004602A9">
            <w:pPr>
              <w:cnfStyle w:val="000000100000" w:firstRow="0" w:lastRow="0" w:firstColumn="0" w:lastColumn="0" w:oddVBand="0" w:evenVBand="0" w:oddHBand="1" w:evenHBand="0" w:firstRowFirstColumn="0" w:firstRowLastColumn="0" w:lastRowFirstColumn="0" w:lastRowLastColumn="0"/>
            </w:pPr>
            <w:r>
              <w:t>.xml</w:t>
            </w:r>
          </w:p>
        </w:tc>
      </w:tr>
    </w:tbl>
    <w:p w14:paraId="14A0E1CB" w14:textId="77777777" w:rsidR="00A53C95" w:rsidRDefault="00A53C95" w:rsidP="00A53C95"/>
    <w:p w14:paraId="7B02D480" w14:textId="0E4B4A79" w:rsidR="00A53C95" w:rsidRDefault="00A53C95" w:rsidP="00A53C95">
      <w:pPr>
        <w:pStyle w:val="1"/>
      </w:pPr>
      <w:bookmarkStart w:id="674" w:name="_Ref112837030"/>
      <w:bookmarkStart w:id="675" w:name="_Toc144130284"/>
      <w:r>
        <w:lastRenderedPageBreak/>
        <w:t xml:space="preserve">Appendix </w:t>
      </w:r>
      <w:r w:rsidR="00A82981">
        <w:t>C</w:t>
      </w:r>
      <w:r w:rsidR="00541C0E">
        <w:t>:</w:t>
      </w:r>
      <w:r>
        <w:t xml:space="preserve"> </w:t>
      </w:r>
      <w:r w:rsidR="00541C0E">
        <w:t>Site Folder Structure</w:t>
      </w:r>
      <w:bookmarkEnd w:id="674"/>
      <w:bookmarkEnd w:id="675"/>
    </w:p>
    <w:p w14:paraId="369F35B3" w14:textId="472D1475" w:rsidR="00A53C95" w:rsidRDefault="00A53C95" w:rsidP="00A53C95">
      <w:r>
        <w:t xml:space="preserve">The </w:t>
      </w:r>
      <w:r w:rsidR="00F91C73">
        <w:t xml:space="preserve">diagram below outlines </w:t>
      </w:r>
      <w:r w:rsidR="00946DD3">
        <w:t xml:space="preserve">a folder structure for the portfolio from </w:t>
      </w:r>
      <w:r w:rsidR="00A82981">
        <w:t>Phase</w:t>
      </w:r>
      <w:r w:rsidR="00946DD3">
        <w:t xml:space="preserve"> 1 to </w:t>
      </w:r>
      <w:r w:rsidR="00A82981">
        <w:t>P</w:t>
      </w:r>
      <w:r w:rsidR="00946DD3">
        <w:t>hase 4</w:t>
      </w:r>
      <w:r w:rsidR="00F91C73">
        <w:t>:</w:t>
      </w:r>
    </w:p>
    <w:p w14:paraId="14DBEFF8" w14:textId="77777777" w:rsidR="00A53C95" w:rsidRDefault="00A53C95" w:rsidP="00A53C95">
      <w:r>
        <w:rPr>
          <w:noProof/>
          <w:lang w:eastAsia="en-AU"/>
        </w:rPr>
        <w:drawing>
          <wp:inline distT="0" distB="0" distL="0" distR="0" wp14:anchorId="6BD1A762" wp14:editId="005EA0AF">
            <wp:extent cx="6489700" cy="3200400"/>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6577E060" w14:textId="42E79FA3" w:rsidR="00DC7FE5" w:rsidRDefault="00DC7FE5" w:rsidP="00245C5E"/>
    <w:p w14:paraId="4068ED1A" w14:textId="77777777" w:rsidR="00DC7FE5" w:rsidRDefault="00DC7FE5" w:rsidP="00245C5E"/>
    <w:p w14:paraId="63685589" w14:textId="0646BEAD" w:rsidR="007D2FEF" w:rsidRDefault="001C232A" w:rsidP="001C232A">
      <w:pPr>
        <w:pStyle w:val="1"/>
        <w:rPr>
          <w:ins w:id="676" w:author="Adrian Gould" w:date="2023-08-28T14:46:00Z"/>
        </w:rPr>
      </w:pPr>
      <w:bookmarkStart w:id="677" w:name="_Toc144130285"/>
      <w:ins w:id="678" w:author="Adrian Gould" w:date="2023-08-28T14:29:00Z">
        <w:r>
          <w:lastRenderedPageBreak/>
          <w:t>Appendix D: Sample Wireframes</w:t>
        </w:r>
      </w:ins>
      <w:bookmarkEnd w:id="677"/>
    </w:p>
    <w:p w14:paraId="4C1E3254" w14:textId="0E0EB73D" w:rsidR="00332D15" w:rsidRDefault="00332D15" w:rsidP="00332D15">
      <w:pPr>
        <w:rPr>
          <w:ins w:id="679" w:author="Adrian Gould" w:date="2023-08-28T14:46:00Z"/>
        </w:rPr>
      </w:pPr>
      <w:ins w:id="680" w:author="Adrian Gould" w:date="2023-08-28T14:46:00Z">
        <w:r>
          <w:t>These layouts provide the options you will use in your work.</w:t>
        </w:r>
      </w:ins>
    </w:p>
    <w:p w14:paraId="21D78FAC" w14:textId="606E77C4" w:rsidR="00332D15" w:rsidRDefault="00332D15" w:rsidP="00332D15">
      <w:pPr>
        <w:rPr>
          <w:ins w:id="681" w:author="Adrian Gould" w:date="2023-08-28T14:47:00Z"/>
        </w:rPr>
      </w:pPr>
      <w:ins w:id="682" w:author="Adrian Gould" w:date="2023-08-28T14:46:00Z">
        <w:r>
          <w:t xml:space="preserve">A basic Mobile First layout (Mobile Phone) and a basic Desktop (1024px wide screen) </w:t>
        </w:r>
      </w:ins>
      <w:ins w:id="683" w:author="Adrian Gould" w:date="2023-08-28T14:47:00Z">
        <w:r>
          <w:t>layout is provided, with options for various components of the page.</w:t>
        </w:r>
      </w:ins>
    </w:p>
    <w:p w14:paraId="2957366A" w14:textId="7370DFD0" w:rsidR="00332D15" w:rsidRDefault="00332D15" w:rsidP="00332D15">
      <w:pPr>
        <w:rPr>
          <w:ins w:id="684" w:author="Adrian Gould" w:date="2023-08-28T14:47:00Z"/>
        </w:rPr>
      </w:pPr>
      <w:ins w:id="685" w:author="Adrian Gould" w:date="2023-08-28T14:47:00Z">
        <w:r>
          <w:t>Each page has:</w:t>
        </w:r>
      </w:ins>
    </w:p>
    <w:p w14:paraId="611C2F7C" w14:textId="7A428A95" w:rsidR="00332D15" w:rsidRDefault="00332D15">
      <w:pPr>
        <w:pStyle w:val="a"/>
        <w:numPr>
          <w:ilvl w:val="0"/>
          <w:numId w:val="37"/>
        </w:numPr>
        <w:rPr>
          <w:ins w:id="686" w:author="Adrian Gould" w:date="2023-08-28T14:47:00Z"/>
        </w:rPr>
        <w:pPrChange w:id="687" w:author="Adrian Gould" w:date="2023-08-28T14:47:00Z">
          <w:pPr/>
        </w:pPrChange>
      </w:pPr>
      <w:ins w:id="688" w:author="Adrian Gould" w:date="2023-08-28T14:47:00Z">
        <w:r>
          <w:t>Header</w:t>
        </w:r>
      </w:ins>
    </w:p>
    <w:p w14:paraId="470F0914" w14:textId="162A63D9" w:rsidR="00332D15" w:rsidRDefault="00332D15">
      <w:pPr>
        <w:pStyle w:val="a"/>
        <w:numPr>
          <w:ilvl w:val="0"/>
          <w:numId w:val="37"/>
        </w:numPr>
        <w:rPr>
          <w:ins w:id="689" w:author="Adrian Gould" w:date="2023-08-28T14:47:00Z"/>
        </w:rPr>
        <w:pPrChange w:id="690" w:author="Adrian Gould" w:date="2023-08-28T14:47:00Z">
          <w:pPr/>
        </w:pPrChange>
      </w:pPr>
      <w:ins w:id="691" w:author="Adrian Gould" w:date="2023-08-28T14:47:00Z">
        <w:r>
          <w:t>Navigation</w:t>
        </w:r>
      </w:ins>
    </w:p>
    <w:p w14:paraId="3F012936" w14:textId="5A671E6E" w:rsidR="00332D15" w:rsidRDefault="00332D15">
      <w:pPr>
        <w:pStyle w:val="a"/>
        <w:numPr>
          <w:ilvl w:val="0"/>
          <w:numId w:val="37"/>
        </w:numPr>
        <w:rPr>
          <w:ins w:id="692" w:author="Adrian Gould" w:date="2023-08-28T14:47:00Z"/>
        </w:rPr>
        <w:pPrChange w:id="693" w:author="Adrian Gould" w:date="2023-08-28T14:47:00Z">
          <w:pPr/>
        </w:pPrChange>
      </w:pPr>
      <w:ins w:id="694" w:author="Adrian Gould" w:date="2023-08-28T14:47:00Z">
        <w:r>
          <w:t>Main</w:t>
        </w:r>
      </w:ins>
    </w:p>
    <w:p w14:paraId="4DD5D5E9" w14:textId="7B043B4C" w:rsidR="00332D15" w:rsidRDefault="00332D15">
      <w:pPr>
        <w:pStyle w:val="a"/>
        <w:numPr>
          <w:ilvl w:val="0"/>
          <w:numId w:val="37"/>
        </w:numPr>
        <w:rPr>
          <w:ins w:id="695" w:author="Adrian Gould" w:date="2023-08-28T14:47:00Z"/>
        </w:rPr>
        <w:pPrChange w:id="696" w:author="Adrian Gould" w:date="2023-08-28T14:47:00Z">
          <w:pPr/>
        </w:pPrChange>
      </w:pPr>
      <w:ins w:id="697" w:author="Adrian Gould" w:date="2023-08-28T14:47:00Z">
        <w:r>
          <w:t>Footer</w:t>
        </w:r>
      </w:ins>
    </w:p>
    <w:p w14:paraId="33DF782C" w14:textId="45E436A3" w:rsidR="001C232A" w:rsidRDefault="001C232A" w:rsidP="001C232A">
      <w:pPr>
        <w:pStyle w:val="2"/>
        <w:rPr>
          <w:ins w:id="698" w:author="Adrian Gould" w:date="2023-08-28T14:33:00Z"/>
        </w:rPr>
      </w:pPr>
      <w:bookmarkStart w:id="699" w:name="_Toc144130286"/>
      <w:ins w:id="700" w:author="Adrian Gould" w:date="2023-08-28T14:31:00Z">
        <w:r>
          <w:t xml:space="preserve">Basic Layouts for </w:t>
        </w:r>
      </w:ins>
      <w:ins w:id="701" w:author="Adrian Gould" w:date="2023-08-28T14:32:00Z">
        <w:r>
          <w:t>D</w:t>
        </w:r>
      </w:ins>
      <w:ins w:id="702" w:author="Adrian Gould" w:date="2023-08-28T14:31:00Z">
        <w:r>
          <w:t>esktop and Mobile</w:t>
        </w:r>
      </w:ins>
      <w:bookmarkEnd w:id="699"/>
    </w:p>
    <w:p w14:paraId="26277C26" w14:textId="01BAA13E" w:rsidR="001C232A" w:rsidRPr="001C232A" w:rsidRDefault="001C232A" w:rsidP="001C232A">
      <w:pPr>
        <w:rPr>
          <w:ins w:id="703" w:author="Adrian Gould" w:date="2023-08-28T14:31:00Z"/>
        </w:rPr>
      </w:pPr>
      <w:ins w:id="704" w:author="Adrian Gould" w:date="2023-08-28T14:33:00Z">
        <w:r>
          <w:t xml:space="preserve">Desktop Layout on </w:t>
        </w:r>
      </w:ins>
      <w:ins w:id="705" w:author="Adrian Gould" w:date="2023-08-28T14:36:00Z">
        <w:r>
          <w:t>Right</w:t>
        </w:r>
      </w:ins>
      <w:ins w:id="706" w:author="Adrian Gould" w:date="2023-08-28T14:33:00Z">
        <w:r>
          <w:t xml:space="preserve">, Mobile on </w:t>
        </w:r>
      </w:ins>
      <w:ins w:id="707" w:author="Adrian Gould" w:date="2023-08-28T14:36:00Z">
        <w:r>
          <w:t>Left</w:t>
        </w:r>
      </w:ins>
    </w:p>
    <w:p w14:paraId="1C67D705" w14:textId="67B898ED" w:rsidR="001C232A" w:rsidRDefault="001C232A">
      <w:pPr>
        <w:tabs>
          <w:tab w:val="left" w:pos="5103"/>
        </w:tabs>
        <w:rPr>
          <w:ins w:id="708" w:author="Adrian Gould" w:date="2023-08-28T14:32:00Z"/>
        </w:rPr>
        <w:pPrChange w:id="709" w:author="Adrian Gould" w:date="2023-08-28T14:48:00Z">
          <w:pPr/>
        </w:pPrChange>
      </w:pPr>
      <w:ins w:id="710" w:author="Adrian Gould" w:date="2023-08-28T14:36:00Z">
        <w:r>
          <w:rPr>
            <w:noProof/>
          </w:rPr>
          <w:drawing>
            <wp:inline distT="0" distB="0" distL="0" distR="0" wp14:anchorId="34AAE417" wp14:editId="62E1132A">
              <wp:extent cx="1107629" cy="2404800"/>
              <wp:effectExtent l="0" t="0" r="0" b="0"/>
              <wp:docPr id="41962717" name="Picture 4196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717" name="Picture 419627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r>
          <w:tab/>
        </w:r>
      </w:ins>
      <w:ins w:id="711" w:author="Adrian Gould" w:date="2023-08-28T14:31:00Z">
        <w:r>
          <w:rPr>
            <w:noProof/>
          </w:rPr>
          <w:drawing>
            <wp:inline distT="0" distB="0" distL="0" distR="0" wp14:anchorId="452E6CA9" wp14:editId="24C634B7">
              <wp:extent cx="3206400" cy="2404800"/>
              <wp:effectExtent l="0" t="0" r="0" b="0"/>
              <wp:docPr id="527659345" name="Picture 52765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9345" name="Picture 5276593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06400" cy="2404800"/>
                      </a:xfrm>
                      <a:prstGeom prst="rect">
                        <a:avLst/>
                      </a:prstGeom>
                    </pic:spPr>
                  </pic:pic>
                </a:graphicData>
              </a:graphic>
            </wp:inline>
          </w:drawing>
        </w:r>
      </w:ins>
    </w:p>
    <w:p w14:paraId="0E4E79FD" w14:textId="77777777" w:rsidR="00332D15" w:rsidRDefault="00332D15">
      <w:pPr>
        <w:spacing w:before="0" w:after="0" w:line="240" w:lineRule="auto"/>
        <w:rPr>
          <w:ins w:id="712" w:author="Adrian Gould" w:date="2023-08-28T14:48:00Z"/>
          <w:b/>
          <w:bCs w:val="0"/>
          <w:color w:val="D9272E"/>
          <w:sz w:val="28"/>
        </w:rPr>
      </w:pPr>
      <w:ins w:id="713" w:author="Adrian Gould" w:date="2023-08-28T14:48:00Z">
        <w:r>
          <w:br w:type="page"/>
        </w:r>
      </w:ins>
    </w:p>
    <w:p w14:paraId="142D7762" w14:textId="46ED07BB" w:rsidR="001C232A" w:rsidRDefault="001C232A">
      <w:pPr>
        <w:pStyle w:val="2"/>
        <w:rPr>
          <w:ins w:id="714" w:author="Adrian Gould" w:date="2023-08-28T14:32:00Z"/>
        </w:rPr>
        <w:pPrChange w:id="715" w:author="Adrian Gould" w:date="2023-08-28T14:32:00Z">
          <w:pPr/>
        </w:pPrChange>
      </w:pPr>
      <w:bookmarkStart w:id="716" w:name="_Toc144130287"/>
      <w:ins w:id="717" w:author="Adrian Gould" w:date="2023-08-28T14:32:00Z">
        <w:r>
          <w:lastRenderedPageBreak/>
          <w:t>Basic Layouts with Articles for Mobile and Desktop</w:t>
        </w:r>
        <w:bookmarkEnd w:id="716"/>
      </w:ins>
    </w:p>
    <w:p w14:paraId="7E1E35CD" w14:textId="3CBC519F" w:rsidR="001C232A" w:rsidRPr="001C232A" w:rsidRDefault="001C232A" w:rsidP="001C232A">
      <w:pPr>
        <w:rPr>
          <w:ins w:id="718" w:author="Adrian Gould" w:date="2023-08-28T14:33:00Z"/>
        </w:rPr>
      </w:pPr>
      <w:ins w:id="719" w:author="Adrian Gould" w:date="2023-08-28T14:33:00Z">
        <w:r>
          <w:t>Desktop Layout on Right (3 options), Mobile on Left</w:t>
        </w:r>
      </w:ins>
    </w:p>
    <w:p w14:paraId="59371403" w14:textId="45703CFE" w:rsidR="001C232A" w:rsidRDefault="001C232A">
      <w:pPr>
        <w:tabs>
          <w:tab w:val="left" w:pos="5103"/>
        </w:tabs>
        <w:pPrChange w:id="720" w:author="Adrian Gould" w:date="2023-08-28T14:48:00Z">
          <w:pPr/>
        </w:pPrChange>
      </w:pPr>
      <w:ins w:id="721" w:author="Adrian Gould" w:date="2023-08-28T14:33:00Z">
        <w:r>
          <w:rPr>
            <w:noProof/>
          </w:rPr>
          <w:drawing>
            <wp:inline distT="0" distB="0" distL="0" distR="0" wp14:anchorId="494F4600" wp14:editId="57F31DAC">
              <wp:extent cx="1107629" cy="2404800"/>
              <wp:effectExtent l="0" t="0" r="0" b="0"/>
              <wp:docPr id="1342040081" name="Picture 13420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0081" name="Picture 134204008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ins>
      <w:ins w:id="722" w:author="Adrian Gould" w:date="2023-08-28T14:34:00Z">
        <w:r>
          <w:tab/>
        </w:r>
        <w:r>
          <w:rPr>
            <w:noProof/>
          </w:rPr>
          <w:drawing>
            <wp:inline distT="0" distB="0" distL="0" distR="0" wp14:anchorId="7DE0A806" wp14:editId="17E56F7F">
              <wp:extent cx="3204000" cy="2403000"/>
              <wp:effectExtent l="0" t="0" r="0" b="0"/>
              <wp:docPr id="1352073581" name="Picture 135207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3581" name="Picture 135207358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E863098" w14:textId="72B7DA52" w:rsidR="007D2FEF" w:rsidRDefault="001C232A" w:rsidP="00245C5E">
      <w:ins w:id="723" w:author="Adrian Gould" w:date="2023-08-28T14:30:00Z">
        <w:r>
          <w:rPr>
            <w:noProof/>
          </w:rPr>
          <w:drawing>
            <wp:inline distT="0" distB="0" distL="0" distR="0" wp14:anchorId="61BB8C45" wp14:editId="36092537">
              <wp:extent cx="3204000" cy="2403000"/>
              <wp:effectExtent l="0" t="0" r="0" b="0"/>
              <wp:docPr id="843372108" name="Picture 84337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2108" name="Picture 84337210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ins w:id="724" w:author="Adrian Gould" w:date="2023-08-28T14:35:00Z">
        <w:r>
          <w:t xml:space="preserve"> </w:t>
        </w:r>
      </w:ins>
      <w:ins w:id="725" w:author="Adrian Gould" w:date="2023-08-28T14:30:00Z">
        <w:r>
          <w:rPr>
            <w:noProof/>
          </w:rPr>
          <w:drawing>
            <wp:inline distT="0" distB="0" distL="0" distR="0" wp14:anchorId="1295854A" wp14:editId="0B617D1B">
              <wp:extent cx="3204000" cy="2403000"/>
              <wp:effectExtent l="0" t="0" r="0" b="0"/>
              <wp:docPr id="485739433" name="Picture 4857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9433" name="Picture 4857394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BC32666" w14:textId="66867BA2" w:rsidR="007D2FEF" w:rsidDel="00332D15" w:rsidRDefault="007D2FEF" w:rsidP="00332D15">
      <w:pPr>
        <w:pStyle w:val="2"/>
        <w:rPr>
          <w:del w:id="726" w:author="Adrian Gould" w:date="2023-08-28T14:45:00Z"/>
        </w:rPr>
      </w:pPr>
    </w:p>
    <w:p w14:paraId="40EEDD08" w14:textId="77777777" w:rsidR="00332D15" w:rsidRDefault="00332D15">
      <w:pPr>
        <w:spacing w:before="0" w:after="0" w:line="240" w:lineRule="auto"/>
        <w:rPr>
          <w:ins w:id="727" w:author="Adrian Gould" w:date="2023-08-28T14:48:00Z"/>
          <w:b/>
          <w:bCs w:val="0"/>
          <w:color w:val="D9272E"/>
          <w:sz w:val="28"/>
        </w:rPr>
      </w:pPr>
      <w:ins w:id="728" w:author="Adrian Gould" w:date="2023-08-28T14:48:00Z">
        <w:r>
          <w:br w:type="page"/>
        </w:r>
      </w:ins>
    </w:p>
    <w:p w14:paraId="6C3AADA3" w14:textId="1AB2302D" w:rsidR="001C232A" w:rsidRDefault="001C232A">
      <w:pPr>
        <w:pStyle w:val="2"/>
        <w:rPr>
          <w:ins w:id="729" w:author="Adrian Gould" w:date="2023-08-28T14:37:00Z"/>
        </w:rPr>
        <w:pPrChange w:id="730" w:author="Adrian Gould" w:date="2023-08-28T14:45:00Z">
          <w:pPr/>
        </w:pPrChange>
      </w:pPr>
      <w:bookmarkStart w:id="731" w:name="_Toc144130288"/>
      <w:ins w:id="732" w:author="Adrian Gould" w:date="2023-08-28T14:37:00Z">
        <w:r>
          <w:lastRenderedPageBreak/>
          <w:t>Header &amp; Navigation</w:t>
        </w:r>
      </w:ins>
      <w:ins w:id="733" w:author="Adrian Gould" w:date="2023-08-28T14:38:00Z">
        <w:r>
          <w:t xml:space="preserve"> Layout Options</w:t>
        </w:r>
      </w:ins>
      <w:bookmarkEnd w:id="731"/>
    </w:p>
    <w:p w14:paraId="46B63F50" w14:textId="1EC98100" w:rsidR="001C232A" w:rsidRDefault="00332D15" w:rsidP="00245C5E">
      <w:pPr>
        <w:rPr>
          <w:ins w:id="734" w:author="Adrian Gould" w:date="2023-08-28T14:37:00Z"/>
        </w:rPr>
      </w:pPr>
      <w:ins w:id="735" w:author="Adrian Gould" w:date="2023-08-28T14:44:00Z">
        <w:r>
          <w:rPr>
            <w:noProof/>
          </w:rPr>
          <w:drawing>
            <wp:inline distT="0" distB="0" distL="0" distR="0" wp14:anchorId="336699B1" wp14:editId="043D0BDA">
              <wp:extent cx="5399193" cy="3233237"/>
              <wp:effectExtent l="0" t="0" r="0" b="5715"/>
              <wp:docPr id="796496825" name="Picture 79649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96825" name="Picture 796496825"/>
                      <pic:cNvPicPr/>
                    </pic:nvPicPr>
                    <pic:blipFill rotWithShape="1">
                      <a:blip r:embed="rId52" cstate="print">
                        <a:extLst>
                          <a:ext uri="{28A0092B-C50C-407E-A947-70E740481C1C}">
                            <a14:useLocalDpi xmlns:a14="http://schemas.microsoft.com/office/drawing/2010/main" val="0"/>
                          </a:ext>
                        </a:extLst>
                      </a:blip>
                      <a:srcRect b="20155"/>
                      <a:stretch/>
                    </pic:blipFill>
                    <pic:spPr bwMode="auto">
                      <a:xfrm>
                        <a:off x="0" y="0"/>
                        <a:ext cx="5400000" cy="3233720"/>
                      </a:xfrm>
                      <a:prstGeom prst="rect">
                        <a:avLst/>
                      </a:prstGeom>
                      <a:ln>
                        <a:noFill/>
                      </a:ln>
                      <a:extLst>
                        <a:ext uri="{53640926-AAD7-44D8-BBD7-CCE9431645EC}">
                          <a14:shadowObscured xmlns:a14="http://schemas.microsoft.com/office/drawing/2010/main"/>
                        </a:ext>
                      </a:extLst>
                    </pic:spPr>
                  </pic:pic>
                </a:graphicData>
              </a:graphic>
            </wp:inline>
          </w:drawing>
        </w:r>
      </w:ins>
    </w:p>
    <w:p w14:paraId="55C23CD6" w14:textId="58623393" w:rsidR="00332D15" w:rsidRDefault="00332D15" w:rsidP="00332D15">
      <w:pPr>
        <w:pStyle w:val="2"/>
        <w:rPr>
          <w:ins w:id="736" w:author="Adrian Gould" w:date="2023-08-28T14:48:00Z"/>
        </w:rPr>
      </w:pPr>
      <w:bookmarkStart w:id="737" w:name="_Toc144130289"/>
      <w:ins w:id="738" w:author="Adrian Gould" w:date="2023-08-28T14:48:00Z">
        <w:r>
          <w:t>Footer Layout</w:t>
        </w:r>
      </w:ins>
      <w:ins w:id="739" w:author="Adrian Gould" w:date="2023-08-28T15:21:00Z">
        <w:r w:rsidR="003A3538">
          <w:t xml:space="preserve"> Options (Desktop and </w:t>
        </w:r>
      </w:ins>
      <w:ins w:id="740" w:author="Adrian Gould" w:date="2023-08-28T15:22:00Z">
        <w:r w:rsidR="003A3538">
          <w:t>Mobile)</w:t>
        </w:r>
      </w:ins>
      <w:bookmarkEnd w:id="737"/>
    </w:p>
    <w:p w14:paraId="7956EFC9" w14:textId="776F9C6F" w:rsidR="00332D15" w:rsidRDefault="003A3538" w:rsidP="00332D15">
      <w:pPr>
        <w:rPr>
          <w:ins w:id="741" w:author="Adrian Gould" w:date="2023-08-28T15:27:00Z"/>
        </w:rPr>
      </w:pPr>
      <w:ins w:id="742" w:author="Adrian Gould" w:date="2023-08-28T15:22:00Z">
        <w:r>
          <w:rPr>
            <w:noProof/>
          </w:rPr>
          <w:drawing>
            <wp:inline distT="0" distB="0" distL="0" distR="0" wp14:anchorId="0FD15546" wp14:editId="303BE13F">
              <wp:extent cx="5400000" cy="4050000"/>
              <wp:effectExtent l="0" t="0" r="0" b="1905"/>
              <wp:docPr id="1507784494" name="Picture 15077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494" name="Picture 150778449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ins>
    </w:p>
    <w:p w14:paraId="46E6291B" w14:textId="77777777" w:rsidR="003A3538" w:rsidRDefault="003A3538" w:rsidP="00332D15">
      <w:pPr>
        <w:rPr>
          <w:ins w:id="743" w:author="Adrian Gould" w:date="2023-08-28T14:45:00Z"/>
        </w:rPr>
      </w:pPr>
    </w:p>
    <w:p w14:paraId="1739EC4E" w14:textId="44F0A46B" w:rsidR="00332D15" w:rsidRDefault="00332D15">
      <w:pPr>
        <w:pStyle w:val="2"/>
        <w:rPr>
          <w:ins w:id="744" w:author="Adrian Gould" w:date="2023-08-28T14:45:00Z"/>
        </w:rPr>
        <w:pPrChange w:id="745" w:author="Adrian Gould" w:date="2023-08-28T14:45:00Z">
          <w:pPr/>
        </w:pPrChange>
      </w:pPr>
      <w:bookmarkStart w:id="746" w:name="_Toc144130290"/>
      <w:ins w:id="747" w:author="Adrian Gould" w:date="2023-08-28T14:45:00Z">
        <w:r>
          <w:t xml:space="preserve">Article Layouts </w:t>
        </w:r>
      </w:ins>
      <w:ins w:id="748" w:author="Adrian Gould" w:date="2023-08-28T15:27:00Z">
        <w:r w:rsidR="003A3538">
          <w:t>&amp; Aside Layout</w:t>
        </w:r>
      </w:ins>
      <w:bookmarkEnd w:id="746"/>
    </w:p>
    <w:p w14:paraId="242B3099" w14:textId="71A24D28" w:rsidR="00332D15" w:rsidRDefault="003A3538" w:rsidP="00332D15">
      <w:pPr>
        <w:rPr>
          <w:ins w:id="749" w:author="Adrian Gould" w:date="2023-08-28T14:45:00Z"/>
        </w:rPr>
      </w:pPr>
      <w:ins w:id="750" w:author="Adrian Gould" w:date="2023-08-28T15:27:00Z">
        <w:r>
          <w:rPr>
            <w:noProof/>
          </w:rPr>
          <w:drawing>
            <wp:inline distT="0" distB="0" distL="0" distR="0" wp14:anchorId="7A76F482" wp14:editId="20AD37A1">
              <wp:extent cx="5040000" cy="3780000"/>
              <wp:effectExtent l="0" t="0" r="1905" b="5080"/>
              <wp:docPr id="1564168503" name="Picture 156416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8503" name="Picture 156416850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137C1666" w14:textId="7D58ABA3" w:rsidR="001C232A" w:rsidRDefault="001C232A">
      <w:pPr>
        <w:pStyle w:val="2"/>
        <w:rPr>
          <w:ins w:id="751" w:author="Adrian Gould" w:date="2023-08-28T14:38:00Z"/>
        </w:rPr>
        <w:pPrChange w:id="752" w:author="Adrian Gould" w:date="2023-08-28T14:45:00Z">
          <w:pPr/>
        </w:pPrChange>
      </w:pPr>
      <w:bookmarkStart w:id="753" w:name="_Toc144130291"/>
      <w:ins w:id="754" w:author="Adrian Gould" w:date="2023-08-28T14:38:00Z">
        <w:r>
          <w:t>Image Layout</w:t>
        </w:r>
        <w:bookmarkEnd w:id="753"/>
      </w:ins>
    </w:p>
    <w:p w14:paraId="006EEC65" w14:textId="3F8BBDFF" w:rsidR="001C232A" w:rsidRDefault="0001567B" w:rsidP="00245C5E">
      <w:pPr>
        <w:rPr>
          <w:ins w:id="755" w:author="Adrian Gould" w:date="2023-08-28T15:38:00Z"/>
        </w:rPr>
      </w:pPr>
      <w:ins w:id="756" w:author="Adrian Gould" w:date="2023-08-28T15:40:00Z">
        <w:r>
          <w:rPr>
            <w:noProof/>
          </w:rPr>
          <w:lastRenderedPageBreak/>
          <w:drawing>
            <wp:inline distT="0" distB="0" distL="0" distR="0" wp14:anchorId="6F04ABC3" wp14:editId="3929CBC8">
              <wp:extent cx="5040000" cy="3780000"/>
              <wp:effectExtent l="0" t="0" r="1905" b="5080"/>
              <wp:docPr id="1181769711" name="Picture 118176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9711" name="Picture 11817697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05516392" w14:textId="77777777" w:rsidR="0001567B" w:rsidRDefault="0001567B" w:rsidP="00245C5E">
      <w:pPr>
        <w:rPr>
          <w:ins w:id="757" w:author="Adrian Gould" w:date="2023-08-28T15:38:00Z"/>
        </w:rPr>
      </w:pPr>
    </w:p>
    <w:p w14:paraId="116796F3" w14:textId="77777777" w:rsidR="0001567B" w:rsidRDefault="0001567B" w:rsidP="0001567B">
      <w:pPr>
        <w:rPr>
          <w:ins w:id="758" w:author="Adrian Gould" w:date="2023-08-28T15:39:00Z"/>
        </w:rPr>
      </w:pPr>
      <w:ins w:id="759" w:author="Adrian Gould" w:date="2023-08-28T15:39:00Z">
        <w:r>
          <w:rPr>
            <w:b/>
            <w:bCs w:val="0"/>
            <w:color w:val="D9272E"/>
            <w:sz w:val="28"/>
          </w:rPr>
          <w:t>Aside Section Layout</w:t>
        </w:r>
      </w:ins>
    </w:p>
    <w:p w14:paraId="4E16A02C" w14:textId="77777777" w:rsidR="0001567B" w:rsidRDefault="0001567B" w:rsidP="0001567B">
      <w:pPr>
        <w:rPr>
          <w:ins w:id="760" w:author="Adrian Gould" w:date="2023-08-28T15:39:00Z"/>
        </w:rPr>
      </w:pPr>
      <w:ins w:id="761" w:author="Adrian Gould" w:date="2023-08-28T15:39:00Z">
        <w:r>
          <w:rPr>
            <w:noProof/>
          </w:rPr>
          <w:drawing>
            <wp:inline distT="0" distB="0" distL="0" distR="0" wp14:anchorId="550BA527" wp14:editId="68EE7FE4">
              <wp:extent cx="5039360" cy="3312543"/>
              <wp:effectExtent l="0" t="0" r="2540" b="2540"/>
              <wp:docPr id="727986140" name="Picture 72798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6140" name="Picture 727986140"/>
                      <pic:cNvPicPr/>
                    </pic:nvPicPr>
                    <pic:blipFill rotWithShape="1">
                      <a:blip r:embed="rId30" cstate="print">
                        <a:extLst>
                          <a:ext uri="{28A0092B-C50C-407E-A947-70E740481C1C}">
                            <a14:useLocalDpi xmlns:a14="http://schemas.microsoft.com/office/drawing/2010/main" val="0"/>
                          </a:ext>
                        </a:extLst>
                      </a:blip>
                      <a:srcRect b="12356"/>
                      <a:stretch/>
                    </pic:blipFill>
                    <pic:spPr bwMode="auto">
                      <a:xfrm>
                        <a:off x="0" y="0"/>
                        <a:ext cx="5040000" cy="3312964"/>
                      </a:xfrm>
                      <a:prstGeom prst="rect">
                        <a:avLst/>
                      </a:prstGeom>
                      <a:ln>
                        <a:noFill/>
                      </a:ln>
                      <a:extLst>
                        <a:ext uri="{53640926-AAD7-44D8-BBD7-CCE9431645EC}">
                          <a14:shadowObscured xmlns:a14="http://schemas.microsoft.com/office/drawing/2010/main"/>
                        </a:ext>
                      </a:extLst>
                    </pic:spPr>
                  </pic:pic>
                </a:graphicData>
              </a:graphic>
            </wp:inline>
          </w:drawing>
        </w:r>
      </w:ins>
    </w:p>
    <w:p w14:paraId="39A02D60" w14:textId="339175BF" w:rsidR="0001567B" w:rsidRDefault="0001567B">
      <w:pPr>
        <w:pStyle w:val="2"/>
        <w:rPr>
          <w:ins w:id="762" w:author="Adrian Gould" w:date="2023-08-28T15:39:00Z"/>
        </w:rPr>
        <w:pPrChange w:id="763" w:author="Adrian Gould" w:date="2023-08-28T15:39:00Z">
          <w:pPr/>
        </w:pPrChange>
      </w:pPr>
      <w:bookmarkStart w:id="764" w:name="_Toc144130292"/>
      <w:ins w:id="765" w:author="Adrian Gould" w:date="2023-08-28T15:39:00Z">
        <w:r>
          <w:t>Aside Content Layout</w:t>
        </w:r>
        <w:bookmarkEnd w:id="764"/>
      </w:ins>
    </w:p>
    <w:p w14:paraId="26B8B737" w14:textId="484DCFBD" w:rsidR="0001567B" w:rsidRDefault="0001567B" w:rsidP="00245C5E">
      <w:pPr>
        <w:rPr>
          <w:ins w:id="766" w:author="Adrian Gould" w:date="2023-08-28T15:38:00Z"/>
        </w:rPr>
      </w:pPr>
      <w:ins w:id="767" w:author="Adrian Gould" w:date="2023-08-28T15:39:00Z">
        <w:r>
          <w:rPr>
            <w:noProof/>
          </w:rPr>
          <w:lastRenderedPageBreak/>
          <w:drawing>
            <wp:inline distT="0" distB="0" distL="0" distR="0" wp14:anchorId="6C275083" wp14:editId="387B3008">
              <wp:extent cx="5039360" cy="3364301"/>
              <wp:effectExtent l="0" t="0" r="2540" b="1270"/>
              <wp:docPr id="166760762" name="Picture 1667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762" name="Picture 166760762"/>
                      <pic:cNvPicPr/>
                    </pic:nvPicPr>
                    <pic:blipFill rotWithShape="1">
                      <a:blip r:embed="rId30" cstate="print">
                        <a:extLst>
                          <a:ext uri="{28A0092B-C50C-407E-A947-70E740481C1C}">
                            <a14:useLocalDpi xmlns:a14="http://schemas.microsoft.com/office/drawing/2010/main" val="0"/>
                          </a:ext>
                        </a:extLst>
                      </a:blip>
                      <a:srcRect b="10986"/>
                      <a:stretch/>
                    </pic:blipFill>
                    <pic:spPr bwMode="auto">
                      <a:xfrm>
                        <a:off x="0" y="0"/>
                        <a:ext cx="5040000" cy="3364728"/>
                      </a:xfrm>
                      <a:prstGeom prst="rect">
                        <a:avLst/>
                      </a:prstGeom>
                      <a:ln>
                        <a:noFill/>
                      </a:ln>
                      <a:extLst>
                        <a:ext uri="{53640926-AAD7-44D8-BBD7-CCE9431645EC}">
                          <a14:shadowObscured xmlns:a14="http://schemas.microsoft.com/office/drawing/2010/main"/>
                        </a:ext>
                      </a:extLst>
                    </pic:spPr>
                  </pic:pic>
                </a:graphicData>
              </a:graphic>
            </wp:inline>
          </w:drawing>
        </w:r>
      </w:ins>
    </w:p>
    <w:p w14:paraId="0FE356D2" w14:textId="77777777" w:rsidR="0001567B" w:rsidRDefault="0001567B" w:rsidP="00245C5E"/>
    <w:sectPr w:rsidR="0001567B" w:rsidSect="00323A8C">
      <w:headerReference w:type="default" r:id="rId56"/>
      <w:footerReference w:type="default" r:id="rId57"/>
      <w:type w:val="continuous"/>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F6845" w14:textId="77777777" w:rsidR="00B55578" w:rsidRDefault="00B55578">
      <w:r>
        <w:separator/>
      </w:r>
    </w:p>
  </w:endnote>
  <w:endnote w:type="continuationSeparator" w:id="0">
    <w:p w14:paraId="28E33CD8" w14:textId="77777777" w:rsidR="00B55578" w:rsidRDefault="00B55578">
      <w:r>
        <w:continuationSeparator/>
      </w:r>
    </w:p>
  </w:endnote>
  <w:endnote w:type="continuationNotice" w:id="1">
    <w:p w14:paraId="4FC33C71" w14:textId="77777777" w:rsidR="00B55578" w:rsidRDefault="00B5557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538"/>
      <w:gridCol w:w="2882"/>
    </w:tblGrid>
    <w:tr w:rsidR="004602A9" w:rsidRPr="00B157DE" w14:paraId="0036444E" w14:textId="77777777" w:rsidTr="00DB0413">
      <w:trPr>
        <w:trHeight w:val="109"/>
        <w:jc w:val="center"/>
      </w:trPr>
      <w:tc>
        <w:tcPr>
          <w:tcW w:w="1476" w:type="dxa"/>
          <w:tcBorders>
            <w:top w:val="single" w:sz="4" w:space="0" w:color="auto"/>
          </w:tcBorders>
          <w:vAlign w:val="center"/>
          <w:hideMark/>
        </w:tcPr>
        <w:p w14:paraId="61B95682" w14:textId="77777777" w:rsidR="004602A9" w:rsidRPr="00B157DE" w:rsidRDefault="004602A9" w:rsidP="00072FC3">
          <w:pPr>
            <w:adjustRightInd w:val="0"/>
            <w:snapToGrid w:val="0"/>
            <w:spacing w:before="0" w:after="0" w:line="240" w:lineRule="auto"/>
            <w:contextualSpacing/>
            <w:rPr>
              <w:b/>
              <w:snapToGrid w:val="0"/>
              <w:sz w:val="14"/>
              <w:szCs w:val="16"/>
            </w:rPr>
          </w:pPr>
          <w:r w:rsidRPr="00B157DE">
            <w:rPr>
              <w:b/>
              <w:snapToGrid w:val="0"/>
              <w:sz w:val="14"/>
              <w:szCs w:val="16"/>
            </w:rPr>
            <w:t>RTO Code 52786</w:t>
          </w:r>
        </w:p>
      </w:tc>
      <w:tc>
        <w:tcPr>
          <w:tcW w:w="5924" w:type="dxa"/>
          <w:tcBorders>
            <w:top w:val="single" w:sz="4" w:space="0" w:color="auto"/>
          </w:tcBorders>
          <w:vAlign w:val="center"/>
          <w:hideMark/>
        </w:tcPr>
        <w:p w14:paraId="1E389C8A" w14:textId="77777777" w:rsidR="004602A9" w:rsidRPr="00B157DE" w:rsidRDefault="004602A9" w:rsidP="00072FC3">
          <w:pPr>
            <w:adjustRightInd w:val="0"/>
            <w:snapToGrid w:val="0"/>
            <w:spacing w:before="0" w:after="0" w:line="240" w:lineRule="auto"/>
            <w:contextualSpacing/>
            <w:rPr>
              <w:sz w:val="14"/>
              <w:szCs w:val="16"/>
            </w:rPr>
          </w:pPr>
          <w:r w:rsidRPr="00B157DE">
            <w:rPr>
              <w:b/>
              <w:snapToGrid w:val="0"/>
              <w:sz w:val="14"/>
              <w:szCs w:val="16"/>
            </w:rPr>
            <w:t>CRICOS Code: 00020G</w:t>
          </w:r>
        </w:p>
      </w:tc>
      <w:tc>
        <w:tcPr>
          <w:tcW w:w="3420" w:type="dxa"/>
          <w:gridSpan w:val="2"/>
          <w:tcBorders>
            <w:top w:val="single" w:sz="4" w:space="0" w:color="auto"/>
          </w:tcBorders>
          <w:vAlign w:val="center"/>
          <w:hideMark/>
        </w:tcPr>
        <w:p w14:paraId="7CDA1F83" w14:textId="7E9535B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Current Template Version: February 2020</w:t>
          </w:r>
        </w:p>
        <w:p w14:paraId="56F7EC6F" w14:textId="670ABE7E"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 xml:space="preserve">Assessment task last updated: </w:t>
          </w:r>
          <w:r>
            <w:rPr>
              <w:b/>
              <w:snapToGrid w:val="0"/>
              <w:sz w:val="14"/>
              <w:szCs w:val="16"/>
            </w:rPr>
            <w:fldChar w:fldCharType="begin"/>
          </w:r>
          <w:r>
            <w:rPr>
              <w:b/>
              <w:snapToGrid w:val="0"/>
              <w:sz w:val="14"/>
              <w:szCs w:val="16"/>
            </w:rPr>
            <w:instrText xml:space="preserve"> SAVEDATE \@ "yyyy-MM-dd" \* MERGEFORMAT </w:instrText>
          </w:r>
          <w:r>
            <w:rPr>
              <w:b/>
              <w:snapToGrid w:val="0"/>
              <w:sz w:val="14"/>
              <w:szCs w:val="16"/>
            </w:rPr>
            <w:fldChar w:fldCharType="separate"/>
          </w:r>
          <w:ins w:id="768" w:author="Hyoin Lee" w:date="2023-11-17T02:58:00Z">
            <w:r w:rsidR="00A25E10">
              <w:rPr>
                <w:b/>
                <w:noProof/>
                <w:snapToGrid w:val="0"/>
                <w:sz w:val="14"/>
                <w:szCs w:val="16"/>
              </w:rPr>
              <w:t>2023-09-11</w:t>
            </w:r>
          </w:ins>
          <w:del w:id="769" w:author="Hyoin Lee" w:date="2023-11-17T02:58:00Z">
            <w:r w:rsidR="0031110F" w:rsidDel="00A25E10">
              <w:rPr>
                <w:b/>
                <w:noProof/>
                <w:snapToGrid w:val="0"/>
                <w:sz w:val="14"/>
                <w:szCs w:val="16"/>
              </w:rPr>
              <w:delText>2023-08-30</w:delText>
            </w:r>
          </w:del>
          <w:r>
            <w:rPr>
              <w:b/>
              <w:snapToGrid w:val="0"/>
              <w:sz w:val="14"/>
              <w:szCs w:val="16"/>
            </w:rPr>
            <w:fldChar w:fldCharType="end"/>
          </w:r>
        </w:p>
      </w:tc>
    </w:tr>
    <w:tr w:rsidR="004602A9" w:rsidRPr="00B157DE" w14:paraId="0C05F3A9" w14:textId="77777777" w:rsidTr="00F405C9">
      <w:trPr>
        <w:trHeight w:val="115"/>
        <w:jc w:val="center"/>
      </w:trPr>
      <w:tc>
        <w:tcPr>
          <w:tcW w:w="7938" w:type="dxa"/>
          <w:gridSpan w:val="3"/>
          <w:vAlign w:val="center"/>
          <w:hideMark/>
        </w:tcPr>
        <w:p w14:paraId="3CE71FFB" w14:textId="2F9DAA4B" w:rsidR="004602A9" w:rsidRPr="00B157DE" w:rsidRDefault="004602A9" w:rsidP="00072FC3">
          <w:pPr>
            <w:adjustRightInd w:val="0"/>
            <w:snapToGrid w:val="0"/>
            <w:spacing w:before="0" w:after="0" w:line="240" w:lineRule="auto"/>
            <w:contextualSpacing/>
            <w:rPr>
              <w:snapToGrid w:val="0"/>
              <w:sz w:val="14"/>
              <w:szCs w:val="16"/>
            </w:rPr>
          </w:pPr>
          <w:r w:rsidRPr="00B157DE">
            <w:rPr>
              <w:b/>
              <w:snapToGrid w:val="0"/>
              <w:sz w:val="14"/>
              <w:szCs w:val="16"/>
            </w:rPr>
            <w:t xml:space="preserve">Folder location: </w:t>
          </w:r>
          <w:sdt>
            <w:sdtPr>
              <w:rPr>
                <w:b/>
                <w:snapToGrid w:val="0"/>
                <w:sz w:val="14"/>
                <w:szCs w:val="16"/>
              </w:rPr>
              <w:id w:val="-604416063"/>
              <w:placeholder>
                <w:docPart w:val="8EA5DE1B58D74F30A1AFC7F248260D8E"/>
              </w:placeholder>
              <w:showingPlcHdr/>
              <w:text/>
            </w:sdtPr>
            <w:sdtEndPr/>
            <w:sdtContent>
              <w:r w:rsidRPr="00B157DE">
                <w:rPr>
                  <w:rStyle w:val="ac"/>
                  <w:sz w:val="14"/>
                  <w:szCs w:val="16"/>
                </w:rPr>
                <w:t>Click here to enter text.</w:t>
              </w:r>
            </w:sdtContent>
          </w:sdt>
        </w:p>
      </w:tc>
      <w:tc>
        <w:tcPr>
          <w:tcW w:w="2882" w:type="dxa"/>
          <w:vAlign w:val="center"/>
          <w:hideMark/>
        </w:tcPr>
        <w:p w14:paraId="09C2AA25" w14:textId="3C69F294" w:rsidR="004602A9" w:rsidRPr="00B157DE" w:rsidRDefault="004602A9" w:rsidP="00072FC3">
          <w:pPr>
            <w:adjustRightInd w:val="0"/>
            <w:snapToGrid w:val="0"/>
            <w:spacing w:before="0" w:after="0" w:line="240" w:lineRule="auto"/>
            <w:contextualSpacing/>
            <w:jc w:val="right"/>
            <w:rPr>
              <w:snapToGrid w:val="0"/>
              <w:sz w:val="14"/>
              <w:szCs w:val="22"/>
            </w:rPr>
          </w:pPr>
          <w:r w:rsidRPr="00B157DE">
            <w:rPr>
              <w:b/>
              <w:snapToGrid w:val="0"/>
              <w:sz w:val="14"/>
              <w:szCs w:val="16"/>
            </w:rPr>
            <w:t xml:space="preserve">Page </w:t>
          </w:r>
          <w:r w:rsidRPr="00B157DE">
            <w:rPr>
              <w:b/>
              <w:snapToGrid w:val="0"/>
              <w:sz w:val="14"/>
              <w:szCs w:val="16"/>
            </w:rPr>
            <w:fldChar w:fldCharType="begin"/>
          </w:r>
          <w:r w:rsidRPr="00B157DE">
            <w:rPr>
              <w:b/>
              <w:snapToGrid w:val="0"/>
              <w:sz w:val="14"/>
              <w:szCs w:val="16"/>
            </w:rPr>
            <w:instrText xml:space="preserve"> PAGE </w:instrText>
          </w:r>
          <w:r w:rsidRPr="00B157DE">
            <w:rPr>
              <w:b/>
              <w:snapToGrid w:val="0"/>
              <w:sz w:val="14"/>
              <w:szCs w:val="16"/>
            </w:rPr>
            <w:fldChar w:fldCharType="separate"/>
          </w:r>
          <w:r>
            <w:rPr>
              <w:b/>
              <w:noProof/>
              <w:snapToGrid w:val="0"/>
              <w:sz w:val="14"/>
              <w:szCs w:val="16"/>
            </w:rPr>
            <w:t>17</w:t>
          </w:r>
          <w:r w:rsidRPr="00B157DE">
            <w:rPr>
              <w:b/>
              <w:snapToGrid w:val="0"/>
              <w:sz w:val="14"/>
              <w:szCs w:val="16"/>
            </w:rPr>
            <w:fldChar w:fldCharType="end"/>
          </w:r>
          <w:r w:rsidRPr="00B157DE">
            <w:rPr>
              <w:b/>
              <w:snapToGrid w:val="0"/>
              <w:sz w:val="14"/>
              <w:szCs w:val="16"/>
            </w:rPr>
            <w:t xml:space="preserve"> of </w:t>
          </w:r>
          <w:r w:rsidRPr="00B157DE">
            <w:rPr>
              <w:b/>
              <w:snapToGrid w:val="0"/>
              <w:sz w:val="14"/>
              <w:szCs w:val="16"/>
            </w:rPr>
            <w:fldChar w:fldCharType="begin"/>
          </w:r>
          <w:r w:rsidRPr="00B157DE">
            <w:rPr>
              <w:b/>
              <w:snapToGrid w:val="0"/>
              <w:sz w:val="14"/>
              <w:szCs w:val="16"/>
            </w:rPr>
            <w:instrText xml:space="preserve"> NUMPAGES </w:instrText>
          </w:r>
          <w:r w:rsidRPr="00B157DE">
            <w:rPr>
              <w:b/>
              <w:snapToGrid w:val="0"/>
              <w:sz w:val="14"/>
              <w:szCs w:val="16"/>
            </w:rPr>
            <w:fldChar w:fldCharType="separate"/>
          </w:r>
          <w:r>
            <w:rPr>
              <w:b/>
              <w:noProof/>
              <w:snapToGrid w:val="0"/>
              <w:sz w:val="14"/>
              <w:szCs w:val="16"/>
            </w:rPr>
            <w:t>29</w:t>
          </w:r>
          <w:r w:rsidRPr="00B157DE">
            <w:rPr>
              <w:b/>
              <w:snapToGrid w:val="0"/>
              <w:sz w:val="14"/>
              <w:szCs w:val="16"/>
            </w:rPr>
            <w:fldChar w:fldCharType="end"/>
          </w:r>
        </w:p>
      </w:tc>
    </w:tr>
    <w:tr w:rsidR="004602A9" w:rsidRPr="00B157DE" w14:paraId="31D6B008" w14:textId="77777777" w:rsidTr="00F32E09">
      <w:trPr>
        <w:trHeight w:val="115"/>
        <w:jc w:val="center"/>
      </w:trPr>
      <w:tc>
        <w:tcPr>
          <w:tcW w:w="10820" w:type="dxa"/>
          <w:gridSpan w:val="4"/>
          <w:vAlign w:val="center"/>
        </w:tcPr>
        <w:p w14:paraId="1B6F0CD5" w14:textId="77777777" w:rsidR="004602A9" w:rsidRPr="00B157DE" w:rsidRDefault="004602A9" w:rsidP="00072FC3">
          <w:pPr>
            <w:tabs>
              <w:tab w:val="center" w:pos="4820"/>
              <w:tab w:val="right" w:pos="9638"/>
            </w:tabs>
            <w:adjustRightInd w:val="0"/>
            <w:snapToGrid w:val="0"/>
            <w:spacing w:before="0" w:after="0" w:line="240" w:lineRule="auto"/>
            <w:contextualSpacing/>
            <w:jc w:val="center"/>
            <w:rPr>
              <w:rFonts w:eastAsiaTheme="minorHAnsi"/>
              <w:bCs w:val="0"/>
              <w:noProof/>
              <w:sz w:val="14"/>
              <w:szCs w:val="20"/>
            </w:rPr>
          </w:pPr>
          <w:r w:rsidRPr="00B157DE">
            <w:rPr>
              <w:rFonts w:eastAsiaTheme="minorHAnsi"/>
              <w:bCs w:val="0"/>
              <w:sz w:val="14"/>
              <w:szCs w:val="20"/>
            </w:rPr>
            <w:t>F122A12</w:t>
          </w:r>
        </w:p>
        <w:p w14:paraId="6F267801" w14:textId="5A87548F" w:rsidR="004602A9" w:rsidRPr="00B157DE" w:rsidRDefault="004602A9" w:rsidP="00072FC3">
          <w:pPr>
            <w:adjustRightInd w:val="0"/>
            <w:snapToGrid w:val="0"/>
            <w:spacing w:before="0" w:after="0" w:line="240" w:lineRule="auto"/>
            <w:contextualSpacing/>
            <w:jc w:val="center"/>
            <w:rPr>
              <w:b/>
              <w:snapToGrid w:val="0"/>
              <w:sz w:val="14"/>
              <w:szCs w:val="16"/>
            </w:rPr>
          </w:pPr>
          <w:r w:rsidRPr="00B157DE">
            <w:rPr>
              <w:rFonts w:eastAsiaTheme="minorHAnsi"/>
              <w:bCs w:val="0"/>
              <w:noProof/>
              <w:sz w:val="14"/>
              <w:szCs w:val="20"/>
            </w:rPr>
            <w:t>Uncontrolled Copy When Printed</w:t>
          </w:r>
        </w:p>
      </w:tc>
    </w:tr>
  </w:tbl>
  <w:p w14:paraId="636869FA" w14:textId="77777777" w:rsidR="004602A9" w:rsidRPr="00B157DE" w:rsidRDefault="004602A9" w:rsidP="00DB0413">
    <w:pPr>
      <w:pStyle w:val="a7"/>
      <w:rPr>
        <w:sz w:val="4"/>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A4F69" w14:textId="77777777" w:rsidR="00B55578" w:rsidRDefault="00B55578">
      <w:r>
        <w:separator/>
      </w:r>
    </w:p>
  </w:footnote>
  <w:footnote w:type="continuationSeparator" w:id="0">
    <w:p w14:paraId="5065D60C" w14:textId="77777777" w:rsidR="00B55578" w:rsidRDefault="00B55578">
      <w:r>
        <w:continuationSeparator/>
      </w:r>
    </w:p>
  </w:footnote>
  <w:footnote w:type="continuationNotice" w:id="1">
    <w:p w14:paraId="18846198" w14:textId="77777777" w:rsidR="00B55578" w:rsidRDefault="00B5557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418"/>
      <w:gridCol w:w="1133"/>
      <w:gridCol w:w="4251"/>
    </w:tblGrid>
    <w:tr w:rsidR="004602A9" w:rsidRPr="0023243D" w14:paraId="43FE90AA" w14:textId="77777777" w:rsidTr="00F46D8B">
      <w:trPr>
        <w:cantSplit/>
      </w:trPr>
      <w:tc>
        <w:tcPr>
          <w:tcW w:w="1667" w:type="pct"/>
          <w:tcBorders>
            <w:top w:val="nil"/>
            <w:left w:val="nil"/>
            <w:right w:val="nil"/>
          </w:tcBorders>
          <w:shd w:val="clear" w:color="auto" w:fill="auto"/>
          <w:vAlign w:val="center"/>
        </w:tcPr>
        <w:p w14:paraId="577947E9" w14:textId="5E5EE520" w:rsidR="004602A9" w:rsidRPr="0023243D" w:rsidRDefault="004602A9" w:rsidP="00F46D8B">
          <w:pPr>
            <w:jc w:val="center"/>
            <w:rPr>
              <w:color w:val="D9272E"/>
            </w:rPr>
          </w:pPr>
          <w:r w:rsidRPr="0023243D">
            <w:rPr>
              <w:noProof/>
              <w:lang w:eastAsia="en-AU"/>
            </w:rPr>
            <w:drawing>
              <wp:inline distT="0" distB="0" distL="0" distR="0" wp14:anchorId="7988DA95" wp14:editId="12367DCB">
                <wp:extent cx="2090057" cy="37580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674" cy="401452"/>
                        </a:xfrm>
                        <a:prstGeom prst="rect">
                          <a:avLst/>
                        </a:prstGeom>
                      </pic:spPr>
                    </pic:pic>
                  </a:graphicData>
                </a:graphic>
              </wp:inline>
            </w:drawing>
          </w:r>
        </w:p>
      </w:tc>
      <w:tc>
        <w:tcPr>
          <w:tcW w:w="1250" w:type="pct"/>
          <w:gridSpan w:val="2"/>
          <w:tcBorders>
            <w:top w:val="nil"/>
            <w:left w:val="nil"/>
            <w:right w:val="nil"/>
          </w:tcBorders>
          <w:shd w:val="clear" w:color="auto" w:fill="auto"/>
          <w:vAlign w:val="center"/>
        </w:tcPr>
        <w:p w14:paraId="2411803C" w14:textId="3C7CDF01" w:rsidR="004602A9" w:rsidRPr="00F46D8B" w:rsidRDefault="004602A9" w:rsidP="00F46D8B">
          <w:pPr>
            <w:spacing w:before="0" w:after="0"/>
            <w:jc w:val="center"/>
            <w:rPr>
              <w:rFonts w:ascii="Calibri" w:hAnsi="Calibri" w:cs="Calibri"/>
              <w:color w:val="FF0000"/>
              <w:sz w:val="20"/>
            </w:rPr>
          </w:pPr>
          <w:r w:rsidRPr="006974E7">
            <w:rPr>
              <w:rFonts w:ascii="Calibri" w:hAnsi="Calibri" w:cs="Calibri"/>
              <w:color w:val="FF0000"/>
              <w:sz w:val="20"/>
            </w:rPr>
            <w:t>OFFICIAL</w:t>
          </w:r>
        </w:p>
      </w:tc>
      <w:tc>
        <w:tcPr>
          <w:tcW w:w="2083" w:type="pct"/>
          <w:tcBorders>
            <w:top w:val="nil"/>
            <w:left w:val="nil"/>
            <w:right w:val="nil"/>
          </w:tcBorders>
          <w:shd w:val="clear" w:color="auto" w:fill="auto"/>
          <w:vAlign w:val="center"/>
        </w:tcPr>
        <w:p w14:paraId="62C894BA" w14:textId="57C2A7CA" w:rsidR="004602A9" w:rsidRPr="0023243D" w:rsidRDefault="004602A9" w:rsidP="00F46D8B">
          <w:pPr>
            <w:pStyle w:val="ad"/>
            <w:jc w:val="center"/>
            <w:rPr>
              <w:color w:val="C00000"/>
              <w:sz w:val="48"/>
            </w:rPr>
          </w:pPr>
          <w:r w:rsidRPr="0023243D">
            <w:rPr>
              <w:color w:val="C00000"/>
              <w:sz w:val="48"/>
            </w:rPr>
            <w:t>Assessment Task</w:t>
          </w:r>
        </w:p>
      </w:tc>
    </w:tr>
    <w:tr w:rsidR="004602A9" w:rsidRPr="00C77922" w14:paraId="1D39AAC8" w14:textId="77777777" w:rsidTr="00CE778D">
      <w:trPr>
        <w:cantSplit/>
      </w:trPr>
      <w:tc>
        <w:tcPr>
          <w:tcW w:w="1667" w:type="pct"/>
          <w:shd w:val="clear" w:color="auto" w:fill="D9D9D9"/>
        </w:tcPr>
        <w:p w14:paraId="58179D5A" w14:textId="77777777" w:rsidR="004602A9" w:rsidRPr="0023243D" w:rsidRDefault="004602A9" w:rsidP="00F46D8B">
          <w:pPr>
            <w:spacing w:before="0" w:after="0"/>
            <w:rPr>
              <w:i/>
              <w:sz w:val="18"/>
              <w:szCs w:val="16"/>
            </w:rPr>
          </w:pPr>
          <w:r w:rsidRPr="0023243D">
            <w:rPr>
              <w:b/>
              <w:bCs w:val="0"/>
              <w:color w:val="D9272E"/>
              <w:sz w:val="18"/>
            </w:rPr>
            <w:t>Qualification national code and title</w:t>
          </w:r>
        </w:p>
      </w:tc>
      <w:tc>
        <w:tcPr>
          <w:tcW w:w="695" w:type="pct"/>
          <w:shd w:val="clear" w:color="auto" w:fill="auto"/>
        </w:tcPr>
        <w:p w14:paraId="2C97B789" w14:textId="72EE024C" w:rsidR="004602A9" w:rsidRPr="0023243D" w:rsidRDefault="004602A9" w:rsidP="00F46D8B">
          <w:pPr>
            <w:spacing w:before="0" w:after="0"/>
            <w:rPr>
              <w:sz w:val="18"/>
            </w:rPr>
          </w:pPr>
          <w:r>
            <w:rPr>
              <w:sz w:val="18"/>
            </w:rPr>
            <w:t>ICT40120</w:t>
          </w:r>
        </w:p>
      </w:tc>
      <w:tc>
        <w:tcPr>
          <w:tcW w:w="2638" w:type="pct"/>
          <w:gridSpan w:val="2"/>
          <w:shd w:val="clear" w:color="auto" w:fill="auto"/>
        </w:tcPr>
        <w:p w14:paraId="1CFC7C4F" w14:textId="7685D37D" w:rsidR="004602A9" w:rsidRPr="0023243D" w:rsidRDefault="004602A9" w:rsidP="00F46D8B">
          <w:pPr>
            <w:spacing w:before="0" w:after="0"/>
            <w:rPr>
              <w:sz w:val="18"/>
            </w:rPr>
          </w:pPr>
          <w:r>
            <w:rPr>
              <w:sz w:val="18"/>
            </w:rPr>
            <w:t>Certificate IV in Information Technology (Programming)</w:t>
          </w:r>
        </w:p>
      </w:tc>
    </w:tr>
    <w:tr w:rsidR="004602A9" w:rsidRPr="00C77922" w14:paraId="53B17A3D" w14:textId="77777777" w:rsidTr="00CE778D">
      <w:trPr>
        <w:cantSplit/>
      </w:trPr>
      <w:tc>
        <w:tcPr>
          <w:tcW w:w="1667" w:type="pct"/>
          <w:vMerge w:val="restart"/>
          <w:shd w:val="clear" w:color="auto" w:fill="D9D9D9"/>
        </w:tcPr>
        <w:p w14:paraId="48598A74" w14:textId="77777777" w:rsidR="004602A9" w:rsidRPr="0023243D" w:rsidRDefault="004602A9" w:rsidP="00F46D8B">
          <w:pPr>
            <w:spacing w:before="0" w:after="0"/>
            <w:outlineLvl w:val="2"/>
            <w:rPr>
              <w:bCs w:val="0"/>
              <w:color w:val="D9272E"/>
              <w:sz w:val="18"/>
            </w:rPr>
          </w:pPr>
          <w:r w:rsidRPr="0023243D">
            <w:rPr>
              <w:b/>
              <w:bCs w:val="0"/>
              <w:color w:val="D9272E"/>
              <w:sz w:val="18"/>
            </w:rPr>
            <w:t>Unit/s national code/s and title/s</w:t>
          </w:r>
        </w:p>
      </w:tc>
      <w:tc>
        <w:tcPr>
          <w:tcW w:w="695" w:type="pct"/>
          <w:shd w:val="clear" w:color="auto" w:fill="auto"/>
        </w:tcPr>
        <w:p w14:paraId="7050BCC9" w14:textId="7A534254" w:rsidR="004602A9" w:rsidRPr="0023243D" w:rsidRDefault="004602A9" w:rsidP="00F46D8B">
          <w:pPr>
            <w:spacing w:before="0" w:after="0"/>
            <w:rPr>
              <w:sz w:val="18"/>
            </w:rPr>
          </w:pPr>
          <w:r w:rsidRPr="00D17E9E">
            <w:rPr>
              <w:sz w:val="18"/>
            </w:rPr>
            <w:t>ICTWEB441</w:t>
          </w:r>
        </w:p>
      </w:tc>
      <w:tc>
        <w:tcPr>
          <w:tcW w:w="2638" w:type="pct"/>
          <w:gridSpan w:val="2"/>
          <w:shd w:val="clear" w:color="auto" w:fill="auto"/>
        </w:tcPr>
        <w:p w14:paraId="2E216F24" w14:textId="32708875" w:rsidR="004602A9" w:rsidRPr="0023243D" w:rsidRDefault="004602A9" w:rsidP="00F46D8B">
          <w:pPr>
            <w:spacing w:before="0" w:after="0"/>
            <w:rPr>
              <w:sz w:val="18"/>
            </w:rPr>
          </w:pPr>
          <w:r w:rsidRPr="00D17E9E">
            <w:rPr>
              <w:sz w:val="18"/>
            </w:rPr>
            <w:t>Produce basic client-side script</w:t>
          </w:r>
        </w:p>
      </w:tc>
    </w:tr>
    <w:tr w:rsidR="004602A9" w:rsidRPr="00C77922" w14:paraId="2D65FF20" w14:textId="77777777" w:rsidTr="00CE778D">
      <w:trPr>
        <w:cantSplit/>
      </w:trPr>
      <w:tc>
        <w:tcPr>
          <w:tcW w:w="1667" w:type="pct"/>
          <w:vMerge/>
          <w:shd w:val="clear" w:color="auto" w:fill="D9D9D9"/>
        </w:tcPr>
        <w:p w14:paraId="2FBC6434" w14:textId="77777777" w:rsidR="004602A9" w:rsidRPr="00C77922" w:rsidRDefault="004602A9" w:rsidP="00F46D8B">
          <w:pPr>
            <w:spacing w:before="0" w:after="0"/>
            <w:outlineLvl w:val="2"/>
            <w:rPr>
              <w:b/>
              <w:bCs w:val="0"/>
              <w:color w:val="D9272E"/>
              <w:sz w:val="20"/>
            </w:rPr>
          </w:pPr>
        </w:p>
      </w:tc>
      <w:tc>
        <w:tcPr>
          <w:tcW w:w="695" w:type="pct"/>
          <w:shd w:val="clear" w:color="auto" w:fill="auto"/>
        </w:tcPr>
        <w:p w14:paraId="20734F73" w14:textId="1F6C7864" w:rsidR="004602A9" w:rsidRPr="00AB665B" w:rsidRDefault="004602A9" w:rsidP="00F46D8B">
          <w:pPr>
            <w:spacing w:before="0" w:after="0"/>
            <w:rPr>
              <w:color w:val="7F7F7F" w:themeColor="text1" w:themeTint="80"/>
              <w:sz w:val="18"/>
            </w:rPr>
          </w:pPr>
          <w:r w:rsidRPr="00D17E9E">
            <w:rPr>
              <w:sz w:val="18"/>
            </w:rPr>
            <w:t>ICTWEB452</w:t>
          </w:r>
        </w:p>
      </w:tc>
      <w:tc>
        <w:tcPr>
          <w:tcW w:w="2638" w:type="pct"/>
          <w:gridSpan w:val="2"/>
          <w:shd w:val="clear" w:color="auto" w:fill="auto"/>
        </w:tcPr>
        <w:p w14:paraId="695CEFBC" w14:textId="1F536075" w:rsidR="004602A9" w:rsidRPr="00AB665B" w:rsidRDefault="004602A9" w:rsidP="00F46D8B">
          <w:pPr>
            <w:spacing w:before="0" w:after="0"/>
            <w:rPr>
              <w:color w:val="7F7F7F" w:themeColor="text1" w:themeTint="80"/>
              <w:sz w:val="18"/>
            </w:rPr>
          </w:pPr>
          <w:r w:rsidRPr="00D17E9E">
            <w:rPr>
              <w:sz w:val="18"/>
            </w:rPr>
            <w:t>Create a mark-up language document</w:t>
          </w:r>
        </w:p>
      </w:tc>
    </w:tr>
  </w:tbl>
  <w:p w14:paraId="03BB4495" w14:textId="58B6AEF5" w:rsidR="004602A9" w:rsidRPr="0023243D" w:rsidRDefault="004602A9" w:rsidP="00255C34">
    <w:pPr>
      <w:pStyle w:val="a1"/>
      <w:tabs>
        <w:tab w:val="clear" w:pos="9026"/>
        <w:tab w:val="right" w:pos="9639"/>
      </w:tabs>
      <w:spacing w:before="0" w:after="0"/>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7901"/>
    <w:multiLevelType w:val="hybridMultilevel"/>
    <w:tmpl w:val="D4C2B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632CC2"/>
    <w:multiLevelType w:val="hybridMultilevel"/>
    <w:tmpl w:val="3ED00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1383C"/>
    <w:multiLevelType w:val="hybridMultilevel"/>
    <w:tmpl w:val="4C968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15966"/>
    <w:multiLevelType w:val="hybridMultilevel"/>
    <w:tmpl w:val="BD248AE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4" w15:restartNumberingAfterBreak="0">
    <w:nsid w:val="1C10565E"/>
    <w:multiLevelType w:val="hybridMultilevel"/>
    <w:tmpl w:val="55EE0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B7782B"/>
    <w:multiLevelType w:val="hybridMultilevel"/>
    <w:tmpl w:val="DBF4A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B63C0E"/>
    <w:multiLevelType w:val="hybridMultilevel"/>
    <w:tmpl w:val="F2E4D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518548B"/>
    <w:multiLevelType w:val="hybridMultilevel"/>
    <w:tmpl w:val="2BC69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9A3FEB"/>
    <w:multiLevelType w:val="hybridMultilevel"/>
    <w:tmpl w:val="DDE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C410CF"/>
    <w:multiLevelType w:val="hybridMultilevel"/>
    <w:tmpl w:val="275E87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C8B0A76"/>
    <w:multiLevelType w:val="hybridMultilevel"/>
    <w:tmpl w:val="19AAF3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B1431F"/>
    <w:multiLevelType w:val="hybridMultilevel"/>
    <w:tmpl w:val="9176D3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1A95EDF"/>
    <w:multiLevelType w:val="hybridMultilevel"/>
    <w:tmpl w:val="917A6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C916AC"/>
    <w:multiLevelType w:val="hybridMultilevel"/>
    <w:tmpl w:val="527A752C"/>
    <w:lvl w:ilvl="0" w:tplc="951E2F16">
      <w:start w:val="1"/>
      <w:numFmt w:val="bullet"/>
      <w:pStyle w:val="a"/>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8B1671"/>
    <w:multiLevelType w:val="hybridMultilevel"/>
    <w:tmpl w:val="4DCA9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A374B8"/>
    <w:multiLevelType w:val="multilevel"/>
    <w:tmpl w:val="2DC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6126D4"/>
    <w:multiLevelType w:val="hybridMultilevel"/>
    <w:tmpl w:val="8F401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BB6CE0"/>
    <w:multiLevelType w:val="hybridMultilevel"/>
    <w:tmpl w:val="5828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00F1A"/>
    <w:multiLevelType w:val="hybridMultilevel"/>
    <w:tmpl w:val="029C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90088E"/>
    <w:multiLevelType w:val="hybridMultilevel"/>
    <w:tmpl w:val="22AC64BE"/>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D027A4"/>
    <w:multiLevelType w:val="hybridMultilevel"/>
    <w:tmpl w:val="F0CAF5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4E66C4"/>
    <w:multiLevelType w:val="multilevel"/>
    <w:tmpl w:val="631A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F07514"/>
    <w:multiLevelType w:val="hybridMultilevel"/>
    <w:tmpl w:val="B066B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CB86CED"/>
    <w:multiLevelType w:val="hybridMultilevel"/>
    <w:tmpl w:val="4F54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3B74BB5"/>
    <w:multiLevelType w:val="hybridMultilevel"/>
    <w:tmpl w:val="33FC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E404FB"/>
    <w:multiLevelType w:val="hybridMultilevel"/>
    <w:tmpl w:val="840A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3C1D6E"/>
    <w:multiLevelType w:val="hybridMultilevel"/>
    <w:tmpl w:val="987A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AE0F00"/>
    <w:multiLevelType w:val="hybridMultilevel"/>
    <w:tmpl w:val="2B90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8D0AB0"/>
    <w:multiLevelType w:val="hybridMultilevel"/>
    <w:tmpl w:val="DADCDB36"/>
    <w:lvl w:ilvl="0" w:tplc="0B6EF41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B968B6"/>
    <w:multiLevelType w:val="hybridMultilevel"/>
    <w:tmpl w:val="BD529E0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AF41450"/>
    <w:multiLevelType w:val="hybridMultilevel"/>
    <w:tmpl w:val="FA706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3D133C"/>
    <w:multiLevelType w:val="hybridMultilevel"/>
    <w:tmpl w:val="143A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C156A6"/>
    <w:multiLevelType w:val="hybridMultilevel"/>
    <w:tmpl w:val="D7824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DF492B"/>
    <w:multiLevelType w:val="hybridMultilevel"/>
    <w:tmpl w:val="51AC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3B11B9"/>
    <w:multiLevelType w:val="hybridMultilevel"/>
    <w:tmpl w:val="0F523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EA2E4D"/>
    <w:multiLevelType w:val="hybridMultilevel"/>
    <w:tmpl w:val="C88C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DF637A1"/>
    <w:multiLevelType w:val="hybridMultilevel"/>
    <w:tmpl w:val="A8A09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FC2EC8"/>
    <w:multiLevelType w:val="hybridMultilevel"/>
    <w:tmpl w:val="D5141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18B3886"/>
    <w:multiLevelType w:val="hybridMultilevel"/>
    <w:tmpl w:val="3C4CB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D94480"/>
    <w:multiLevelType w:val="hybridMultilevel"/>
    <w:tmpl w:val="22C2C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79402B88">
      <w:numFmt w:val="bullet"/>
      <w:lvlText w:val="-"/>
      <w:lvlJc w:val="left"/>
      <w:pPr>
        <w:ind w:left="2160" w:hanging="360"/>
      </w:pPr>
      <w:rPr>
        <w:rFonts w:ascii="Arial" w:eastAsia="SimSu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3678B0"/>
    <w:multiLevelType w:val="multilevel"/>
    <w:tmpl w:val="8A9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A702EF"/>
    <w:multiLevelType w:val="hybridMultilevel"/>
    <w:tmpl w:val="858E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A73F66"/>
    <w:multiLevelType w:val="hybridMultilevel"/>
    <w:tmpl w:val="D916C3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D94A81"/>
    <w:multiLevelType w:val="hybridMultilevel"/>
    <w:tmpl w:val="F3B05F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C4F3B70"/>
    <w:multiLevelType w:val="hybridMultilevel"/>
    <w:tmpl w:val="2522D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C50214"/>
    <w:multiLevelType w:val="hybridMultilevel"/>
    <w:tmpl w:val="E1A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25856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1921598">
    <w:abstractNumId w:val="21"/>
  </w:num>
  <w:num w:numId="3" w16cid:durableId="1093362431">
    <w:abstractNumId w:val="40"/>
  </w:num>
  <w:num w:numId="4" w16cid:durableId="895093697">
    <w:abstractNumId w:val="15"/>
  </w:num>
  <w:num w:numId="5" w16cid:durableId="1295331801">
    <w:abstractNumId w:val="37"/>
  </w:num>
  <w:num w:numId="6" w16cid:durableId="1716154383">
    <w:abstractNumId w:val="18"/>
  </w:num>
  <w:num w:numId="7" w16cid:durableId="358749220">
    <w:abstractNumId w:val="44"/>
  </w:num>
  <w:num w:numId="8" w16cid:durableId="1614095138">
    <w:abstractNumId w:val="20"/>
  </w:num>
  <w:num w:numId="9" w16cid:durableId="1000624738">
    <w:abstractNumId w:val="39"/>
  </w:num>
  <w:num w:numId="10" w16cid:durableId="1585916617">
    <w:abstractNumId w:val="32"/>
  </w:num>
  <w:num w:numId="11" w16cid:durableId="538518019">
    <w:abstractNumId w:val="27"/>
  </w:num>
  <w:num w:numId="12" w16cid:durableId="679745750">
    <w:abstractNumId w:val="13"/>
  </w:num>
  <w:num w:numId="13" w16cid:durableId="1541822641">
    <w:abstractNumId w:val="3"/>
  </w:num>
  <w:num w:numId="14" w16cid:durableId="687870934">
    <w:abstractNumId w:val="43"/>
  </w:num>
  <w:num w:numId="15" w16cid:durableId="536891679">
    <w:abstractNumId w:val="9"/>
  </w:num>
  <w:num w:numId="16" w16cid:durableId="2056274164">
    <w:abstractNumId w:val="23"/>
  </w:num>
  <w:num w:numId="17" w16cid:durableId="1351637599">
    <w:abstractNumId w:val="17"/>
  </w:num>
  <w:num w:numId="18" w16cid:durableId="1469591680">
    <w:abstractNumId w:val="16"/>
  </w:num>
  <w:num w:numId="19" w16cid:durableId="666251701">
    <w:abstractNumId w:val="30"/>
  </w:num>
  <w:num w:numId="20" w16cid:durableId="294916064">
    <w:abstractNumId w:val="33"/>
  </w:num>
  <w:num w:numId="21" w16cid:durableId="1090156039">
    <w:abstractNumId w:val="12"/>
  </w:num>
  <w:num w:numId="22" w16cid:durableId="1208225498">
    <w:abstractNumId w:val="45"/>
  </w:num>
  <w:num w:numId="23" w16cid:durableId="2100369947">
    <w:abstractNumId w:val="36"/>
  </w:num>
  <w:num w:numId="24" w16cid:durableId="1869709307">
    <w:abstractNumId w:val="26"/>
  </w:num>
  <w:num w:numId="25" w16cid:durableId="1173758375">
    <w:abstractNumId w:val="10"/>
  </w:num>
  <w:num w:numId="26" w16cid:durableId="118233394">
    <w:abstractNumId w:val="5"/>
  </w:num>
  <w:num w:numId="27" w16cid:durableId="282659109">
    <w:abstractNumId w:val="1"/>
  </w:num>
  <w:num w:numId="28" w16cid:durableId="1762948024">
    <w:abstractNumId w:val="4"/>
  </w:num>
  <w:num w:numId="29" w16cid:durableId="2064451453">
    <w:abstractNumId w:val="24"/>
  </w:num>
  <w:num w:numId="30" w16cid:durableId="201597804">
    <w:abstractNumId w:val="7"/>
  </w:num>
  <w:num w:numId="31" w16cid:durableId="158811620">
    <w:abstractNumId w:val="41"/>
  </w:num>
  <w:num w:numId="32" w16cid:durableId="534272031">
    <w:abstractNumId w:val="34"/>
  </w:num>
  <w:num w:numId="33" w16cid:durableId="1523326185">
    <w:abstractNumId w:val="31"/>
  </w:num>
  <w:num w:numId="34" w16cid:durableId="1433474686">
    <w:abstractNumId w:val="8"/>
  </w:num>
  <w:num w:numId="35" w16cid:durableId="1882356191">
    <w:abstractNumId w:val="14"/>
  </w:num>
  <w:num w:numId="36" w16cid:durableId="732704412">
    <w:abstractNumId w:val="25"/>
  </w:num>
  <w:num w:numId="37" w16cid:durableId="1347906968">
    <w:abstractNumId w:val="6"/>
  </w:num>
  <w:num w:numId="38" w16cid:durableId="462190332">
    <w:abstractNumId w:val="42"/>
  </w:num>
  <w:num w:numId="39" w16cid:durableId="1710838709">
    <w:abstractNumId w:val="19"/>
  </w:num>
  <w:num w:numId="40" w16cid:durableId="2071145858">
    <w:abstractNumId w:val="11"/>
  </w:num>
  <w:num w:numId="41" w16cid:durableId="113864060">
    <w:abstractNumId w:val="38"/>
  </w:num>
  <w:num w:numId="42" w16cid:durableId="1516069254">
    <w:abstractNumId w:val="29"/>
  </w:num>
  <w:num w:numId="43" w16cid:durableId="1770463786">
    <w:abstractNumId w:val="22"/>
  </w:num>
  <w:num w:numId="44" w16cid:durableId="548148634">
    <w:abstractNumId w:val="35"/>
  </w:num>
  <w:num w:numId="45" w16cid:durableId="1289122757">
    <w:abstractNumId w:val="2"/>
  </w:num>
  <w:num w:numId="46" w16cid:durableId="1177843889">
    <w:abstractNumId w:val="28"/>
  </w:num>
  <w:num w:numId="47" w16cid:durableId="91124023">
    <w:abstractNumId w:val="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 Gould">
    <w15:presenceInfo w15:providerId="AD" w15:userId="S::adrian.gould@nmtafe.wa.edu.au::0a44525a-5416-41c1-827b-f073cee28c70"/>
  </w15:person>
  <w15:person w15:author="Adrian Gould [2]">
    <w15:presenceInfo w15:providerId="AD" w15:userId="S::Adrian.Gould@nmtafe.wa.edu.au::0a44525a-5416-41c1-827b-f073cee28c70"/>
  </w15:person>
  <w15:person w15:author="Hyoin Lee">
    <w15:presenceInfo w15:providerId="AD" w15:userId="S::20102711@tafe.wa.edu.au::cff495b5-4fa4-4480-97c4-14e1af7ef6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12A5"/>
    <w:rsid w:val="00002AB3"/>
    <w:rsid w:val="000044C0"/>
    <w:rsid w:val="00006FF2"/>
    <w:rsid w:val="00010FAE"/>
    <w:rsid w:val="000117EF"/>
    <w:rsid w:val="00013F2C"/>
    <w:rsid w:val="000143AD"/>
    <w:rsid w:val="00015074"/>
    <w:rsid w:val="0001567B"/>
    <w:rsid w:val="00020A34"/>
    <w:rsid w:val="000216A8"/>
    <w:rsid w:val="00024C2B"/>
    <w:rsid w:val="000263F2"/>
    <w:rsid w:val="00026D0F"/>
    <w:rsid w:val="000334FA"/>
    <w:rsid w:val="00034597"/>
    <w:rsid w:val="00034A98"/>
    <w:rsid w:val="00036248"/>
    <w:rsid w:val="00036DC3"/>
    <w:rsid w:val="000378CF"/>
    <w:rsid w:val="0004198B"/>
    <w:rsid w:val="00041A88"/>
    <w:rsid w:val="0004791D"/>
    <w:rsid w:val="00051108"/>
    <w:rsid w:val="0005257E"/>
    <w:rsid w:val="00052A40"/>
    <w:rsid w:val="00053427"/>
    <w:rsid w:val="000603B3"/>
    <w:rsid w:val="000605E3"/>
    <w:rsid w:val="0006273E"/>
    <w:rsid w:val="000628A5"/>
    <w:rsid w:val="00063616"/>
    <w:rsid w:val="00064D0E"/>
    <w:rsid w:val="00070C5E"/>
    <w:rsid w:val="00070FF9"/>
    <w:rsid w:val="00071217"/>
    <w:rsid w:val="00072FC3"/>
    <w:rsid w:val="00075678"/>
    <w:rsid w:val="00081500"/>
    <w:rsid w:val="00081E7C"/>
    <w:rsid w:val="00084DC6"/>
    <w:rsid w:val="00084DCE"/>
    <w:rsid w:val="00086364"/>
    <w:rsid w:val="00086440"/>
    <w:rsid w:val="00090769"/>
    <w:rsid w:val="00091ACC"/>
    <w:rsid w:val="00091BA3"/>
    <w:rsid w:val="00091CD2"/>
    <w:rsid w:val="000925A2"/>
    <w:rsid w:val="000965A0"/>
    <w:rsid w:val="000965B2"/>
    <w:rsid w:val="000A54AA"/>
    <w:rsid w:val="000A78D3"/>
    <w:rsid w:val="000B325E"/>
    <w:rsid w:val="000B5028"/>
    <w:rsid w:val="000B51BC"/>
    <w:rsid w:val="000B7734"/>
    <w:rsid w:val="000B7C19"/>
    <w:rsid w:val="000C56CF"/>
    <w:rsid w:val="000C6D40"/>
    <w:rsid w:val="000C6F27"/>
    <w:rsid w:val="000D0BB4"/>
    <w:rsid w:val="000D0D27"/>
    <w:rsid w:val="000D3508"/>
    <w:rsid w:val="000D7971"/>
    <w:rsid w:val="000E03E5"/>
    <w:rsid w:val="000E1391"/>
    <w:rsid w:val="000E152B"/>
    <w:rsid w:val="000E4AC9"/>
    <w:rsid w:val="000E651A"/>
    <w:rsid w:val="000F0AA6"/>
    <w:rsid w:val="000F0F9C"/>
    <w:rsid w:val="000F4BEF"/>
    <w:rsid w:val="000F5DAC"/>
    <w:rsid w:val="000F666A"/>
    <w:rsid w:val="000F69CF"/>
    <w:rsid w:val="000F6A5E"/>
    <w:rsid w:val="000F6B28"/>
    <w:rsid w:val="000F6B7E"/>
    <w:rsid w:val="0010368F"/>
    <w:rsid w:val="00106BAA"/>
    <w:rsid w:val="00106C68"/>
    <w:rsid w:val="001127BB"/>
    <w:rsid w:val="00116536"/>
    <w:rsid w:val="00116A48"/>
    <w:rsid w:val="00124BF1"/>
    <w:rsid w:val="001262CD"/>
    <w:rsid w:val="0012706F"/>
    <w:rsid w:val="0012768E"/>
    <w:rsid w:val="00134585"/>
    <w:rsid w:val="00136256"/>
    <w:rsid w:val="001408E7"/>
    <w:rsid w:val="00141B1F"/>
    <w:rsid w:val="0014221A"/>
    <w:rsid w:val="001425EB"/>
    <w:rsid w:val="00145B19"/>
    <w:rsid w:val="001514BC"/>
    <w:rsid w:val="00153629"/>
    <w:rsid w:val="00155334"/>
    <w:rsid w:val="00157195"/>
    <w:rsid w:val="00161846"/>
    <w:rsid w:val="00166CE9"/>
    <w:rsid w:val="0017074E"/>
    <w:rsid w:val="00171A6D"/>
    <w:rsid w:val="00173DD4"/>
    <w:rsid w:val="00174EC6"/>
    <w:rsid w:val="00177538"/>
    <w:rsid w:val="00177DC6"/>
    <w:rsid w:val="001802B6"/>
    <w:rsid w:val="00180421"/>
    <w:rsid w:val="00180B15"/>
    <w:rsid w:val="00185C71"/>
    <w:rsid w:val="00187288"/>
    <w:rsid w:val="00187F2E"/>
    <w:rsid w:val="00190703"/>
    <w:rsid w:val="00191E29"/>
    <w:rsid w:val="001925B4"/>
    <w:rsid w:val="001A0846"/>
    <w:rsid w:val="001A2A14"/>
    <w:rsid w:val="001A5A4C"/>
    <w:rsid w:val="001A6437"/>
    <w:rsid w:val="001A7792"/>
    <w:rsid w:val="001B1C44"/>
    <w:rsid w:val="001B3966"/>
    <w:rsid w:val="001C232A"/>
    <w:rsid w:val="001C4E98"/>
    <w:rsid w:val="001C7121"/>
    <w:rsid w:val="001C7B9A"/>
    <w:rsid w:val="001D75F7"/>
    <w:rsid w:val="001E1AAD"/>
    <w:rsid w:val="001E3328"/>
    <w:rsid w:val="001E7BA9"/>
    <w:rsid w:val="001E7F30"/>
    <w:rsid w:val="001F0E41"/>
    <w:rsid w:val="001F172D"/>
    <w:rsid w:val="001F298C"/>
    <w:rsid w:val="001F327B"/>
    <w:rsid w:val="001F3576"/>
    <w:rsid w:val="001F420A"/>
    <w:rsid w:val="001F4D35"/>
    <w:rsid w:val="001F5696"/>
    <w:rsid w:val="001F7D2C"/>
    <w:rsid w:val="00201A87"/>
    <w:rsid w:val="00201E73"/>
    <w:rsid w:val="0020546A"/>
    <w:rsid w:val="00206272"/>
    <w:rsid w:val="00207418"/>
    <w:rsid w:val="00212CB0"/>
    <w:rsid w:val="00216B65"/>
    <w:rsid w:val="0021710C"/>
    <w:rsid w:val="00220BF3"/>
    <w:rsid w:val="002216D8"/>
    <w:rsid w:val="00226041"/>
    <w:rsid w:val="002311F5"/>
    <w:rsid w:val="0023243D"/>
    <w:rsid w:val="0023379C"/>
    <w:rsid w:val="002377F2"/>
    <w:rsid w:val="00240D65"/>
    <w:rsid w:val="002453FE"/>
    <w:rsid w:val="00245639"/>
    <w:rsid w:val="00245C5E"/>
    <w:rsid w:val="00246A4B"/>
    <w:rsid w:val="00247680"/>
    <w:rsid w:val="002478A4"/>
    <w:rsid w:val="00251A49"/>
    <w:rsid w:val="00252C85"/>
    <w:rsid w:val="00255012"/>
    <w:rsid w:val="00255B0B"/>
    <w:rsid w:val="00255C34"/>
    <w:rsid w:val="00255F5C"/>
    <w:rsid w:val="002563D7"/>
    <w:rsid w:val="002637A6"/>
    <w:rsid w:val="00263ADB"/>
    <w:rsid w:val="00263BCF"/>
    <w:rsid w:val="00263DEB"/>
    <w:rsid w:val="00265657"/>
    <w:rsid w:val="00270684"/>
    <w:rsid w:val="0027252C"/>
    <w:rsid w:val="00272DA3"/>
    <w:rsid w:val="002743B7"/>
    <w:rsid w:val="002752A8"/>
    <w:rsid w:val="002808DC"/>
    <w:rsid w:val="00280D6F"/>
    <w:rsid w:val="002818E6"/>
    <w:rsid w:val="002825F6"/>
    <w:rsid w:val="002847BB"/>
    <w:rsid w:val="00293EA0"/>
    <w:rsid w:val="00295433"/>
    <w:rsid w:val="002A159F"/>
    <w:rsid w:val="002A39ED"/>
    <w:rsid w:val="002A3D8E"/>
    <w:rsid w:val="002A42CA"/>
    <w:rsid w:val="002A4CC2"/>
    <w:rsid w:val="002A5453"/>
    <w:rsid w:val="002B7C49"/>
    <w:rsid w:val="002C0E41"/>
    <w:rsid w:val="002C21DF"/>
    <w:rsid w:val="002C3CF4"/>
    <w:rsid w:val="002D1156"/>
    <w:rsid w:val="002D1A60"/>
    <w:rsid w:val="002D22E7"/>
    <w:rsid w:val="002D2DFD"/>
    <w:rsid w:val="002D2E65"/>
    <w:rsid w:val="002E21A3"/>
    <w:rsid w:val="002E2545"/>
    <w:rsid w:val="002E4E23"/>
    <w:rsid w:val="002E6039"/>
    <w:rsid w:val="002E7D08"/>
    <w:rsid w:val="002F1290"/>
    <w:rsid w:val="002F186A"/>
    <w:rsid w:val="002F46B1"/>
    <w:rsid w:val="002F484C"/>
    <w:rsid w:val="002F5BA1"/>
    <w:rsid w:val="002F7079"/>
    <w:rsid w:val="002F723A"/>
    <w:rsid w:val="0031110F"/>
    <w:rsid w:val="003150A3"/>
    <w:rsid w:val="00315D4B"/>
    <w:rsid w:val="00317009"/>
    <w:rsid w:val="00317601"/>
    <w:rsid w:val="0031785D"/>
    <w:rsid w:val="0032142B"/>
    <w:rsid w:val="003236DC"/>
    <w:rsid w:val="00323A8C"/>
    <w:rsid w:val="00326383"/>
    <w:rsid w:val="003276AF"/>
    <w:rsid w:val="00332743"/>
    <w:rsid w:val="0033274B"/>
    <w:rsid w:val="00332D15"/>
    <w:rsid w:val="00333B81"/>
    <w:rsid w:val="003355E0"/>
    <w:rsid w:val="00335D7B"/>
    <w:rsid w:val="00336BEC"/>
    <w:rsid w:val="00341333"/>
    <w:rsid w:val="00341CE9"/>
    <w:rsid w:val="003437BF"/>
    <w:rsid w:val="00343998"/>
    <w:rsid w:val="00346E0A"/>
    <w:rsid w:val="00347A1C"/>
    <w:rsid w:val="00350305"/>
    <w:rsid w:val="003506C5"/>
    <w:rsid w:val="00350B17"/>
    <w:rsid w:val="00352908"/>
    <w:rsid w:val="00357FF6"/>
    <w:rsid w:val="003633DF"/>
    <w:rsid w:val="003634A9"/>
    <w:rsid w:val="003704E2"/>
    <w:rsid w:val="00370DD6"/>
    <w:rsid w:val="0037204B"/>
    <w:rsid w:val="003758E9"/>
    <w:rsid w:val="00381108"/>
    <w:rsid w:val="00383D2B"/>
    <w:rsid w:val="00385534"/>
    <w:rsid w:val="00390034"/>
    <w:rsid w:val="00391C1E"/>
    <w:rsid w:val="00392005"/>
    <w:rsid w:val="003976C0"/>
    <w:rsid w:val="003A31DD"/>
    <w:rsid w:val="003A3343"/>
    <w:rsid w:val="003A3538"/>
    <w:rsid w:val="003A571C"/>
    <w:rsid w:val="003A5A65"/>
    <w:rsid w:val="003A6741"/>
    <w:rsid w:val="003B2D81"/>
    <w:rsid w:val="003B364D"/>
    <w:rsid w:val="003B440A"/>
    <w:rsid w:val="003B6BE2"/>
    <w:rsid w:val="003C0D07"/>
    <w:rsid w:val="003C38ED"/>
    <w:rsid w:val="003D08FE"/>
    <w:rsid w:val="003D19AA"/>
    <w:rsid w:val="003D1CC1"/>
    <w:rsid w:val="003D2960"/>
    <w:rsid w:val="003D3969"/>
    <w:rsid w:val="003D4897"/>
    <w:rsid w:val="003D4B4C"/>
    <w:rsid w:val="003D4CAF"/>
    <w:rsid w:val="003D6503"/>
    <w:rsid w:val="003D7070"/>
    <w:rsid w:val="003E1BA1"/>
    <w:rsid w:val="003E48FC"/>
    <w:rsid w:val="003E5CAA"/>
    <w:rsid w:val="003E721C"/>
    <w:rsid w:val="003F1B8E"/>
    <w:rsid w:val="003F3230"/>
    <w:rsid w:val="003F5221"/>
    <w:rsid w:val="003F5A9B"/>
    <w:rsid w:val="003F776C"/>
    <w:rsid w:val="003F7C64"/>
    <w:rsid w:val="004000A1"/>
    <w:rsid w:val="004018ED"/>
    <w:rsid w:val="0040197F"/>
    <w:rsid w:val="00403480"/>
    <w:rsid w:val="00404723"/>
    <w:rsid w:val="004048D1"/>
    <w:rsid w:val="004065DE"/>
    <w:rsid w:val="0041059A"/>
    <w:rsid w:val="00412393"/>
    <w:rsid w:val="004147EF"/>
    <w:rsid w:val="00420F4A"/>
    <w:rsid w:val="004236B5"/>
    <w:rsid w:val="0042712B"/>
    <w:rsid w:val="00430FEE"/>
    <w:rsid w:val="00434633"/>
    <w:rsid w:val="00435A42"/>
    <w:rsid w:val="004374A3"/>
    <w:rsid w:val="00437FB4"/>
    <w:rsid w:val="00442208"/>
    <w:rsid w:val="004424D3"/>
    <w:rsid w:val="00445599"/>
    <w:rsid w:val="004460E7"/>
    <w:rsid w:val="00446EEC"/>
    <w:rsid w:val="004537D2"/>
    <w:rsid w:val="00455711"/>
    <w:rsid w:val="0046019A"/>
    <w:rsid w:val="004602A9"/>
    <w:rsid w:val="00461BF3"/>
    <w:rsid w:val="00461F90"/>
    <w:rsid w:val="004631DC"/>
    <w:rsid w:val="00464624"/>
    <w:rsid w:val="004657E4"/>
    <w:rsid w:val="00467E86"/>
    <w:rsid w:val="00467F96"/>
    <w:rsid w:val="00470F25"/>
    <w:rsid w:val="00472658"/>
    <w:rsid w:val="00472C98"/>
    <w:rsid w:val="0047484E"/>
    <w:rsid w:val="00474FAA"/>
    <w:rsid w:val="00475CA6"/>
    <w:rsid w:val="004816BB"/>
    <w:rsid w:val="00483B69"/>
    <w:rsid w:val="00484D09"/>
    <w:rsid w:val="00486863"/>
    <w:rsid w:val="004918B0"/>
    <w:rsid w:val="00494B7D"/>
    <w:rsid w:val="00495345"/>
    <w:rsid w:val="0049535F"/>
    <w:rsid w:val="004A298A"/>
    <w:rsid w:val="004A4EAB"/>
    <w:rsid w:val="004A798D"/>
    <w:rsid w:val="004B494B"/>
    <w:rsid w:val="004B5B64"/>
    <w:rsid w:val="004B67EE"/>
    <w:rsid w:val="004C183E"/>
    <w:rsid w:val="004C329A"/>
    <w:rsid w:val="004C3C51"/>
    <w:rsid w:val="004C6D60"/>
    <w:rsid w:val="004C6E75"/>
    <w:rsid w:val="004D3B33"/>
    <w:rsid w:val="004D538B"/>
    <w:rsid w:val="004D5F03"/>
    <w:rsid w:val="004D67A7"/>
    <w:rsid w:val="004D71F4"/>
    <w:rsid w:val="004D7BB6"/>
    <w:rsid w:val="004E10F0"/>
    <w:rsid w:val="004E239E"/>
    <w:rsid w:val="004F0111"/>
    <w:rsid w:val="004F065F"/>
    <w:rsid w:val="004F680F"/>
    <w:rsid w:val="004F6F95"/>
    <w:rsid w:val="005006B6"/>
    <w:rsid w:val="00503B57"/>
    <w:rsid w:val="00504505"/>
    <w:rsid w:val="00505F01"/>
    <w:rsid w:val="005101E2"/>
    <w:rsid w:val="005102BC"/>
    <w:rsid w:val="0051400F"/>
    <w:rsid w:val="005228B0"/>
    <w:rsid w:val="00523C5E"/>
    <w:rsid w:val="005243DF"/>
    <w:rsid w:val="00524611"/>
    <w:rsid w:val="00525319"/>
    <w:rsid w:val="0053068C"/>
    <w:rsid w:val="00532B5F"/>
    <w:rsid w:val="00532D39"/>
    <w:rsid w:val="00533632"/>
    <w:rsid w:val="0053631C"/>
    <w:rsid w:val="00541C0E"/>
    <w:rsid w:val="005422B6"/>
    <w:rsid w:val="005429F8"/>
    <w:rsid w:val="00545936"/>
    <w:rsid w:val="0055068A"/>
    <w:rsid w:val="00551688"/>
    <w:rsid w:val="005526D3"/>
    <w:rsid w:val="00554BF8"/>
    <w:rsid w:val="00556321"/>
    <w:rsid w:val="005606AB"/>
    <w:rsid w:val="00561432"/>
    <w:rsid w:val="00561F15"/>
    <w:rsid w:val="00561F47"/>
    <w:rsid w:val="00562045"/>
    <w:rsid w:val="00563340"/>
    <w:rsid w:val="005635D7"/>
    <w:rsid w:val="005640F0"/>
    <w:rsid w:val="0056568C"/>
    <w:rsid w:val="00567CD2"/>
    <w:rsid w:val="0057074B"/>
    <w:rsid w:val="00577363"/>
    <w:rsid w:val="0058352B"/>
    <w:rsid w:val="00583A47"/>
    <w:rsid w:val="00591D88"/>
    <w:rsid w:val="00592759"/>
    <w:rsid w:val="00593054"/>
    <w:rsid w:val="00593657"/>
    <w:rsid w:val="00593BE0"/>
    <w:rsid w:val="0059442A"/>
    <w:rsid w:val="005A4803"/>
    <w:rsid w:val="005A5682"/>
    <w:rsid w:val="005B2698"/>
    <w:rsid w:val="005B44BE"/>
    <w:rsid w:val="005C10B7"/>
    <w:rsid w:val="005C18A2"/>
    <w:rsid w:val="005C68C1"/>
    <w:rsid w:val="005C7F01"/>
    <w:rsid w:val="005D58C7"/>
    <w:rsid w:val="005D6AC0"/>
    <w:rsid w:val="005E0069"/>
    <w:rsid w:val="005E02AB"/>
    <w:rsid w:val="005E1393"/>
    <w:rsid w:val="005E4CB7"/>
    <w:rsid w:val="005E5E05"/>
    <w:rsid w:val="005E7BAC"/>
    <w:rsid w:val="005F4154"/>
    <w:rsid w:val="005F7699"/>
    <w:rsid w:val="006001BE"/>
    <w:rsid w:val="006011E8"/>
    <w:rsid w:val="00603EFE"/>
    <w:rsid w:val="00605D1C"/>
    <w:rsid w:val="006063D4"/>
    <w:rsid w:val="00606B63"/>
    <w:rsid w:val="006118E0"/>
    <w:rsid w:val="006123F8"/>
    <w:rsid w:val="00615E9C"/>
    <w:rsid w:val="006174CB"/>
    <w:rsid w:val="00617D66"/>
    <w:rsid w:val="006232F4"/>
    <w:rsid w:val="00625A23"/>
    <w:rsid w:val="00625E30"/>
    <w:rsid w:val="0062678F"/>
    <w:rsid w:val="00626EA9"/>
    <w:rsid w:val="0063138B"/>
    <w:rsid w:val="00633690"/>
    <w:rsid w:val="00634075"/>
    <w:rsid w:val="006357CA"/>
    <w:rsid w:val="00640247"/>
    <w:rsid w:val="00643461"/>
    <w:rsid w:val="006458E6"/>
    <w:rsid w:val="00647524"/>
    <w:rsid w:val="00650C5B"/>
    <w:rsid w:val="00661EA8"/>
    <w:rsid w:val="00662DE9"/>
    <w:rsid w:val="00663762"/>
    <w:rsid w:val="00664C8A"/>
    <w:rsid w:val="00665466"/>
    <w:rsid w:val="006654EC"/>
    <w:rsid w:val="00666113"/>
    <w:rsid w:val="00666F2A"/>
    <w:rsid w:val="006741AE"/>
    <w:rsid w:val="00674C55"/>
    <w:rsid w:val="006768DE"/>
    <w:rsid w:val="00677867"/>
    <w:rsid w:val="00677CAA"/>
    <w:rsid w:val="00677D48"/>
    <w:rsid w:val="00682581"/>
    <w:rsid w:val="00682A26"/>
    <w:rsid w:val="0068393E"/>
    <w:rsid w:val="00684D8C"/>
    <w:rsid w:val="00685235"/>
    <w:rsid w:val="0069247D"/>
    <w:rsid w:val="0069632E"/>
    <w:rsid w:val="006974E7"/>
    <w:rsid w:val="00697836"/>
    <w:rsid w:val="006A0A20"/>
    <w:rsid w:val="006A281C"/>
    <w:rsid w:val="006A4CC7"/>
    <w:rsid w:val="006A546C"/>
    <w:rsid w:val="006B64D6"/>
    <w:rsid w:val="006B79CB"/>
    <w:rsid w:val="006C5CA5"/>
    <w:rsid w:val="006C5E94"/>
    <w:rsid w:val="006C6D28"/>
    <w:rsid w:val="006D03C3"/>
    <w:rsid w:val="006D0AE1"/>
    <w:rsid w:val="006D22B1"/>
    <w:rsid w:val="006D25B4"/>
    <w:rsid w:val="006D261E"/>
    <w:rsid w:val="006D4344"/>
    <w:rsid w:val="006D4A2E"/>
    <w:rsid w:val="006D55BE"/>
    <w:rsid w:val="006E1B4C"/>
    <w:rsid w:val="006F1494"/>
    <w:rsid w:val="006F18A7"/>
    <w:rsid w:val="006F2156"/>
    <w:rsid w:val="006F490D"/>
    <w:rsid w:val="006F4DC8"/>
    <w:rsid w:val="006F62D7"/>
    <w:rsid w:val="007012EB"/>
    <w:rsid w:val="007016D2"/>
    <w:rsid w:val="00703D1D"/>
    <w:rsid w:val="00703DE1"/>
    <w:rsid w:val="0070409A"/>
    <w:rsid w:val="007053F5"/>
    <w:rsid w:val="0071192D"/>
    <w:rsid w:val="007132B6"/>
    <w:rsid w:val="00717F49"/>
    <w:rsid w:val="00720710"/>
    <w:rsid w:val="00720C29"/>
    <w:rsid w:val="00721901"/>
    <w:rsid w:val="007234C6"/>
    <w:rsid w:val="00725242"/>
    <w:rsid w:val="00726E63"/>
    <w:rsid w:val="00727F4E"/>
    <w:rsid w:val="00734970"/>
    <w:rsid w:val="00734A54"/>
    <w:rsid w:val="007356C1"/>
    <w:rsid w:val="00736202"/>
    <w:rsid w:val="0073632C"/>
    <w:rsid w:val="007379B9"/>
    <w:rsid w:val="0074189E"/>
    <w:rsid w:val="00743BF2"/>
    <w:rsid w:val="00744D9C"/>
    <w:rsid w:val="0075263F"/>
    <w:rsid w:val="00752A6A"/>
    <w:rsid w:val="00753292"/>
    <w:rsid w:val="00754376"/>
    <w:rsid w:val="00756313"/>
    <w:rsid w:val="00762EDC"/>
    <w:rsid w:val="00762F5F"/>
    <w:rsid w:val="00763688"/>
    <w:rsid w:val="007646AF"/>
    <w:rsid w:val="00764E92"/>
    <w:rsid w:val="00774B6E"/>
    <w:rsid w:val="007827AA"/>
    <w:rsid w:val="00782B55"/>
    <w:rsid w:val="00786B8E"/>
    <w:rsid w:val="00790372"/>
    <w:rsid w:val="0079073C"/>
    <w:rsid w:val="00793097"/>
    <w:rsid w:val="00794742"/>
    <w:rsid w:val="00795EA2"/>
    <w:rsid w:val="00796D5A"/>
    <w:rsid w:val="00796E04"/>
    <w:rsid w:val="007A0E7F"/>
    <w:rsid w:val="007A1536"/>
    <w:rsid w:val="007A2698"/>
    <w:rsid w:val="007A4263"/>
    <w:rsid w:val="007A5F7D"/>
    <w:rsid w:val="007A60D3"/>
    <w:rsid w:val="007B1E79"/>
    <w:rsid w:val="007B492A"/>
    <w:rsid w:val="007B4D12"/>
    <w:rsid w:val="007C1D5E"/>
    <w:rsid w:val="007C1F96"/>
    <w:rsid w:val="007D2975"/>
    <w:rsid w:val="007D2FEF"/>
    <w:rsid w:val="007D3725"/>
    <w:rsid w:val="007D4E94"/>
    <w:rsid w:val="007D60E9"/>
    <w:rsid w:val="007D6EF2"/>
    <w:rsid w:val="007E22AB"/>
    <w:rsid w:val="007E2A34"/>
    <w:rsid w:val="007E633F"/>
    <w:rsid w:val="007E66FA"/>
    <w:rsid w:val="007E68B7"/>
    <w:rsid w:val="007F1A17"/>
    <w:rsid w:val="007F2063"/>
    <w:rsid w:val="007F362D"/>
    <w:rsid w:val="007F4B52"/>
    <w:rsid w:val="007F57FF"/>
    <w:rsid w:val="007F7FDC"/>
    <w:rsid w:val="00801EEF"/>
    <w:rsid w:val="00805706"/>
    <w:rsid w:val="0080683D"/>
    <w:rsid w:val="00812B02"/>
    <w:rsid w:val="00816BB0"/>
    <w:rsid w:val="00817C7F"/>
    <w:rsid w:val="008237CC"/>
    <w:rsid w:val="00823F90"/>
    <w:rsid w:val="0082475E"/>
    <w:rsid w:val="00825656"/>
    <w:rsid w:val="008305E5"/>
    <w:rsid w:val="0083142C"/>
    <w:rsid w:val="0083377D"/>
    <w:rsid w:val="00834A02"/>
    <w:rsid w:val="0083598A"/>
    <w:rsid w:val="00836F8B"/>
    <w:rsid w:val="00837682"/>
    <w:rsid w:val="00837C1C"/>
    <w:rsid w:val="0084030B"/>
    <w:rsid w:val="00842D53"/>
    <w:rsid w:val="00843868"/>
    <w:rsid w:val="008458DF"/>
    <w:rsid w:val="00847390"/>
    <w:rsid w:val="00853513"/>
    <w:rsid w:val="008549CF"/>
    <w:rsid w:val="008551E3"/>
    <w:rsid w:val="00856635"/>
    <w:rsid w:val="00857EDD"/>
    <w:rsid w:val="00860345"/>
    <w:rsid w:val="0086186E"/>
    <w:rsid w:val="00862DA2"/>
    <w:rsid w:val="00863D46"/>
    <w:rsid w:val="00866881"/>
    <w:rsid w:val="00867620"/>
    <w:rsid w:val="008678AE"/>
    <w:rsid w:val="00870CB5"/>
    <w:rsid w:val="00873810"/>
    <w:rsid w:val="00873CFE"/>
    <w:rsid w:val="00876ABF"/>
    <w:rsid w:val="00880771"/>
    <w:rsid w:val="00882270"/>
    <w:rsid w:val="00883F9C"/>
    <w:rsid w:val="00893390"/>
    <w:rsid w:val="00896D64"/>
    <w:rsid w:val="008A568D"/>
    <w:rsid w:val="008A6EAE"/>
    <w:rsid w:val="008B0FEC"/>
    <w:rsid w:val="008B1855"/>
    <w:rsid w:val="008B1B59"/>
    <w:rsid w:val="008B4442"/>
    <w:rsid w:val="008B4F43"/>
    <w:rsid w:val="008B5DD9"/>
    <w:rsid w:val="008B61C8"/>
    <w:rsid w:val="008C2536"/>
    <w:rsid w:val="008C6B00"/>
    <w:rsid w:val="008D13C0"/>
    <w:rsid w:val="008D50AE"/>
    <w:rsid w:val="008D5671"/>
    <w:rsid w:val="008E58A2"/>
    <w:rsid w:val="008E7ECB"/>
    <w:rsid w:val="008F535F"/>
    <w:rsid w:val="008F5E13"/>
    <w:rsid w:val="00900209"/>
    <w:rsid w:val="00900971"/>
    <w:rsid w:val="00900AA0"/>
    <w:rsid w:val="00900F5E"/>
    <w:rsid w:val="009035D1"/>
    <w:rsid w:val="009042DE"/>
    <w:rsid w:val="00910AEB"/>
    <w:rsid w:val="00923134"/>
    <w:rsid w:val="00925D4A"/>
    <w:rsid w:val="00930314"/>
    <w:rsid w:val="00931AF5"/>
    <w:rsid w:val="00942A5E"/>
    <w:rsid w:val="009439BF"/>
    <w:rsid w:val="009462FA"/>
    <w:rsid w:val="00946B3D"/>
    <w:rsid w:val="00946DD3"/>
    <w:rsid w:val="00951423"/>
    <w:rsid w:val="00952F0B"/>
    <w:rsid w:val="0095656D"/>
    <w:rsid w:val="00956A2D"/>
    <w:rsid w:val="00956A44"/>
    <w:rsid w:val="00962CE0"/>
    <w:rsid w:val="0096468B"/>
    <w:rsid w:val="009665EA"/>
    <w:rsid w:val="009700D9"/>
    <w:rsid w:val="00971658"/>
    <w:rsid w:val="009739A8"/>
    <w:rsid w:val="00973B2C"/>
    <w:rsid w:val="00974A71"/>
    <w:rsid w:val="00976330"/>
    <w:rsid w:val="00980780"/>
    <w:rsid w:val="00980B6A"/>
    <w:rsid w:val="00981DBD"/>
    <w:rsid w:val="009824DB"/>
    <w:rsid w:val="00985001"/>
    <w:rsid w:val="00985011"/>
    <w:rsid w:val="00985AF2"/>
    <w:rsid w:val="00991937"/>
    <w:rsid w:val="00992228"/>
    <w:rsid w:val="00994A24"/>
    <w:rsid w:val="00995F19"/>
    <w:rsid w:val="00997EA7"/>
    <w:rsid w:val="009A1F49"/>
    <w:rsid w:val="009A352E"/>
    <w:rsid w:val="009A4719"/>
    <w:rsid w:val="009A68A2"/>
    <w:rsid w:val="009B0D4D"/>
    <w:rsid w:val="009B2B05"/>
    <w:rsid w:val="009B3BC5"/>
    <w:rsid w:val="009B54F6"/>
    <w:rsid w:val="009C1294"/>
    <w:rsid w:val="009C1B29"/>
    <w:rsid w:val="009C2924"/>
    <w:rsid w:val="009C2D42"/>
    <w:rsid w:val="009C3C8A"/>
    <w:rsid w:val="009C5B12"/>
    <w:rsid w:val="009C5F39"/>
    <w:rsid w:val="009C5F74"/>
    <w:rsid w:val="009C7441"/>
    <w:rsid w:val="009C7B24"/>
    <w:rsid w:val="009D2C78"/>
    <w:rsid w:val="009D3E24"/>
    <w:rsid w:val="009D3FD4"/>
    <w:rsid w:val="009D4B19"/>
    <w:rsid w:val="009D568A"/>
    <w:rsid w:val="009D59F4"/>
    <w:rsid w:val="009D63BC"/>
    <w:rsid w:val="009D7016"/>
    <w:rsid w:val="009E075B"/>
    <w:rsid w:val="009E1599"/>
    <w:rsid w:val="009E19EC"/>
    <w:rsid w:val="009E392F"/>
    <w:rsid w:val="009E6E54"/>
    <w:rsid w:val="009F368D"/>
    <w:rsid w:val="009F4B2A"/>
    <w:rsid w:val="00A02171"/>
    <w:rsid w:val="00A0444C"/>
    <w:rsid w:val="00A05E47"/>
    <w:rsid w:val="00A06C1E"/>
    <w:rsid w:val="00A07B96"/>
    <w:rsid w:val="00A118EF"/>
    <w:rsid w:val="00A121EA"/>
    <w:rsid w:val="00A122A1"/>
    <w:rsid w:val="00A13F8F"/>
    <w:rsid w:val="00A204B1"/>
    <w:rsid w:val="00A20DCF"/>
    <w:rsid w:val="00A23F1A"/>
    <w:rsid w:val="00A24B47"/>
    <w:rsid w:val="00A2590D"/>
    <w:rsid w:val="00A25E10"/>
    <w:rsid w:val="00A2720B"/>
    <w:rsid w:val="00A2789C"/>
    <w:rsid w:val="00A32435"/>
    <w:rsid w:val="00A33F52"/>
    <w:rsid w:val="00A347DB"/>
    <w:rsid w:val="00A34D4A"/>
    <w:rsid w:val="00A35F56"/>
    <w:rsid w:val="00A403B1"/>
    <w:rsid w:val="00A408DF"/>
    <w:rsid w:val="00A43E38"/>
    <w:rsid w:val="00A44826"/>
    <w:rsid w:val="00A473C5"/>
    <w:rsid w:val="00A530BD"/>
    <w:rsid w:val="00A5351F"/>
    <w:rsid w:val="00A53C95"/>
    <w:rsid w:val="00A6369A"/>
    <w:rsid w:val="00A64D46"/>
    <w:rsid w:val="00A67264"/>
    <w:rsid w:val="00A73EFB"/>
    <w:rsid w:val="00A76E4F"/>
    <w:rsid w:val="00A7742B"/>
    <w:rsid w:val="00A82981"/>
    <w:rsid w:val="00A82B20"/>
    <w:rsid w:val="00A83532"/>
    <w:rsid w:val="00A838A7"/>
    <w:rsid w:val="00A83982"/>
    <w:rsid w:val="00A8494A"/>
    <w:rsid w:val="00A84968"/>
    <w:rsid w:val="00A9071C"/>
    <w:rsid w:val="00A93027"/>
    <w:rsid w:val="00A95511"/>
    <w:rsid w:val="00A956D9"/>
    <w:rsid w:val="00AA41DF"/>
    <w:rsid w:val="00AA5F6A"/>
    <w:rsid w:val="00AA7B63"/>
    <w:rsid w:val="00AB00E2"/>
    <w:rsid w:val="00AB04D4"/>
    <w:rsid w:val="00AB26C6"/>
    <w:rsid w:val="00AB665B"/>
    <w:rsid w:val="00AC0B8C"/>
    <w:rsid w:val="00AC15BD"/>
    <w:rsid w:val="00AC2F2B"/>
    <w:rsid w:val="00AC404B"/>
    <w:rsid w:val="00AD4EF9"/>
    <w:rsid w:val="00AE1287"/>
    <w:rsid w:val="00AE73BF"/>
    <w:rsid w:val="00AE73C0"/>
    <w:rsid w:val="00AE7A2B"/>
    <w:rsid w:val="00AF016D"/>
    <w:rsid w:val="00AF3AF3"/>
    <w:rsid w:val="00AF42BC"/>
    <w:rsid w:val="00AF5C8F"/>
    <w:rsid w:val="00B002E2"/>
    <w:rsid w:val="00B060C5"/>
    <w:rsid w:val="00B07D78"/>
    <w:rsid w:val="00B10389"/>
    <w:rsid w:val="00B11ECA"/>
    <w:rsid w:val="00B11EDD"/>
    <w:rsid w:val="00B1310C"/>
    <w:rsid w:val="00B13695"/>
    <w:rsid w:val="00B14451"/>
    <w:rsid w:val="00B157DE"/>
    <w:rsid w:val="00B2061F"/>
    <w:rsid w:val="00B24323"/>
    <w:rsid w:val="00B26252"/>
    <w:rsid w:val="00B265AD"/>
    <w:rsid w:val="00B30496"/>
    <w:rsid w:val="00B3089C"/>
    <w:rsid w:val="00B30B8A"/>
    <w:rsid w:val="00B3341D"/>
    <w:rsid w:val="00B35ECA"/>
    <w:rsid w:val="00B366AC"/>
    <w:rsid w:val="00B378CC"/>
    <w:rsid w:val="00B41E5C"/>
    <w:rsid w:val="00B43502"/>
    <w:rsid w:val="00B43D4C"/>
    <w:rsid w:val="00B4505B"/>
    <w:rsid w:val="00B50FD9"/>
    <w:rsid w:val="00B51441"/>
    <w:rsid w:val="00B53240"/>
    <w:rsid w:val="00B54217"/>
    <w:rsid w:val="00B55578"/>
    <w:rsid w:val="00B56DFD"/>
    <w:rsid w:val="00B61793"/>
    <w:rsid w:val="00B65180"/>
    <w:rsid w:val="00B869C1"/>
    <w:rsid w:val="00B8736C"/>
    <w:rsid w:val="00B90949"/>
    <w:rsid w:val="00B90995"/>
    <w:rsid w:val="00B9174F"/>
    <w:rsid w:val="00B918C5"/>
    <w:rsid w:val="00B956A1"/>
    <w:rsid w:val="00B962AC"/>
    <w:rsid w:val="00B9673D"/>
    <w:rsid w:val="00BA6828"/>
    <w:rsid w:val="00BB39A7"/>
    <w:rsid w:val="00BB58C3"/>
    <w:rsid w:val="00BB5F15"/>
    <w:rsid w:val="00BB6201"/>
    <w:rsid w:val="00BB66BB"/>
    <w:rsid w:val="00BC53C3"/>
    <w:rsid w:val="00BC5CDD"/>
    <w:rsid w:val="00BD139F"/>
    <w:rsid w:val="00BD4427"/>
    <w:rsid w:val="00BD7E3E"/>
    <w:rsid w:val="00BE0B3C"/>
    <w:rsid w:val="00BE52DC"/>
    <w:rsid w:val="00BF1078"/>
    <w:rsid w:val="00BF1C55"/>
    <w:rsid w:val="00BF1FC3"/>
    <w:rsid w:val="00BF2078"/>
    <w:rsid w:val="00BF2328"/>
    <w:rsid w:val="00BF403F"/>
    <w:rsid w:val="00BF53E7"/>
    <w:rsid w:val="00BF5F71"/>
    <w:rsid w:val="00BF6CC1"/>
    <w:rsid w:val="00BF70C0"/>
    <w:rsid w:val="00C01612"/>
    <w:rsid w:val="00C0201C"/>
    <w:rsid w:val="00C03800"/>
    <w:rsid w:val="00C04C14"/>
    <w:rsid w:val="00C051C2"/>
    <w:rsid w:val="00C05C2F"/>
    <w:rsid w:val="00C07B3C"/>
    <w:rsid w:val="00C07CFB"/>
    <w:rsid w:val="00C10E5C"/>
    <w:rsid w:val="00C139F6"/>
    <w:rsid w:val="00C15231"/>
    <w:rsid w:val="00C1532F"/>
    <w:rsid w:val="00C1625B"/>
    <w:rsid w:val="00C1652A"/>
    <w:rsid w:val="00C23921"/>
    <w:rsid w:val="00C31728"/>
    <w:rsid w:val="00C322E9"/>
    <w:rsid w:val="00C34E59"/>
    <w:rsid w:val="00C358B4"/>
    <w:rsid w:val="00C36671"/>
    <w:rsid w:val="00C4643D"/>
    <w:rsid w:val="00C5044E"/>
    <w:rsid w:val="00C50F40"/>
    <w:rsid w:val="00C53BA5"/>
    <w:rsid w:val="00C55E19"/>
    <w:rsid w:val="00C56AE2"/>
    <w:rsid w:val="00C64014"/>
    <w:rsid w:val="00C651E4"/>
    <w:rsid w:val="00C66B08"/>
    <w:rsid w:val="00C67FA8"/>
    <w:rsid w:val="00C73439"/>
    <w:rsid w:val="00C7415A"/>
    <w:rsid w:val="00C7499B"/>
    <w:rsid w:val="00C77922"/>
    <w:rsid w:val="00C80445"/>
    <w:rsid w:val="00C832E1"/>
    <w:rsid w:val="00C838C4"/>
    <w:rsid w:val="00C854C0"/>
    <w:rsid w:val="00C86034"/>
    <w:rsid w:val="00C92FF6"/>
    <w:rsid w:val="00C94E43"/>
    <w:rsid w:val="00C974CB"/>
    <w:rsid w:val="00CA31E5"/>
    <w:rsid w:val="00CA5C29"/>
    <w:rsid w:val="00CB04CE"/>
    <w:rsid w:val="00CB054C"/>
    <w:rsid w:val="00CB08A1"/>
    <w:rsid w:val="00CB26FB"/>
    <w:rsid w:val="00CB3E3B"/>
    <w:rsid w:val="00CB46FA"/>
    <w:rsid w:val="00CB6BED"/>
    <w:rsid w:val="00CB7F53"/>
    <w:rsid w:val="00CC3503"/>
    <w:rsid w:val="00CC4431"/>
    <w:rsid w:val="00CC59E3"/>
    <w:rsid w:val="00CC71A1"/>
    <w:rsid w:val="00CD0D34"/>
    <w:rsid w:val="00CD3791"/>
    <w:rsid w:val="00CD3BD1"/>
    <w:rsid w:val="00CE04F0"/>
    <w:rsid w:val="00CE4A44"/>
    <w:rsid w:val="00CE5C59"/>
    <w:rsid w:val="00CE778D"/>
    <w:rsid w:val="00CE7E6A"/>
    <w:rsid w:val="00CF11EF"/>
    <w:rsid w:val="00CF2AD7"/>
    <w:rsid w:val="00CF322D"/>
    <w:rsid w:val="00CF7630"/>
    <w:rsid w:val="00D030E4"/>
    <w:rsid w:val="00D03491"/>
    <w:rsid w:val="00D04240"/>
    <w:rsid w:val="00D1076E"/>
    <w:rsid w:val="00D13C76"/>
    <w:rsid w:val="00D13CED"/>
    <w:rsid w:val="00D15E06"/>
    <w:rsid w:val="00D2168B"/>
    <w:rsid w:val="00D21E18"/>
    <w:rsid w:val="00D306B0"/>
    <w:rsid w:val="00D30AD7"/>
    <w:rsid w:val="00D30F5D"/>
    <w:rsid w:val="00D3531D"/>
    <w:rsid w:val="00D36D8E"/>
    <w:rsid w:val="00D373E2"/>
    <w:rsid w:val="00D413ED"/>
    <w:rsid w:val="00D42681"/>
    <w:rsid w:val="00D434A2"/>
    <w:rsid w:val="00D50937"/>
    <w:rsid w:val="00D51306"/>
    <w:rsid w:val="00D51B2A"/>
    <w:rsid w:val="00D5581B"/>
    <w:rsid w:val="00D65588"/>
    <w:rsid w:val="00D66C89"/>
    <w:rsid w:val="00D70DDE"/>
    <w:rsid w:val="00D710FE"/>
    <w:rsid w:val="00D74488"/>
    <w:rsid w:val="00D778BB"/>
    <w:rsid w:val="00D77EFF"/>
    <w:rsid w:val="00D8063D"/>
    <w:rsid w:val="00D80B8A"/>
    <w:rsid w:val="00D826EC"/>
    <w:rsid w:val="00D83F86"/>
    <w:rsid w:val="00D87756"/>
    <w:rsid w:val="00D91395"/>
    <w:rsid w:val="00D92D3A"/>
    <w:rsid w:val="00D93E4F"/>
    <w:rsid w:val="00D93F19"/>
    <w:rsid w:val="00D975C0"/>
    <w:rsid w:val="00DA2C0A"/>
    <w:rsid w:val="00DA388B"/>
    <w:rsid w:val="00DA3BCF"/>
    <w:rsid w:val="00DB0413"/>
    <w:rsid w:val="00DB298A"/>
    <w:rsid w:val="00DB2AAD"/>
    <w:rsid w:val="00DB2C51"/>
    <w:rsid w:val="00DB364C"/>
    <w:rsid w:val="00DB5133"/>
    <w:rsid w:val="00DB7766"/>
    <w:rsid w:val="00DC10BA"/>
    <w:rsid w:val="00DC43AD"/>
    <w:rsid w:val="00DC4870"/>
    <w:rsid w:val="00DC5A26"/>
    <w:rsid w:val="00DC5E21"/>
    <w:rsid w:val="00DC6200"/>
    <w:rsid w:val="00DC7D2E"/>
    <w:rsid w:val="00DC7FE5"/>
    <w:rsid w:val="00DD0C62"/>
    <w:rsid w:val="00DD2F3C"/>
    <w:rsid w:val="00DD316D"/>
    <w:rsid w:val="00DD71F6"/>
    <w:rsid w:val="00DE2DD3"/>
    <w:rsid w:val="00DE5EBC"/>
    <w:rsid w:val="00DE66C1"/>
    <w:rsid w:val="00DE773B"/>
    <w:rsid w:val="00DF1F05"/>
    <w:rsid w:val="00DF274E"/>
    <w:rsid w:val="00DF3105"/>
    <w:rsid w:val="00DF3F60"/>
    <w:rsid w:val="00DF5F1D"/>
    <w:rsid w:val="00E0052B"/>
    <w:rsid w:val="00E006E6"/>
    <w:rsid w:val="00E03513"/>
    <w:rsid w:val="00E03F71"/>
    <w:rsid w:val="00E0550C"/>
    <w:rsid w:val="00E113C6"/>
    <w:rsid w:val="00E1259D"/>
    <w:rsid w:val="00E1508A"/>
    <w:rsid w:val="00E154E5"/>
    <w:rsid w:val="00E2302B"/>
    <w:rsid w:val="00E232B2"/>
    <w:rsid w:val="00E2779A"/>
    <w:rsid w:val="00E346D9"/>
    <w:rsid w:val="00E34C5F"/>
    <w:rsid w:val="00E35260"/>
    <w:rsid w:val="00E35474"/>
    <w:rsid w:val="00E35EB0"/>
    <w:rsid w:val="00E375EB"/>
    <w:rsid w:val="00E37626"/>
    <w:rsid w:val="00E41E02"/>
    <w:rsid w:val="00E42712"/>
    <w:rsid w:val="00E453F3"/>
    <w:rsid w:val="00E4675F"/>
    <w:rsid w:val="00E50746"/>
    <w:rsid w:val="00E50EFE"/>
    <w:rsid w:val="00E51ABB"/>
    <w:rsid w:val="00E522CA"/>
    <w:rsid w:val="00E53CF5"/>
    <w:rsid w:val="00E54E7B"/>
    <w:rsid w:val="00E56771"/>
    <w:rsid w:val="00E5761C"/>
    <w:rsid w:val="00E57ACD"/>
    <w:rsid w:val="00E6058D"/>
    <w:rsid w:val="00E615E0"/>
    <w:rsid w:val="00E63455"/>
    <w:rsid w:val="00E64D6B"/>
    <w:rsid w:val="00E64D78"/>
    <w:rsid w:val="00E64DFB"/>
    <w:rsid w:val="00E6687E"/>
    <w:rsid w:val="00E6688B"/>
    <w:rsid w:val="00E6708C"/>
    <w:rsid w:val="00E6773E"/>
    <w:rsid w:val="00E70DA4"/>
    <w:rsid w:val="00E735FD"/>
    <w:rsid w:val="00E74656"/>
    <w:rsid w:val="00E74D00"/>
    <w:rsid w:val="00E76699"/>
    <w:rsid w:val="00E767C6"/>
    <w:rsid w:val="00E80329"/>
    <w:rsid w:val="00E80B7F"/>
    <w:rsid w:val="00E80C06"/>
    <w:rsid w:val="00E80E09"/>
    <w:rsid w:val="00E863FA"/>
    <w:rsid w:val="00E86BDC"/>
    <w:rsid w:val="00E918A8"/>
    <w:rsid w:val="00E92031"/>
    <w:rsid w:val="00E948DA"/>
    <w:rsid w:val="00E9505F"/>
    <w:rsid w:val="00EA06C0"/>
    <w:rsid w:val="00EA47AA"/>
    <w:rsid w:val="00EA54DE"/>
    <w:rsid w:val="00EB058C"/>
    <w:rsid w:val="00EB22FD"/>
    <w:rsid w:val="00EB446C"/>
    <w:rsid w:val="00EB50AE"/>
    <w:rsid w:val="00EB528F"/>
    <w:rsid w:val="00EB541E"/>
    <w:rsid w:val="00EB57E5"/>
    <w:rsid w:val="00EC1193"/>
    <w:rsid w:val="00EC3ACE"/>
    <w:rsid w:val="00EC5EEE"/>
    <w:rsid w:val="00EC63F6"/>
    <w:rsid w:val="00EC744E"/>
    <w:rsid w:val="00ED35FE"/>
    <w:rsid w:val="00ED77DB"/>
    <w:rsid w:val="00ED7DCD"/>
    <w:rsid w:val="00EE1A59"/>
    <w:rsid w:val="00EE20EE"/>
    <w:rsid w:val="00EE4EB1"/>
    <w:rsid w:val="00EF28B9"/>
    <w:rsid w:val="00EF2B30"/>
    <w:rsid w:val="00EF4C02"/>
    <w:rsid w:val="00EF6B26"/>
    <w:rsid w:val="00F00864"/>
    <w:rsid w:val="00F015E4"/>
    <w:rsid w:val="00F0200F"/>
    <w:rsid w:val="00F04AA5"/>
    <w:rsid w:val="00F07882"/>
    <w:rsid w:val="00F114EE"/>
    <w:rsid w:val="00F13575"/>
    <w:rsid w:val="00F145B6"/>
    <w:rsid w:val="00F20230"/>
    <w:rsid w:val="00F258B1"/>
    <w:rsid w:val="00F25B59"/>
    <w:rsid w:val="00F25BF2"/>
    <w:rsid w:val="00F264E9"/>
    <w:rsid w:val="00F26DCB"/>
    <w:rsid w:val="00F3162A"/>
    <w:rsid w:val="00F32690"/>
    <w:rsid w:val="00F32E09"/>
    <w:rsid w:val="00F34673"/>
    <w:rsid w:val="00F34899"/>
    <w:rsid w:val="00F40209"/>
    <w:rsid w:val="00F405C9"/>
    <w:rsid w:val="00F4307C"/>
    <w:rsid w:val="00F459D1"/>
    <w:rsid w:val="00F4646C"/>
    <w:rsid w:val="00F46D8B"/>
    <w:rsid w:val="00F5027B"/>
    <w:rsid w:val="00F53291"/>
    <w:rsid w:val="00F536EA"/>
    <w:rsid w:val="00F5442F"/>
    <w:rsid w:val="00F54AC0"/>
    <w:rsid w:val="00F54B0E"/>
    <w:rsid w:val="00F55196"/>
    <w:rsid w:val="00F56292"/>
    <w:rsid w:val="00F5656C"/>
    <w:rsid w:val="00F57DFE"/>
    <w:rsid w:val="00F6136B"/>
    <w:rsid w:val="00F6415D"/>
    <w:rsid w:val="00F70942"/>
    <w:rsid w:val="00F71595"/>
    <w:rsid w:val="00F71A3E"/>
    <w:rsid w:val="00F770B8"/>
    <w:rsid w:val="00F82C69"/>
    <w:rsid w:val="00F83631"/>
    <w:rsid w:val="00F86853"/>
    <w:rsid w:val="00F91C73"/>
    <w:rsid w:val="00F93920"/>
    <w:rsid w:val="00F94009"/>
    <w:rsid w:val="00F9651B"/>
    <w:rsid w:val="00FA039F"/>
    <w:rsid w:val="00FA406E"/>
    <w:rsid w:val="00FB1C53"/>
    <w:rsid w:val="00FB2B9B"/>
    <w:rsid w:val="00FB46F0"/>
    <w:rsid w:val="00FB5E9F"/>
    <w:rsid w:val="00FB74A1"/>
    <w:rsid w:val="00FC0F10"/>
    <w:rsid w:val="00FC0FC1"/>
    <w:rsid w:val="00FC4010"/>
    <w:rsid w:val="00FC4BE3"/>
    <w:rsid w:val="00FC4FD8"/>
    <w:rsid w:val="00FC7B7B"/>
    <w:rsid w:val="00FD39DD"/>
    <w:rsid w:val="00FD3C21"/>
    <w:rsid w:val="00FE006E"/>
    <w:rsid w:val="00FE77F9"/>
    <w:rsid w:val="00FF097F"/>
    <w:rsid w:val="00FF56EF"/>
    <w:rsid w:val="00FF57B7"/>
    <w:rsid w:val="00FF789B"/>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C43AD"/>
    <w:pPr>
      <w:spacing w:before="60" w:after="120" w:line="276" w:lineRule="auto"/>
    </w:pPr>
    <w:rPr>
      <w:rFonts w:asciiTheme="minorHAnsi" w:eastAsia="SimSun" w:hAnsiTheme="minorHAnsi" w:cs="Arial"/>
      <w:bCs/>
      <w:sz w:val="22"/>
      <w:szCs w:val="24"/>
      <w:lang w:eastAsia="en-US"/>
    </w:rPr>
  </w:style>
  <w:style w:type="paragraph" w:styleId="1">
    <w:name w:val="heading 1"/>
    <w:basedOn w:val="a1"/>
    <w:next w:val="a0"/>
    <w:link w:val="1Char"/>
    <w:qFormat/>
    <w:rsid w:val="00A53C95"/>
    <w:pPr>
      <w:keepNext/>
      <w:keepLines/>
      <w:pageBreakBefore/>
      <w:tabs>
        <w:tab w:val="clear" w:pos="4513"/>
        <w:tab w:val="clear" w:pos="9026"/>
        <w:tab w:val="left" w:pos="1360"/>
      </w:tabs>
      <w:outlineLvl w:val="0"/>
    </w:pPr>
    <w:rPr>
      <w:rFonts w:ascii="Century Gothic" w:hAnsi="Century Gothic" w:cs="Segoe UI"/>
      <w:bCs/>
      <w:caps/>
      <w:color w:val="D8262E"/>
      <w:sz w:val="44"/>
      <w:szCs w:val="44"/>
    </w:rPr>
  </w:style>
  <w:style w:type="paragraph" w:styleId="2">
    <w:name w:val="heading 2"/>
    <w:basedOn w:val="a0"/>
    <w:next w:val="a0"/>
    <w:link w:val="2Char"/>
    <w:qFormat/>
    <w:rsid w:val="00255C34"/>
    <w:pPr>
      <w:jc w:val="both"/>
      <w:outlineLvl w:val="1"/>
    </w:pPr>
    <w:rPr>
      <w:b/>
      <w:bCs w:val="0"/>
      <w:color w:val="D9272E"/>
      <w:sz w:val="28"/>
    </w:rPr>
  </w:style>
  <w:style w:type="paragraph" w:styleId="3">
    <w:name w:val="heading 3"/>
    <w:basedOn w:val="a0"/>
    <w:next w:val="a0"/>
    <w:link w:val="3Char"/>
    <w:qFormat/>
    <w:rsid w:val="0053068C"/>
    <w:pPr>
      <w:spacing w:before="240"/>
      <w:jc w:val="both"/>
      <w:outlineLvl w:val="2"/>
    </w:pPr>
    <w:rPr>
      <w:b/>
      <w:bCs w:val="0"/>
      <w:color w:val="D9272E"/>
    </w:rPr>
  </w:style>
  <w:style w:type="paragraph" w:styleId="4">
    <w:name w:val="heading 4"/>
    <w:basedOn w:val="a0"/>
    <w:next w:val="a0"/>
    <w:link w:val="4Char"/>
    <w:unhideWhenUsed/>
    <w:qFormat/>
    <w:rsid w:val="002E4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lock Text"/>
    <w:basedOn w:val="a0"/>
    <w:pPr>
      <w:spacing w:before="120" w:line="300" w:lineRule="atLeast"/>
    </w:pPr>
  </w:style>
  <w:style w:type="paragraph" w:styleId="a6">
    <w:name w:val="Body Text"/>
    <w:basedOn w:val="a0"/>
    <w:pPr>
      <w:spacing w:before="120" w:line="300" w:lineRule="atLeast"/>
    </w:pPr>
  </w:style>
  <w:style w:type="character" w:styleId="HTML">
    <w:name w:val="HTML Code"/>
    <w:basedOn w:val="a2"/>
    <w:uiPriority w:val="99"/>
    <w:semiHidden/>
    <w:unhideWhenUsed/>
    <w:rsid w:val="00495345"/>
    <w:rPr>
      <w:rFonts w:ascii="Courier New" w:eastAsia="Times New Roman" w:hAnsi="Courier New" w:cs="Courier New"/>
      <w:sz w:val="20"/>
      <w:szCs w:val="20"/>
    </w:rPr>
  </w:style>
  <w:style w:type="character" w:customStyle="1" w:styleId="UnresolvedMention1">
    <w:name w:val="Unresolved Mention1"/>
    <w:basedOn w:val="a2"/>
    <w:uiPriority w:val="99"/>
    <w:semiHidden/>
    <w:unhideWhenUsed/>
    <w:rsid w:val="00357FF6"/>
    <w:rPr>
      <w:rFonts w:asciiTheme="minorHAnsi" w:hAnsiTheme="minorHAnsi"/>
      <w:color w:val="605E5C"/>
      <w:shd w:val="clear" w:color="auto" w:fill="E1DFDD"/>
    </w:rPr>
  </w:style>
  <w:style w:type="character" w:customStyle="1" w:styleId="CodeInline">
    <w:name w:val="Code Inline"/>
    <w:basedOn w:val="a2"/>
    <w:uiPriority w:val="1"/>
    <w:qFormat/>
    <w:rsid w:val="00D66C89"/>
    <w:rPr>
      <w:rFonts w:ascii="Fira Code" w:hAnsi="Fira Code" w:cs="Fira Code"/>
      <w:color w:val="0070C0"/>
      <w:bdr w:val="single" w:sz="8" w:space="0" w:color="F2F2F2" w:themeColor="background1" w:themeShade="F2"/>
      <w:shd w:val="clear" w:color="auto" w:fill="F2F2F2" w:themeFill="background1" w:themeFillShade="F2"/>
    </w:rPr>
  </w:style>
  <w:style w:type="paragraph" w:styleId="a1">
    <w:name w:val="header"/>
    <w:basedOn w:val="a0"/>
    <w:link w:val="Char"/>
    <w:uiPriority w:val="99"/>
    <w:unhideWhenUsed/>
    <w:rsid w:val="00F3162A"/>
    <w:pPr>
      <w:tabs>
        <w:tab w:val="center" w:pos="4513"/>
        <w:tab w:val="right" w:pos="9026"/>
      </w:tabs>
      <w:jc w:val="both"/>
    </w:pPr>
    <w:rPr>
      <w:bCs w:val="0"/>
    </w:rPr>
  </w:style>
  <w:style w:type="paragraph" w:styleId="a7">
    <w:name w:val="footer"/>
    <w:basedOn w:val="a0"/>
    <w:link w:val="Char0"/>
    <w:uiPriority w:val="99"/>
    <w:pPr>
      <w:tabs>
        <w:tab w:val="center" w:pos="4153"/>
        <w:tab w:val="right" w:pos="8306"/>
      </w:tabs>
    </w:pPr>
  </w:style>
  <w:style w:type="table" w:styleId="a8">
    <w:name w:val="Table Grid"/>
    <w:basedOn w:val="a3"/>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link w:val="2"/>
    <w:rsid w:val="00255C34"/>
    <w:rPr>
      <w:rFonts w:asciiTheme="minorHAnsi" w:eastAsia="SimSun" w:hAnsiTheme="minorHAnsi" w:cs="Arial"/>
      <w:b/>
      <w:color w:val="D9272E"/>
      <w:sz w:val="28"/>
      <w:szCs w:val="24"/>
      <w:lang w:eastAsia="en-US"/>
    </w:rPr>
  </w:style>
  <w:style w:type="paragraph" w:styleId="a">
    <w:name w:val="List Paragraph"/>
    <w:basedOn w:val="a0"/>
    <w:uiPriority w:val="34"/>
    <w:qFormat/>
    <w:rsid w:val="003355E0"/>
    <w:pPr>
      <w:numPr>
        <w:numId w:val="12"/>
      </w:numPr>
      <w:spacing w:after="200"/>
      <w:contextualSpacing/>
    </w:pPr>
    <w:rPr>
      <w:rFonts w:eastAsia="Calibri" w:cstheme="minorHAnsi"/>
      <w:szCs w:val="22"/>
    </w:rPr>
  </w:style>
  <w:style w:type="paragraph" w:styleId="a9">
    <w:name w:val="Balloon Text"/>
    <w:basedOn w:val="a0"/>
    <w:link w:val="Char1"/>
    <w:rsid w:val="004C6D60"/>
    <w:rPr>
      <w:rFonts w:ascii="Tahoma" w:hAnsi="Tahoma" w:cs="Tahoma"/>
      <w:sz w:val="16"/>
      <w:szCs w:val="16"/>
    </w:rPr>
  </w:style>
  <w:style w:type="character" w:customStyle="1" w:styleId="Char1">
    <w:name w:val="풍선 도움말 텍스트 Char"/>
    <w:link w:val="a9"/>
    <w:rsid w:val="004C6D60"/>
    <w:rPr>
      <w:rFonts w:ascii="Tahoma" w:hAnsi="Tahoma" w:cs="Tahoma"/>
      <w:sz w:val="16"/>
      <w:szCs w:val="16"/>
      <w:lang w:eastAsia="en-US"/>
    </w:rPr>
  </w:style>
  <w:style w:type="table" w:customStyle="1" w:styleId="TableGrid1">
    <w:name w:val="Table Grid1"/>
    <w:basedOn w:val="a3"/>
    <w:next w:val="a8"/>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제목 3 Char"/>
    <w:link w:val="3"/>
    <w:rsid w:val="0053068C"/>
    <w:rPr>
      <w:rFonts w:asciiTheme="minorHAnsi" w:eastAsia="SimSun" w:hAnsiTheme="minorHAnsi" w:cs="Arial"/>
      <w:b/>
      <w:color w:val="D9272E"/>
      <w:sz w:val="22"/>
      <w:szCs w:val="24"/>
      <w:lang w:eastAsia="en-US"/>
    </w:rPr>
  </w:style>
  <w:style w:type="character" w:styleId="aa">
    <w:name w:val="Subtle Emphasis"/>
    <w:uiPriority w:val="19"/>
    <w:qFormat/>
    <w:rsid w:val="007C1F96"/>
    <w:rPr>
      <w:i/>
      <w:color w:val="1F497D" w:themeColor="text2"/>
      <w:sz w:val="20"/>
      <w:szCs w:val="18"/>
    </w:rPr>
  </w:style>
  <w:style w:type="character" w:customStyle="1" w:styleId="Char">
    <w:name w:val="머리글 Char"/>
    <w:link w:val="a1"/>
    <w:uiPriority w:val="99"/>
    <w:rsid w:val="00F3162A"/>
    <w:rPr>
      <w:rFonts w:ascii="Arial" w:eastAsia="SimSun" w:hAnsi="Arial" w:cs="Arial"/>
      <w:bCs/>
      <w:sz w:val="22"/>
      <w:szCs w:val="24"/>
      <w:lang w:eastAsia="en-US"/>
    </w:rPr>
  </w:style>
  <w:style w:type="character" w:customStyle="1" w:styleId="1Char">
    <w:name w:val="제목 1 Char"/>
    <w:link w:val="1"/>
    <w:rsid w:val="00A53C95"/>
    <w:rPr>
      <w:rFonts w:ascii="Century Gothic" w:eastAsia="SimSun" w:hAnsi="Century Gothic" w:cs="Segoe UI"/>
      <w:bCs/>
      <w:caps/>
      <w:color w:val="D8262E"/>
      <w:sz w:val="44"/>
      <w:szCs w:val="44"/>
      <w:lang w:eastAsia="en-US"/>
    </w:rPr>
  </w:style>
  <w:style w:type="character" w:styleId="ab">
    <w:name w:val="Intense Emphasis"/>
    <w:uiPriority w:val="21"/>
    <w:qFormat/>
    <w:rsid w:val="0023243D"/>
    <w:rPr>
      <w:i/>
      <w:color w:val="C00000"/>
    </w:rPr>
  </w:style>
  <w:style w:type="table" w:customStyle="1" w:styleId="TableGrid2">
    <w:name w:val="Table Grid2"/>
    <w:basedOn w:val="a3"/>
    <w:next w:val="a8"/>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바닥글 Char"/>
    <w:basedOn w:val="a2"/>
    <w:link w:val="a7"/>
    <w:uiPriority w:val="99"/>
    <w:rsid w:val="00A530BD"/>
    <w:rPr>
      <w:rFonts w:ascii="Arial" w:eastAsia="SimSun" w:hAnsi="Arial" w:cs="Arial"/>
      <w:bCs/>
      <w:sz w:val="22"/>
      <w:szCs w:val="24"/>
      <w:lang w:eastAsia="en-US"/>
    </w:rPr>
  </w:style>
  <w:style w:type="table" w:customStyle="1" w:styleId="TableGrid3">
    <w:name w:val="Table Grid3"/>
    <w:basedOn w:val="a3"/>
    <w:next w:val="a8"/>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2"/>
    <w:uiPriority w:val="99"/>
    <w:semiHidden/>
    <w:rsid w:val="00F82C69"/>
    <w:rPr>
      <w:rFonts w:asciiTheme="minorHAnsi" w:hAnsiTheme="minorHAnsi"/>
      <w:color w:val="808080"/>
    </w:rPr>
  </w:style>
  <w:style w:type="paragraph" w:styleId="ad">
    <w:name w:val="Title"/>
    <w:basedOn w:val="a0"/>
    <w:next w:val="a0"/>
    <w:link w:val="Char2"/>
    <w:qFormat/>
    <w:rsid w:val="0023243D"/>
    <w:pPr>
      <w:spacing w:line="240" w:lineRule="auto"/>
      <w:contextualSpacing/>
    </w:pPr>
    <w:rPr>
      <w:rFonts w:asciiTheme="majorHAnsi" w:eastAsiaTheme="majorEastAsia" w:hAnsiTheme="majorHAnsi" w:cstheme="majorBidi"/>
      <w:spacing w:val="-10"/>
      <w:kern w:val="28"/>
      <w:sz w:val="56"/>
      <w:szCs w:val="56"/>
    </w:rPr>
  </w:style>
  <w:style w:type="character" w:customStyle="1" w:styleId="Char2">
    <w:name w:val="제목 Char"/>
    <w:basedOn w:val="a2"/>
    <w:link w:val="ad"/>
    <w:rsid w:val="0023243D"/>
    <w:rPr>
      <w:rFonts w:asciiTheme="majorHAnsi" w:eastAsiaTheme="majorEastAsia" w:hAnsiTheme="majorHAnsi" w:cstheme="majorBidi"/>
      <w:bCs/>
      <w:spacing w:val="-10"/>
      <w:kern w:val="28"/>
      <w:sz w:val="56"/>
      <w:szCs w:val="56"/>
      <w:lang w:eastAsia="en-US"/>
    </w:rPr>
  </w:style>
  <w:style w:type="paragraph" w:customStyle="1" w:styleId="Sectionheading">
    <w:name w:val="Section heading"/>
    <w:basedOn w:val="a0"/>
    <w:next w:val="a0"/>
    <w:link w:val="SectionheadingChar"/>
    <w:qFormat/>
    <w:rsid w:val="00B30B8A"/>
    <w:pPr>
      <w:keepNext/>
      <w:keepLines/>
      <w:shd w:val="clear" w:color="auto" w:fill="C00000"/>
      <w:tabs>
        <w:tab w:val="right" w:leader="underscore" w:pos="9923"/>
      </w:tabs>
      <w:spacing w:line="240" w:lineRule="auto"/>
    </w:pPr>
    <w:rPr>
      <w:color w:val="FFFFFF" w:themeColor="background1"/>
      <w:sz w:val="28"/>
    </w:rPr>
  </w:style>
  <w:style w:type="character" w:styleId="ae">
    <w:name w:val="Hyperlink"/>
    <w:basedOn w:val="a2"/>
    <w:uiPriority w:val="99"/>
    <w:unhideWhenUsed/>
    <w:rsid w:val="00F32690"/>
    <w:rPr>
      <w:rFonts w:asciiTheme="minorHAnsi" w:hAnsiTheme="minorHAnsi"/>
      <w:color w:val="4F81BD" w:themeColor="accent1"/>
      <w:u w:val="single"/>
    </w:rPr>
  </w:style>
  <w:style w:type="character" w:customStyle="1" w:styleId="SectionheadingChar">
    <w:name w:val="Section heading Char"/>
    <w:basedOn w:val="a2"/>
    <w:link w:val="Sectionheading"/>
    <w:rsid w:val="00B30B8A"/>
    <w:rPr>
      <w:rFonts w:ascii="Arial" w:eastAsia="SimSun" w:hAnsi="Arial" w:cs="Arial"/>
      <w:bCs/>
      <w:color w:val="FFFFFF" w:themeColor="background1"/>
      <w:sz w:val="28"/>
      <w:szCs w:val="24"/>
      <w:shd w:val="clear" w:color="auto" w:fill="C00000"/>
      <w:lang w:eastAsia="en-US"/>
    </w:rPr>
  </w:style>
  <w:style w:type="paragraph" w:styleId="HTML0">
    <w:name w:val="HTML Preformatted"/>
    <w:basedOn w:val="a0"/>
    <w:link w:val="HTMLChar"/>
    <w:uiPriority w:val="99"/>
    <w:unhideWhenUsed/>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eastAsia="Times New Roman" w:hAnsi="Fira Code" w:cs="Courier New"/>
      <w:bCs w:val="0"/>
      <w:sz w:val="18"/>
      <w:szCs w:val="20"/>
      <w:lang w:eastAsia="en-AU"/>
    </w:rPr>
  </w:style>
  <w:style w:type="character" w:customStyle="1" w:styleId="HTMLChar">
    <w:name w:val="미리 서식이 지정된 HTML Char"/>
    <w:basedOn w:val="a2"/>
    <w:link w:val="HTML0"/>
    <w:uiPriority w:val="99"/>
    <w:rsid w:val="00860345"/>
    <w:rPr>
      <w:rFonts w:ascii="Fira Code" w:hAnsi="Fira Code" w:cs="Courier New"/>
      <w:sz w:val="18"/>
    </w:rPr>
  </w:style>
  <w:style w:type="character" w:customStyle="1" w:styleId="UnresolvedMention2">
    <w:name w:val="Unresolved Mention2"/>
    <w:basedOn w:val="a2"/>
    <w:uiPriority w:val="99"/>
    <w:semiHidden/>
    <w:unhideWhenUsed/>
    <w:rsid w:val="006D25B4"/>
    <w:rPr>
      <w:rFonts w:asciiTheme="minorHAnsi" w:hAnsiTheme="minorHAnsi"/>
      <w:color w:val="605E5C"/>
      <w:shd w:val="clear" w:color="auto" w:fill="E1DFDD"/>
    </w:rPr>
  </w:style>
  <w:style w:type="character" w:styleId="af">
    <w:name w:val="FollowedHyperlink"/>
    <w:basedOn w:val="a2"/>
    <w:semiHidden/>
    <w:unhideWhenUsed/>
    <w:rsid w:val="006D25B4"/>
    <w:rPr>
      <w:rFonts w:asciiTheme="minorHAnsi" w:hAnsiTheme="minorHAnsi"/>
      <w:color w:val="800080" w:themeColor="followedHyperlink"/>
      <w:u w:val="single"/>
    </w:rPr>
  </w:style>
  <w:style w:type="table" w:styleId="4-2">
    <w:name w:val="Grid Table 4 Accent 2"/>
    <w:basedOn w:val="a3"/>
    <w:uiPriority w:val="49"/>
    <w:rsid w:val="00D5093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4">
    <w:name w:val="Grid Table 4 Accent 4"/>
    <w:basedOn w:val="a3"/>
    <w:uiPriority w:val="49"/>
    <w:rsid w:val="000012A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af0">
    <w:name w:val="Strong"/>
    <w:basedOn w:val="a2"/>
    <w:uiPriority w:val="22"/>
    <w:qFormat/>
    <w:rsid w:val="00C36671"/>
    <w:rPr>
      <w:rFonts w:asciiTheme="minorHAnsi" w:hAnsiTheme="minorHAnsi"/>
      <w:b/>
      <w:bCs/>
    </w:rPr>
  </w:style>
  <w:style w:type="character" w:customStyle="1" w:styleId="4Char">
    <w:name w:val="제목 4 Char"/>
    <w:basedOn w:val="a2"/>
    <w:link w:val="4"/>
    <w:rsid w:val="002E4E23"/>
    <w:rPr>
      <w:rFonts w:asciiTheme="majorHAnsi" w:eastAsiaTheme="majorEastAsia" w:hAnsiTheme="majorHAnsi" w:cstheme="majorBidi"/>
      <w:bCs/>
      <w:i/>
      <w:iCs/>
      <w:color w:val="365F91" w:themeColor="accent1" w:themeShade="BF"/>
      <w:sz w:val="22"/>
      <w:szCs w:val="24"/>
      <w:lang w:eastAsia="en-US"/>
    </w:rPr>
  </w:style>
  <w:style w:type="paragraph" w:styleId="10">
    <w:name w:val="toc 1"/>
    <w:basedOn w:val="a0"/>
    <w:next w:val="a0"/>
    <w:autoRedefine/>
    <w:uiPriority w:val="39"/>
    <w:unhideWhenUsed/>
    <w:rsid w:val="002E4E23"/>
    <w:pPr>
      <w:spacing w:before="120"/>
    </w:pPr>
    <w:rPr>
      <w:rFonts w:cstheme="minorHAnsi"/>
      <w:b/>
      <w:caps/>
      <w:sz w:val="20"/>
      <w:szCs w:val="20"/>
    </w:rPr>
  </w:style>
  <w:style w:type="paragraph" w:styleId="20">
    <w:name w:val="toc 2"/>
    <w:basedOn w:val="a0"/>
    <w:next w:val="a0"/>
    <w:autoRedefine/>
    <w:uiPriority w:val="39"/>
    <w:unhideWhenUsed/>
    <w:rsid w:val="0033274B"/>
    <w:pPr>
      <w:tabs>
        <w:tab w:val="right" w:leader="dot" w:pos="10194"/>
      </w:tabs>
      <w:spacing w:before="0" w:after="0"/>
      <w:ind w:left="220"/>
      <w:pPrChange w:id="0" w:author="Adrian Gould" w:date="2023-08-28T15:53:00Z">
        <w:pPr>
          <w:spacing w:line="276" w:lineRule="auto"/>
          <w:ind w:left="220"/>
        </w:pPr>
      </w:pPrChange>
    </w:pPr>
    <w:rPr>
      <w:rFonts w:cstheme="minorHAnsi"/>
      <w:bCs w:val="0"/>
      <w:smallCaps/>
      <w:sz w:val="20"/>
      <w:szCs w:val="20"/>
      <w:rPrChange w:id="0" w:author="Adrian Gould" w:date="2023-08-28T15:53:00Z">
        <w:rPr>
          <w:rFonts w:asciiTheme="minorHAnsi" w:eastAsia="SimSun" w:hAnsiTheme="minorHAnsi" w:cstheme="minorHAnsi"/>
          <w:smallCaps/>
          <w:lang w:val="en-AU" w:eastAsia="en-US" w:bidi="ar-SA"/>
        </w:rPr>
      </w:rPrChange>
    </w:rPr>
  </w:style>
  <w:style w:type="paragraph" w:styleId="30">
    <w:name w:val="toc 3"/>
    <w:basedOn w:val="a0"/>
    <w:next w:val="a0"/>
    <w:autoRedefine/>
    <w:uiPriority w:val="39"/>
    <w:unhideWhenUsed/>
    <w:rsid w:val="00942A5E"/>
    <w:pPr>
      <w:spacing w:before="0" w:after="0"/>
      <w:ind w:left="440"/>
    </w:pPr>
    <w:rPr>
      <w:rFonts w:cstheme="minorHAnsi"/>
      <w:bCs w:val="0"/>
      <w:i/>
      <w:iCs/>
      <w:sz w:val="20"/>
      <w:szCs w:val="20"/>
    </w:rPr>
  </w:style>
  <w:style w:type="paragraph" w:styleId="40">
    <w:name w:val="toc 4"/>
    <w:basedOn w:val="a0"/>
    <w:next w:val="a0"/>
    <w:autoRedefine/>
    <w:unhideWhenUsed/>
    <w:rsid w:val="002E4E23"/>
    <w:pPr>
      <w:spacing w:before="0" w:after="0"/>
      <w:ind w:left="660"/>
    </w:pPr>
    <w:rPr>
      <w:rFonts w:cstheme="minorHAnsi"/>
      <w:bCs w:val="0"/>
      <w:sz w:val="18"/>
      <w:szCs w:val="18"/>
    </w:rPr>
  </w:style>
  <w:style w:type="paragraph" w:styleId="5">
    <w:name w:val="toc 5"/>
    <w:basedOn w:val="a0"/>
    <w:next w:val="a0"/>
    <w:autoRedefine/>
    <w:unhideWhenUsed/>
    <w:rsid w:val="002E4E23"/>
    <w:pPr>
      <w:spacing w:before="0" w:after="0"/>
      <w:ind w:left="880"/>
    </w:pPr>
    <w:rPr>
      <w:rFonts w:cstheme="minorHAnsi"/>
      <w:bCs w:val="0"/>
      <w:sz w:val="18"/>
      <w:szCs w:val="18"/>
    </w:rPr>
  </w:style>
  <w:style w:type="paragraph" w:styleId="6">
    <w:name w:val="toc 6"/>
    <w:basedOn w:val="a0"/>
    <w:next w:val="a0"/>
    <w:autoRedefine/>
    <w:unhideWhenUsed/>
    <w:rsid w:val="002E4E23"/>
    <w:pPr>
      <w:spacing w:before="0" w:after="0"/>
      <w:ind w:left="1100"/>
    </w:pPr>
    <w:rPr>
      <w:rFonts w:cstheme="minorHAnsi"/>
      <w:bCs w:val="0"/>
      <w:sz w:val="18"/>
      <w:szCs w:val="18"/>
    </w:rPr>
  </w:style>
  <w:style w:type="paragraph" w:styleId="7">
    <w:name w:val="toc 7"/>
    <w:basedOn w:val="a0"/>
    <w:next w:val="a0"/>
    <w:autoRedefine/>
    <w:unhideWhenUsed/>
    <w:rsid w:val="002E4E23"/>
    <w:pPr>
      <w:spacing w:before="0" w:after="0"/>
      <w:ind w:left="1320"/>
    </w:pPr>
    <w:rPr>
      <w:rFonts w:cstheme="minorHAnsi"/>
      <w:bCs w:val="0"/>
      <w:sz w:val="18"/>
      <w:szCs w:val="18"/>
    </w:rPr>
  </w:style>
  <w:style w:type="paragraph" w:styleId="8">
    <w:name w:val="toc 8"/>
    <w:basedOn w:val="a0"/>
    <w:next w:val="a0"/>
    <w:autoRedefine/>
    <w:unhideWhenUsed/>
    <w:rsid w:val="002E4E23"/>
    <w:pPr>
      <w:spacing w:before="0" w:after="0"/>
      <w:ind w:left="1540"/>
    </w:pPr>
    <w:rPr>
      <w:rFonts w:cstheme="minorHAnsi"/>
      <w:bCs w:val="0"/>
      <w:sz w:val="18"/>
      <w:szCs w:val="18"/>
    </w:rPr>
  </w:style>
  <w:style w:type="paragraph" w:styleId="9">
    <w:name w:val="toc 9"/>
    <w:basedOn w:val="a0"/>
    <w:next w:val="a0"/>
    <w:autoRedefine/>
    <w:unhideWhenUsed/>
    <w:rsid w:val="002E4E23"/>
    <w:pPr>
      <w:spacing w:before="0" w:after="0"/>
      <w:ind w:left="1760"/>
    </w:pPr>
    <w:rPr>
      <w:rFonts w:cstheme="minorHAnsi"/>
      <w:bCs w:val="0"/>
      <w:sz w:val="18"/>
      <w:szCs w:val="18"/>
    </w:rPr>
  </w:style>
  <w:style w:type="table" w:styleId="3-1">
    <w:name w:val="List Table 3 Accent 1"/>
    <w:basedOn w:val="a3"/>
    <w:uiPriority w:val="48"/>
    <w:rsid w:val="00853513"/>
    <w:rPr>
      <w:rFonts w:asciiTheme="minorHAnsi" w:eastAsiaTheme="minorHAnsi" w:hAnsiTheme="minorHAnsi" w:cstheme="minorBidi"/>
      <w:sz w:val="22"/>
      <w:szCs w:val="22"/>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ectionSubheading">
    <w:name w:val="Section Subheading"/>
    <w:basedOn w:val="a0"/>
    <w:qFormat/>
    <w:rsid w:val="0004791D"/>
    <w:pPr>
      <w:pBdr>
        <w:top w:val="single" w:sz="18" w:space="1" w:color="9A0000"/>
        <w:left w:val="single" w:sz="18" w:space="4" w:color="9A0000"/>
        <w:bottom w:val="single" w:sz="18" w:space="1" w:color="9A0000"/>
        <w:right w:val="single" w:sz="18" w:space="4" w:color="9A0000"/>
      </w:pBdr>
      <w:shd w:val="clear" w:color="auto" w:fill="9A0000"/>
      <w:textAlignment w:val="baseline"/>
    </w:pPr>
  </w:style>
  <w:style w:type="table" w:styleId="3-2">
    <w:name w:val="List Table 3 Accent 2"/>
    <w:basedOn w:val="a3"/>
    <w:uiPriority w:val="48"/>
    <w:rsid w:val="0004791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cm-line">
    <w:name w:val="cm-line"/>
    <w:basedOn w:val="a2"/>
    <w:rsid w:val="0004791D"/>
  </w:style>
  <w:style w:type="character" w:customStyle="1" w:styleId="cm-string">
    <w:name w:val="cm-string"/>
    <w:basedOn w:val="a2"/>
    <w:rsid w:val="0004791D"/>
  </w:style>
  <w:style w:type="character" w:customStyle="1" w:styleId="cm-variable">
    <w:name w:val="cm-variable"/>
    <w:basedOn w:val="a2"/>
    <w:rsid w:val="0004791D"/>
  </w:style>
  <w:style w:type="character" w:customStyle="1" w:styleId="cm-number">
    <w:name w:val="cm-number"/>
    <w:basedOn w:val="a2"/>
    <w:rsid w:val="0004791D"/>
  </w:style>
  <w:style w:type="table" w:styleId="3-6">
    <w:name w:val="List Table 3 Accent 6"/>
    <w:basedOn w:val="a3"/>
    <w:uiPriority w:val="48"/>
    <w:rsid w:val="00720C2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TOC">
    <w:name w:val="TOC Heading"/>
    <w:basedOn w:val="1"/>
    <w:next w:val="a0"/>
    <w:uiPriority w:val="39"/>
    <w:unhideWhenUsed/>
    <w:qFormat/>
    <w:rsid w:val="00255C34"/>
    <w:pPr>
      <w:tabs>
        <w:tab w:val="clear" w:pos="1360"/>
      </w:tabs>
      <w:spacing w:before="240" w:after="0" w:line="259" w:lineRule="auto"/>
      <w:jc w:val="left"/>
      <w:outlineLvl w:val="9"/>
    </w:pPr>
    <w:rPr>
      <w:rFonts w:asciiTheme="majorHAnsi" w:eastAsiaTheme="majorEastAsia" w:hAnsiTheme="majorHAnsi" w:cstheme="majorBidi"/>
      <w:bCs w:val="0"/>
      <w:caps w:val="0"/>
      <w:color w:val="365F91" w:themeColor="accent1" w:themeShade="BF"/>
      <w:sz w:val="32"/>
      <w:szCs w:val="32"/>
      <w:lang w:val="en-US"/>
    </w:rPr>
  </w:style>
  <w:style w:type="character" w:customStyle="1" w:styleId="UnresolvedMention3">
    <w:name w:val="Unresolved Mention3"/>
    <w:basedOn w:val="a2"/>
    <w:uiPriority w:val="99"/>
    <w:semiHidden/>
    <w:unhideWhenUsed/>
    <w:rsid w:val="006F1494"/>
    <w:rPr>
      <w:color w:val="605E5C"/>
      <w:shd w:val="clear" w:color="auto" w:fill="E1DFDD"/>
    </w:rPr>
  </w:style>
  <w:style w:type="paragraph" w:customStyle="1" w:styleId="Code">
    <w:name w:val="Code"/>
    <w:basedOn w:val="a0"/>
    <w:qFormat/>
    <w:rsid w:val="00187288"/>
    <w:pPr>
      <w:pBdr>
        <w:top w:val="single" w:sz="18" w:space="1" w:color="F2F2F2" w:themeColor="background1" w:themeShade="F2"/>
        <w:left w:val="single" w:sz="18" w:space="4" w:color="F2F2F2" w:themeColor="background1" w:themeShade="F2"/>
        <w:bottom w:val="single" w:sz="18" w:space="1" w:color="F2F2F2" w:themeColor="background1" w:themeShade="F2"/>
        <w:right w:val="single" w:sz="18" w:space="4" w:color="F2F2F2" w:themeColor="background1" w:themeShade="F2"/>
      </w:pBdr>
      <w:shd w:val="clear" w:color="auto" w:fill="F2F2F2" w:themeFill="background1" w:themeFillShade="F2"/>
      <w:spacing w:before="120"/>
      <w:ind w:left="284" w:right="284"/>
    </w:pPr>
    <w:rPr>
      <w:rFonts w:ascii="Fira Code" w:hAnsi="Fira Code" w:cs="Fira Code"/>
      <w:color w:val="1F497D" w:themeColor="text2"/>
    </w:rPr>
  </w:style>
  <w:style w:type="character" w:styleId="af1">
    <w:name w:val="Emphasis"/>
    <w:basedOn w:val="a2"/>
    <w:qFormat/>
    <w:rsid w:val="00BF5F71"/>
    <w:rPr>
      <w:i/>
      <w:iCs/>
    </w:rPr>
  </w:style>
  <w:style w:type="character" w:styleId="af2">
    <w:name w:val="Unresolved Mention"/>
    <w:basedOn w:val="a2"/>
    <w:uiPriority w:val="99"/>
    <w:semiHidden/>
    <w:unhideWhenUsed/>
    <w:rsid w:val="000F6A5E"/>
    <w:rPr>
      <w:color w:val="605E5C"/>
      <w:shd w:val="clear" w:color="auto" w:fill="E1DFDD"/>
    </w:rPr>
  </w:style>
  <w:style w:type="paragraph" w:styleId="af3">
    <w:name w:val="Quote"/>
    <w:basedOn w:val="a0"/>
    <w:next w:val="a0"/>
    <w:link w:val="Char3"/>
    <w:uiPriority w:val="29"/>
    <w:qFormat/>
    <w:rsid w:val="0010368F"/>
    <w:pPr>
      <w:spacing w:before="200" w:after="160"/>
      <w:ind w:left="864" w:right="864"/>
      <w:jc w:val="center"/>
    </w:pPr>
    <w:rPr>
      <w:i/>
      <w:iCs/>
      <w:color w:val="404040" w:themeColor="text1" w:themeTint="BF"/>
    </w:rPr>
  </w:style>
  <w:style w:type="character" w:customStyle="1" w:styleId="Char3">
    <w:name w:val="인용 Char"/>
    <w:basedOn w:val="a2"/>
    <w:link w:val="af3"/>
    <w:uiPriority w:val="29"/>
    <w:rsid w:val="0010368F"/>
    <w:rPr>
      <w:rFonts w:asciiTheme="minorHAnsi" w:eastAsia="SimSun" w:hAnsiTheme="minorHAnsi" w:cs="Arial"/>
      <w:bCs/>
      <w:i/>
      <w:iCs/>
      <w:color w:val="404040" w:themeColor="text1" w:themeTint="BF"/>
      <w:sz w:val="22"/>
      <w:szCs w:val="24"/>
      <w:lang w:eastAsia="en-US"/>
    </w:rPr>
  </w:style>
  <w:style w:type="table" w:styleId="4-20">
    <w:name w:val="List Table 4 Accent 2"/>
    <w:basedOn w:val="a3"/>
    <w:uiPriority w:val="49"/>
    <w:rsid w:val="00E51AB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af4">
    <w:name w:val="Revision"/>
    <w:hidden/>
    <w:uiPriority w:val="99"/>
    <w:semiHidden/>
    <w:rsid w:val="00CB46FA"/>
    <w:rPr>
      <w:rFonts w:asciiTheme="minorHAnsi" w:eastAsia="SimSun" w:hAnsiTheme="minorHAnsi" w:cs="Arial"/>
      <w:bCs/>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046">
      <w:bodyDiv w:val="1"/>
      <w:marLeft w:val="0"/>
      <w:marRight w:val="0"/>
      <w:marTop w:val="0"/>
      <w:marBottom w:val="0"/>
      <w:divBdr>
        <w:top w:val="none" w:sz="0" w:space="0" w:color="auto"/>
        <w:left w:val="none" w:sz="0" w:space="0" w:color="auto"/>
        <w:bottom w:val="none" w:sz="0" w:space="0" w:color="auto"/>
        <w:right w:val="none" w:sz="0" w:space="0" w:color="auto"/>
      </w:divBdr>
    </w:div>
    <w:div w:id="31923643">
      <w:bodyDiv w:val="1"/>
      <w:marLeft w:val="0"/>
      <w:marRight w:val="0"/>
      <w:marTop w:val="0"/>
      <w:marBottom w:val="0"/>
      <w:divBdr>
        <w:top w:val="none" w:sz="0" w:space="0" w:color="auto"/>
        <w:left w:val="none" w:sz="0" w:space="0" w:color="auto"/>
        <w:bottom w:val="none" w:sz="0" w:space="0" w:color="auto"/>
        <w:right w:val="none" w:sz="0" w:space="0" w:color="auto"/>
      </w:divBdr>
    </w:div>
    <w:div w:id="40836030">
      <w:bodyDiv w:val="1"/>
      <w:marLeft w:val="0"/>
      <w:marRight w:val="0"/>
      <w:marTop w:val="0"/>
      <w:marBottom w:val="0"/>
      <w:divBdr>
        <w:top w:val="none" w:sz="0" w:space="0" w:color="auto"/>
        <w:left w:val="none" w:sz="0" w:space="0" w:color="auto"/>
        <w:bottom w:val="none" w:sz="0" w:space="0" w:color="auto"/>
        <w:right w:val="none" w:sz="0" w:space="0" w:color="auto"/>
      </w:divBdr>
    </w:div>
    <w:div w:id="55131810">
      <w:bodyDiv w:val="1"/>
      <w:marLeft w:val="0"/>
      <w:marRight w:val="0"/>
      <w:marTop w:val="0"/>
      <w:marBottom w:val="0"/>
      <w:divBdr>
        <w:top w:val="none" w:sz="0" w:space="0" w:color="auto"/>
        <w:left w:val="none" w:sz="0" w:space="0" w:color="auto"/>
        <w:bottom w:val="none" w:sz="0" w:space="0" w:color="auto"/>
        <w:right w:val="none" w:sz="0" w:space="0" w:color="auto"/>
      </w:divBdr>
    </w:div>
    <w:div w:id="188571983">
      <w:bodyDiv w:val="1"/>
      <w:marLeft w:val="0"/>
      <w:marRight w:val="0"/>
      <w:marTop w:val="0"/>
      <w:marBottom w:val="0"/>
      <w:divBdr>
        <w:top w:val="none" w:sz="0" w:space="0" w:color="auto"/>
        <w:left w:val="none" w:sz="0" w:space="0" w:color="auto"/>
        <w:bottom w:val="none" w:sz="0" w:space="0" w:color="auto"/>
        <w:right w:val="none" w:sz="0" w:space="0" w:color="auto"/>
      </w:divBdr>
    </w:div>
    <w:div w:id="291862160">
      <w:bodyDiv w:val="1"/>
      <w:marLeft w:val="0"/>
      <w:marRight w:val="0"/>
      <w:marTop w:val="0"/>
      <w:marBottom w:val="0"/>
      <w:divBdr>
        <w:top w:val="none" w:sz="0" w:space="0" w:color="auto"/>
        <w:left w:val="none" w:sz="0" w:space="0" w:color="auto"/>
        <w:bottom w:val="none" w:sz="0" w:space="0" w:color="auto"/>
        <w:right w:val="none" w:sz="0" w:space="0" w:color="auto"/>
      </w:divBdr>
    </w:div>
    <w:div w:id="296759410">
      <w:bodyDiv w:val="1"/>
      <w:marLeft w:val="0"/>
      <w:marRight w:val="0"/>
      <w:marTop w:val="0"/>
      <w:marBottom w:val="0"/>
      <w:divBdr>
        <w:top w:val="none" w:sz="0" w:space="0" w:color="auto"/>
        <w:left w:val="none" w:sz="0" w:space="0" w:color="auto"/>
        <w:bottom w:val="none" w:sz="0" w:space="0" w:color="auto"/>
        <w:right w:val="none" w:sz="0" w:space="0" w:color="auto"/>
      </w:divBdr>
    </w:div>
    <w:div w:id="409619206">
      <w:bodyDiv w:val="1"/>
      <w:marLeft w:val="0"/>
      <w:marRight w:val="0"/>
      <w:marTop w:val="0"/>
      <w:marBottom w:val="0"/>
      <w:divBdr>
        <w:top w:val="none" w:sz="0" w:space="0" w:color="auto"/>
        <w:left w:val="none" w:sz="0" w:space="0" w:color="auto"/>
        <w:bottom w:val="none" w:sz="0" w:space="0" w:color="auto"/>
        <w:right w:val="none" w:sz="0" w:space="0" w:color="auto"/>
      </w:divBdr>
      <w:divsChild>
        <w:div w:id="328211621">
          <w:marLeft w:val="0"/>
          <w:marRight w:val="0"/>
          <w:marTop w:val="240"/>
          <w:marBottom w:val="240"/>
          <w:divBdr>
            <w:top w:val="none" w:sz="0" w:space="0" w:color="auto"/>
            <w:left w:val="none" w:sz="0" w:space="0" w:color="auto"/>
            <w:bottom w:val="none" w:sz="0" w:space="0" w:color="auto"/>
            <w:right w:val="none" w:sz="0" w:space="0" w:color="auto"/>
          </w:divBdr>
          <w:divsChild>
            <w:div w:id="433018066">
              <w:marLeft w:val="0"/>
              <w:marRight w:val="0"/>
              <w:marTop w:val="0"/>
              <w:marBottom w:val="0"/>
              <w:divBdr>
                <w:top w:val="single" w:sz="6" w:space="0" w:color="E7EEEC"/>
                <w:left w:val="single" w:sz="6" w:space="0" w:color="E7EEEC"/>
                <w:bottom w:val="single" w:sz="6" w:space="0" w:color="E7EEEC"/>
                <w:right w:val="single" w:sz="6" w:space="0" w:color="E7EEEC"/>
              </w:divBdr>
              <w:divsChild>
                <w:div w:id="9869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467">
      <w:bodyDiv w:val="1"/>
      <w:marLeft w:val="0"/>
      <w:marRight w:val="0"/>
      <w:marTop w:val="0"/>
      <w:marBottom w:val="0"/>
      <w:divBdr>
        <w:top w:val="none" w:sz="0" w:space="0" w:color="auto"/>
        <w:left w:val="none" w:sz="0" w:space="0" w:color="auto"/>
        <w:bottom w:val="none" w:sz="0" w:space="0" w:color="auto"/>
        <w:right w:val="none" w:sz="0" w:space="0" w:color="auto"/>
      </w:divBdr>
    </w:div>
    <w:div w:id="480846753">
      <w:bodyDiv w:val="1"/>
      <w:marLeft w:val="0"/>
      <w:marRight w:val="0"/>
      <w:marTop w:val="0"/>
      <w:marBottom w:val="0"/>
      <w:divBdr>
        <w:top w:val="none" w:sz="0" w:space="0" w:color="auto"/>
        <w:left w:val="none" w:sz="0" w:space="0" w:color="auto"/>
        <w:bottom w:val="none" w:sz="0" w:space="0" w:color="auto"/>
        <w:right w:val="none" w:sz="0" w:space="0" w:color="auto"/>
      </w:divBdr>
    </w:div>
    <w:div w:id="497623272">
      <w:bodyDiv w:val="1"/>
      <w:marLeft w:val="0"/>
      <w:marRight w:val="0"/>
      <w:marTop w:val="0"/>
      <w:marBottom w:val="0"/>
      <w:divBdr>
        <w:top w:val="none" w:sz="0" w:space="0" w:color="auto"/>
        <w:left w:val="none" w:sz="0" w:space="0" w:color="auto"/>
        <w:bottom w:val="none" w:sz="0" w:space="0" w:color="auto"/>
        <w:right w:val="none" w:sz="0" w:space="0" w:color="auto"/>
      </w:divBdr>
    </w:div>
    <w:div w:id="518743817">
      <w:bodyDiv w:val="1"/>
      <w:marLeft w:val="0"/>
      <w:marRight w:val="0"/>
      <w:marTop w:val="0"/>
      <w:marBottom w:val="0"/>
      <w:divBdr>
        <w:top w:val="none" w:sz="0" w:space="0" w:color="auto"/>
        <w:left w:val="none" w:sz="0" w:space="0" w:color="auto"/>
        <w:bottom w:val="none" w:sz="0" w:space="0" w:color="auto"/>
        <w:right w:val="none" w:sz="0" w:space="0" w:color="auto"/>
      </w:divBdr>
    </w:div>
    <w:div w:id="554507485">
      <w:bodyDiv w:val="1"/>
      <w:marLeft w:val="0"/>
      <w:marRight w:val="0"/>
      <w:marTop w:val="0"/>
      <w:marBottom w:val="0"/>
      <w:divBdr>
        <w:top w:val="none" w:sz="0" w:space="0" w:color="auto"/>
        <w:left w:val="none" w:sz="0" w:space="0" w:color="auto"/>
        <w:bottom w:val="none" w:sz="0" w:space="0" w:color="auto"/>
        <w:right w:val="none" w:sz="0" w:space="0" w:color="auto"/>
      </w:divBdr>
    </w:div>
    <w:div w:id="596137553">
      <w:bodyDiv w:val="1"/>
      <w:marLeft w:val="0"/>
      <w:marRight w:val="0"/>
      <w:marTop w:val="0"/>
      <w:marBottom w:val="0"/>
      <w:divBdr>
        <w:top w:val="none" w:sz="0" w:space="0" w:color="auto"/>
        <w:left w:val="none" w:sz="0" w:space="0" w:color="auto"/>
        <w:bottom w:val="none" w:sz="0" w:space="0" w:color="auto"/>
        <w:right w:val="none" w:sz="0" w:space="0" w:color="auto"/>
      </w:divBdr>
    </w:div>
    <w:div w:id="616762451">
      <w:bodyDiv w:val="1"/>
      <w:marLeft w:val="0"/>
      <w:marRight w:val="0"/>
      <w:marTop w:val="0"/>
      <w:marBottom w:val="0"/>
      <w:divBdr>
        <w:top w:val="none" w:sz="0" w:space="0" w:color="auto"/>
        <w:left w:val="none" w:sz="0" w:space="0" w:color="auto"/>
        <w:bottom w:val="none" w:sz="0" w:space="0" w:color="auto"/>
        <w:right w:val="none" w:sz="0" w:space="0" w:color="auto"/>
      </w:divBdr>
    </w:div>
    <w:div w:id="681661718">
      <w:bodyDiv w:val="1"/>
      <w:marLeft w:val="0"/>
      <w:marRight w:val="0"/>
      <w:marTop w:val="0"/>
      <w:marBottom w:val="0"/>
      <w:divBdr>
        <w:top w:val="none" w:sz="0" w:space="0" w:color="auto"/>
        <w:left w:val="none" w:sz="0" w:space="0" w:color="auto"/>
        <w:bottom w:val="none" w:sz="0" w:space="0" w:color="auto"/>
        <w:right w:val="none" w:sz="0" w:space="0" w:color="auto"/>
      </w:divBdr>
    </w:div>
    <w:div w:id="734550020">
      <w:bodyDiv w:val="1"/>
      <w:marLeft w:val="0"/>
      <w:marRight w:val="0"/>
      <w:marTop w:val="0"/>
      <w:marBottom w:val="0"/>
      <w:divBdr>
        <w:top w:val="none" w:sz="0" w:space="0" w:color="auto"/>
        <w:left w:val="none" w:sz="0" w:space="0" w:color="auto"/>
        <w:bottom w:val="none" w:sz="0" w:space="0" w:color="auto"/>
        <w:right w:val="none" w:sz="0" w:space="0" w:color="auto"/>
      </w:divBdr>
    </w:div>
    <w:div w:id="748774457">
      <w:bodyDiv w:val="1"/>
      <w:marLeft w:val="0"/>
      <w:marRight w:val="0"/>
      <w:marTop w:val="0"/>
      <w:marBottom w:val="0"/>
      <w:divBdr>
        <w:top w:val="none" w:sz="0" w:space="0" w:color="auto"/>
        <w:left w:val="none" w:sz="0" w:space="0" w:color="auto"/>
        <w:bottom w:val="none" w:sz="0" w:space="0" w:color="auto"/>
        <w:right w:val="none" w:sz="0" w:space="0" w:color="auto"/>
      </w:divBdr>
    </w:div>
    <w:div w:id="904487462">
      <w:bodyDiv w:val="1"/>
      <w:marLeft w:val="0"/>
      <w:marRight w:val="0"/>
      <w:marTop w:val="0"/>
      <w:marBottom w:val="0"/>
      <w:divBdr>
        <w:top w:val="none" w:sz="0" w:space="0" w:color="auto"/>
        <w:left w:val="none" w:sz="0" w:space="0" w:color="auto"/>
        <w:bottom w:val="none" w:sz="0" w:space="0" w:color="auto"/>
        <w:right w:val="none" w:sz="0" w:space="0" w:color="auto"/>
      </w:divBdr>
    </w:div>
    <w:div w:id="910164035">
      <w:bodyDiv w:val="1"/>
      <w:marLeft w:val="0"/>
      <w:marRight w:val="0"/>
      <w:marTop w:val="0"/>
      <w:marBottom w:val="0"/>
      <w:divBdr>
        <w:top w:val="none" w:sz="0" w:space="0" w:color="auto"/>
        <w:left w:val="none" w:sz="0" w:space="0" w:color="auto"/>
        <w:bottom w:val="none" w:sz="0" w:space="0" w:color="auto"/>
        <w:right w:val="none" w:sz="0" w:space="0" w:color="auto"/>
      </w:divBdr>
    </w:div>
    <w:div w:id="972757828">
      <w:bodyDiv w:val="1"/>
      <w:marLeft w:val="0"/>
      <w:marRight w:val="0"/>
      <w:marTop w:val="0"/>
      <w:marBottom w:val="0"/>
      <w:divBdr>
        <w:top w:val="none" w:sz="0" w:space="0" w:color="auto"/>
        <w:left w:val="none" w:sz="0" w:space="0" w:color="auto"/>
        <w:bottom w:val="none" w:sz="0" w:space="0" w:color="auto"/>
        <w:right w:val="none" w:sz="0" w:space="0" w:color="auto"/>
      </w:divBdr>
    </w:div>
    <w:div w:id="1048919958">
      <w:bodyDiv w:val="1"/>
      <w:marLeft w:val="0"/>
      <w:marRight w:val="0"/>
      <w:marTop w:val="0"/>
      <w:marBottom w:val="0"/>
      <w:divBdr>
        <w:top w:val="none" w:sz="0" w:space="0" w:color="auto"/>
        <w:left w:val="none" w:sz="0" w:space="0" w:color="auto"/>
        <w:bottom w:val="none" w:sz="0" w:space="0" w:color="auto"/>
        <w:right w:val="none" w:sz="0" w:space="0" w:color="auto"/>
      </w:divBdr>
    </w:div>
    <w:div w:id="1064258672">
      <w:bodyDiv w:val="1"/>
      <w:marLeft w:val="0"/>
      <w:marRight w:val="0"/>
      <w:marTop w:val="0"/>
      <w:marBottom w:val="0"/>
      <w:divBdr>
        <w:top w:val="none" w:sz="0" w:space="0" w:color="auto"/>
        <w:left w:val="none" w:sz="0" w:space="0" w:color="auto"/>
        <w:bottom w:val="none" w:sz="0" w:space="0" w:color="auto"/>
        <w:right w:val="none" w:sz="0" w:space="0" w:color="auto"/>
      </w:divBdr>
    </w:div>
    <w:div w:id="1093890684">
      <w:bodyDiv w:val="1"/>
      <w:marLeft w:val="0"/>
      <w:marRight w:val="0"/>
      <w:marTop w:val="0"/>
      <w:marBottom w:val="0"/>
      <w:divBdr>
        <w:top w:val="none" w:sz="0" w:space="0" w:color="auto"/>
        <w:left w:val="none" w:sz="0" w:space="0" w:color="auto"/>
        <w:bottom w:val="none" w:sz="0" w:space="0" w:color="auto"/>
        <w:right w:val="none" w:sz="0" w:space="0" w:color="auto"/>
      </w:divBdr>
    </w:div>
    <w:div w:id="1098477781">
      <w:bodyDiv w:val="1"/>
      <w:marLeft w:val="0"/>
      <w:marRight w:val="0"/>
      <w:marTop w:val="0"/>
      <w:marBottom w:val="0"/>
      <w:divBdr>
        <w:top w:val="none" w:sz="0" w:space="0" w:color="auto"/>
        <w:left w:val="none" w:sz="0" w:space="0" w:color="auto"/>
        <w:bottom w:val="none" w:sz="0" w:space="0" w:color="auto"/>
        <w:right w:val="none" w:sz="0" w:space="0" w:color="auto"/>
      </w:divBdr>
    </w:div>
    <w:div w:id="1127117755">
      <w:bodyDiv w:val="1"/>
      <w:marLeft w:val="0"/>
      <w:marRight w:val="0"/>
      <w:marTop w:val="0"/>
      <w:marBottom w:val="0"/>
      <w:divBdr>
        <w:top w:val="none" w:sz="0" w:space="0" w:color="auto"/>
        <w:left w:val="none" w:sz="0" w:space="0" w:color="auto"/>
        <w:bottom w:val="none" w:sz="0" w:space="0" w:color="auto"/>
        <w:right w:val="none" w:sz="0" w:space="0" w:color="auto"/>
      </w:divBdr>
    </w:div>
    <w:div w:id="1132290801">
      <w:bodyDiv w:val="1"/>
      <w:marLeft w:val="0"/>
      <w:marRight w:val="0"/>
      <w:marTop w:val="0"/>
      <w:marBottom w:val="0"/>
      <w:divBdr>
        <w:top w:val="none" w:sz="0" w:space="0" w:color="auto"/>
        <w:left w:val="none" w:sz="0" w:space="0" w:color="auto"/>
        <w:bottom w:val="none" w:sz="0" w:space="0" w:color="auto"/>
        <w:right w:val="none" w:sz="0" w:space="0" w:color="auto"/>
      </w:divBdr>
    </w:div>
    <w:div w:id="1256549723">
      <w:bodyDiv w:val="1"/>
      <w:marLeft w:val="0"/>
      <w:marRight w:val="0"/>
      <w:marTop w:val="0"/>
      <w:marBottom w:val="0"/>
      <w:divBdr>
        <w:top w:val="none" w:sz="0" w:space="0" w:color="auto"/>
        <w:left w:val="none" w:sz="0" w:space="0" w:color="auto"/>
        <w:bottom w:val="none" w:sz="0" w:space="0" w:color="auto"/>
        <w:right w:val="none" w:sz="0" w:space="0" w:color="auto"/>
      </w:divBdr>
    </w:div>
    <w:div w:id="1277566484">
      <w:bodyDiv w:val="1"/>
      <w:marLeft w:val="0"/>
      <w:marRight w:val="0"/>
      <w:marTop w:val="0"/>
      <w:marBottom w:val="0"/>
      <w:divBdr>
        <w:top w:val="none" w:sz="0" w:space="0" w:color="auto"/>
        <w:left w:val="none" w:sz="0" w:space="0" w:color="auto"/>
        <w:bottom w:val="none" w:sz="0" w:space="0" w:color="auto"/>
        <w:right w:val="none" w:sz="0" w:space="0" w:color="auto"/>
      </w:divBdr>
    </w:div>
    <w:div w:id="1344891787">
      <w:bodyDiv w:val="1"/>
      <w:marLeft w:val="0"/>
      <w:marRight w:val="0"/>
      <w:marTop w:val="0"/>
      <w:marBottom w:val="0"/>
      <w:divBdr>
        <w:top w:val="none" w:sz="0" w:space="0" w:color="auto"/>
        <w:left w:val="none" w:sz="0" w:space="0" w:color="auto"/>
        <w:bottom w:val="none" w:sz="0" w:space="0" w:color="auto"/>
        <w:right w:val="none" w:sz="0" w:space="0" w:color="auto"/>
      </w:divBdr>
    </w:div>
    <w:div w:id="1374039361">
      <w:bodyDiv w:val="1"/>
      <w:marLeft w:val="0"/>
      <w:marRight w:val="0"/>
      <w:marTop w:val="0"/>
      <w:marBottom w:val="0"/>
      <w:divBdr>
        <w:top w:val="none" w:sz="0" w:space="0" w:color="auto"/>
        <w:left w:val="none" w:sz="0" w:space="0" w:color="auto"/>
        <w:bottom w:val="none" w:sz="0" w:space="0" w:color="auto"/>
        <w:right w:val="none" w:sz="0" w:space="0" w:color="auto"/>
      </w:divBdr>
    </w:div>
    <w:div w:id="1439367999">
      <w:bodyDiv w:val="1"/>
      <w:marLeft w:val="0"/>
      <w:marRight w:val="0"/>
      <w:marTop w:val="0"/>
      <w:marBottom w:val="0"/>
      <w:divBdr>
        <w:top w:val="none" w:sz="0" w:space="0" w:color="auto"/>
        <w:left w:val="none" w:sz="0" w:space="0" w:color="auto"/>
        <w:bottom w:val="none" w:sz="0" w:space="0" w:color="auto"/>
        <w:right w:val="none" w:sz="0" w:space="0" w:color="auto"/>
      </w:divBdr>
    </w:div>
    <w:div w:id="1466851123">
      <w:bodyDiv w:val="1"/>
      <w:marLeft w:val="0"/>
      <w:marRight w:val="0"/>
      <w:marTop w:val="0"/>
      <w:marBottom w:val="0"/>
      <w:divBdr>
        <w:top w:val="none" w:sz="0" w:space="0" w:color="auto"/>
        <w:left w:val="none" w:sz="0" w:space="0" w:color="auto"/>
        <w:bottom w:val="none" w:sz="0" w:space="0" w:color="auto"/>
        <w:right w:val="none" w:sz="0" w:space="0" w:color="auto"/>
      </w:divBdr>
      <w:divsChild>
        <w:div w:id="388459493">
          <w:marLeft w:val="0"/>
          <w:marRight w:val="0"/>
          <w:marTop w:val="0"/>
          <w:marBottom w:val="0"/>
          <w:divBdr>
            <w:top w:val="none" w:sz="0" w:space="0" w:color="auto"/>
            <w:left w:val="none" w:sz="0" w:space="0" w:color="auto"/>
            <w:bottom w:val="none" w:sz="0" w:space="0" w:color="auto"/>
            <w:right w:val="none" w:sz="0" w:space="0" w:color="auto"/>
          </w:divBdr>
        </w:div>
      </w:divsChild>
    </w:div>
    <w:div w:id="1501239507">
      <w:bodyDiv w:val="1"/>
      <w:marLeft w:val="0"/>
      <w:marRight w:val="0"/>
      <w:marTop w:val="0"/>
      <w:marBottom w:val="0"/>
      <w:divBdr>
        <w:top w:val="none" w:sz="0" w:space="0" w:color="auto"/>
        <w:left w:val="none" w:sz="0" w:space="0" w:color="auto"/>
        <w:bottom w:val="none" w:sz="0" w:space="0" w:color="auto"/>
        <w:right w:val="none" w:sz="0" w:space="0" w:color="auto"/>
      </w:divBdr>
    </w:div>
    <w:div w:id="1595162099">
      <w:bodyDiv w:val="1"/>
      <w:marLeft w:val="0"/>
      <w:marRight w:val="0"/>
      <w:marTop w:val="0"/>
      <w:marBottom w:val="0"/>
      <w:divBdr>
        <w:top w:val="none" w:sz="0" w:space="0" w:color="auto"/>
        <w:left w:val="none" w:sz="0" w:space="0" w:color="auto"/>
        <w:bottom w:val="none" w:sz="0" w:space="0" w:color="auto"/>
        <w:right w:val="none" w:sz="0" w:space="0" w:color="auto"/>
      </w:divBdr>
    </w:div>
    <w:div w:id="1610119092">
      <w:bodyDiv w:val="1"/>
      <w:marLeft w:val="0"/>
      <w:marRight w:val="0"/>
      <w:marTop w:val="0"/>
      <w:marBottom w:val="0"/>
      <w:divBdr>
        <w:top w:val="none" w:sz="0" w:space="0" w:color="auto"/>
        <w:left w:val="none" w:sz="0" w:space="0" w:color="auto"/>
        <w:bottom w:val="none" w:sz="0" w:space="0" w:color="auto"/>
        <w:right w:val="none" w:sz="0" w:space="0" w:color="auto"/>
      </w:divBdr>
    </w:div>
    <w:div w:id="1694501702">
      <w:bodyDiv w:val="1"/>
      <w:marLeft w:val="0"/>
      <w:marRight w:val="0"/>
      <w:marTop w:val="0"/>
      <w:marBottom w:val="0"/>
      <w:divBdr>
        <w:top w:val="none" w:sz="0" w:space="0" w:color="auto"/>
        <w:left w:val="none" w:sz="0" w:space="0" w:color="auto"/>
        <w:bottom w:val="none" w:sz="0" w:space="0" w:color="auto"/>
        <w:right w:val="none" w:sz="0" w:space="0" w:color="auto"/>
      </w:divBdr>
    </w:div>
    <w:div w:id="1721632604">
      <w:bodyDiv w:val="1"/>
      <w:marLeft w:val="0"/>
      <w:marRight w:val="0"/>
      <w:marTop w:val="0"/>
      <w:marBottom w:val="0"/>
      <w:divBdr>
        <w:top w:val="none" w:sz="0" w:space="0" w:color="auto"/>
        <w:left w:val="none" w:sz="0" w:space="0" w:color="auto"/>
        <w:bottom w:val="none" w:sz="0" w:space="0" w:color="auto"/>
        <w:right w:val="none" w:sz="0" w:space="0" w:color="auto"/>
      </w:divBdr>
    </w:div>
    <w:div w:id="1745294869">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03573499">
      <w:bodyDiv w:val="1"/>
      <w:marLeft w:val="0"/>
      <w:marRight w:val="0"/>
      <w:marTop w:val="0"/>
      <w:marBottom w:val="0"/>
      <w:divBdr>
        <w:top w:val="none" w:sz="0" w:space="0" w:color="auto"/>
        <w:left w:val="none" w:sz="0" w:space="0" w:color="auto"/>
        <w:bottom w:val="none" w:sz="0" w:space="0" w:color="auto"/>
        <w:right w:val="none" w:sz="0" w:space="0" w:color="auto"/>
      </w:divBdr>
    </w:div>
    <w:div w:id="1857235770">
      <w:bodyDiv w:val="1"/>
      <w:marLeft w:val="0"/>
      <w:marRight w:val="0"/>
      <w:marTop w:val="0"/>
      <w:marBottom w:val="0"/>
      <w:divBdr>
        <w:top w:val="none" w:sz="0" w:space="0" w:color="auto"/>
        <w:left w:val="none" w:sz="0" w:space="0" w:color="auto"/>
        <w:bottom w:val="none" w:sz="0" w:space="0" w:color="auto"/>
        <w:right w:val="none" w:sz="0" w:space="0" w:color="auto"/>
      </w:divBdr>
    </w:div>
    <w:div w:id="1925263020">
      <w:bodyDiv w:val="1"/>
      <w:marLeft w:val="0"/>
      <w:marRight w:val="0"/>
      <w:marTop w:val="0"/>
      <w:marBottom w:val="0"/>
      <w:divBdr>
        <w:top w:val="none" w:sz="0" w:space="0" w:color="auto"/>
        <w:left w:val="none" w:sz="0" w:space="0" w:color="auto"/>
        <w:bottom w:val="none" w:sz="0" w:space="0" w:color="auto"/>
        <w:right w:val="none" w:sz="0" w:space="0" w:color="auto"/>
      </w:divBdr>
    </w:div>
    <w:div w:id="1928221330">
      <w:bodyDiv w:val="1"/>
      <w:marLeft w:val="0"/>
      <w:marRight w:val="0"/>
      <w:marTop w:val="0"/>
      <w:marBottom w:val="0"/>
      <w:divBdr>
        <w:top w:val="none" w:sz="0" w:space="0" w:color="auto"/>
        <w:left w:val="none" w:sz="0" w:space="0" w:color="auto"/>
        <w:bottom w:val="none" w:sz="0" w:space="0" w:color="auto"/>
        <w:right w:val="none" w:sz="0" w:space="0" w:color="auto"/>
      </w:divBdr>
    </w:div>
    <w:div w:id="1996762767">
      <w:bodyDiv w:val="1"/>
      <w:marLeft w:val="0"/>
      <w:marRight w:val="0"/>
      <w:marTop w:val="0"/>
      <w:marBottom w:val="0"/>
      <w:divBdr>
        <w:top w:val="none" w:sz="0" w:space="0" w:color="auto"/>
        <w:left w:val="none" w:sz="0" w:space="0" w:color="auto"/>
        <w:bottom w:val="none" w:sz="0" w:space="0" w:color="auto"/>
        <w:right w:val="none" w:sz="0" w:space="0" w:color="auto"/>
      </w:divBdr>
    </w:div>
    <w:div w:id="2004891007">
      <w:bodyDiv w:val="1"/>
      <w:marLeft w:val="0"/>
      <w:marRight w:val="0"/>
      <w:marTop w:val="0"/>
      <w:marBottom w:val="0"/>
      <w:divBdr>
        <w:top w:val="none" w:sz="0" w:space="0" w:color="auto"/>
        <w:left w:val="none" w:sz="0" w:space="0" w:color="auto"/>
        <w:bottom w:val="none" w:sz="0" w:space="0" w:color="auto"/>
        <w:right w:val="none" w:sz="0" w:space="0" w:color="auto"/>
      </w:divBdr>
    </w:div>
    <w:div w:id="2007852930">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083092964">
      <w:bodyDiv w:val="1"/>
      <w:marLeft w:val="0"/>
      <w:marRight w:val="0"/>
      <w:marTop w:val="0"/>
      <w:marBottom w:val="0"/>
      <w:divBdr>
        <w:top w:val="none" w:sz="0" w:space="0" w:color="auto"/>
        <w:left w:val="none" w:sz="0" w:space="0" w:color="auto"/>
        <w:bottom w:val="none" w:sz="0" w:space="0" w:color="auto"/>
        <w:right w:val="none" w:sz="0" w:space="0" w:color="auto"/>
      </w:divBdr>
      <w:divsChild>
        <w:div w:id="1835757225">
          <w:marLeft w:val="0"/>
          <w:marRight w:val="0"/>
          <w:marTop w:val="0"/>
          <w:marBottom w:val="0"/>
          <w:divBdr>
            <w:top w:val="none" w:sz="0" w:space="0" w:color="auto"/>
            <w:left w:val="none" w:sz="0" w:space="0" w:color="auto"/>
            <w:bottom w:val="none" w:sz="0" w:space="0" w:color="auto"/>
            <w:right w:val="none" w:sz="0" w:space="0" w:color="auto"/>
          </w:divBdr>
        </w:div>
      </w:divsChild>
    </w:div>
    <w:div w:id="2121990259">
      <w:bodyDiv w:val="1"/>
      <w:marLeft w:val="0"/>
      <w:marRight w:val="0"/>
      <w:marTop w:val="0"/>
      <w:marBottom w:val="0"/>
      <w:divBdr>
        <w:top w:val="none" w:sz="0" w:space="0" w:color="auto"/>
        <w:left w:val="none" w:sz="0" w:space="0" w:color="auto"/>
        <w:bottom w:val="none" w:sz="0" w:space="0" w:color="auto"/>
        <w:right w:val="none" w:sz="0" w:space="0" w:color="auto"/>
      </w:divBdr>
      <w:divsChild>
        <w:div w:id="594019020">
          <w:marLeft w:val="0"/>
          <w:marRight w:val="0"/>
          <w:marTop w:val="0"/>
          <w:marBottom w:val="0"/>
          <w:divBdr>
            <w:top w:val="none" w:sz="0" w:space="0" w:color="auto"/>
            <w:left w:val="none" w:sz="0" w:space="0" w:color="auto"/>
            <w:bottom w:val="none" w:sz="0" w:space="0" w:color="auto"/>
            <w:right w:val="none" w:sz="0" w:space="0" w:color="auto"/>
          </w:divBdr>
          <w:divsChild>
            <w:div w:id="1948072902">
              <w:marLeft w:val="-75"/>
              <w:marRight w:val="0"/>
              <w:marTop w:val="30"/>
              <w:marBottom w:val="30"/>
              <w:divBdr>
                <w:top w:val="none" w:sz="0" w:space="0" w:color="auto"/>
                <w:left w:val="none" w:sz="0" w:space="0" w:color="auto"/>
                <w:bottom w:val="none" w:sz="0" w:space="0" w:color="auto"/>
                <w:right w:val="none" w:sz="0" w:space="0" w:color="auto"/>
              </w:divBdr>
              <w:divsChild>
                <w:div w:id="2031299613">
                  <w:marLeft w:val="0"/>
                  <w:marRight w:val="0"/>
                  <w:marTop w:val="0"/>
                  <w:marBottom w:val="0"/>
                  <w:divBdr>
                    <w:top w:val="none" w:sz="0" w:space="0" w:color="auto"/>
                    <w:left w:val="none" w:sz="0" w:space="0" w:color="auto"/>
                    <w:bottom w:val="none" w:sz="0" w:space="0" w:color="auto"/>
                    <w:right w:val="none" w:sz="0" w:space="0" w:color="auto"/>
                  </w:divBdr>
                  <w:divsChild>
                    <w:div w:id="415443033">
                      <w:marLeft w:val="0"/>
                      <w:marRight w:val="0"/>
                      <w:marTop w:val="0"/>
                      <w:marBottom w:val="0"/>
                      <w:divBdr>
                        <w:top w:val="none" w:sz="0" w:space="0" w:color="auto"/>
                        <w:left w:val="none" w:sz="0" w:space="0" w:color="auto"/>
                        <w:bottom w:val="none" w:sz="0" w:space="0" w:color="auto"/>
                        <w:right w:val="none" w:sz="0" w:space="0" w:color="auto"/>
                      </w:divBdr>
                    </w:div>
                  </w:divsChild>
                </w:div>
                <w:div w:id="1723208095">
                  <w:marLeft w:val="0"/>
                  <w:marRight w:val="0"/>
                  <w:marTop w:val="0"/>
                  <w:marBottom w:val="0"/>
                  <w:divBdr>
                    <w:top w:val="none" w:sz="0" w:space="0" w:color="auto"/>
                    <w:left w:val="none" w:sz="0" w:space="0" w:color="auto"/>
                    <w:bottom w:val="none" w:sz="0" w:space="0" w:color="auto"/>
                    <w:right w:val="none" w:sz="0" w:space="0" w:color="auto"/>
                  </w:divBdr>
                  <w:divsChild>
                    <w:div w:id="1595282179">
                      <w:marLeft w:val="0"/>
                      <w:marRight w:val="0"/>
                      <w:marTop w:val="0"/>
                      <w:marBottom w:val="0"/>
                      <w:divBdr>
                        <w:top w:val="none" w:sz="0" w:space="0" w:color="auto"/>
                        <w:left w:val="none" w:sz="0" w:space="0" w:color="auto"/>
                        <w:bottom w:val="none" w:sz="0" w:space="0" w:color="auto"/>
                        <w:right w:val="none" w:sz="0" w:space="0" w:color="auto"/>
                      </w:divBdr>
                    </w:div>
                  </w:divsChild>
                </w:div>
                <w:div w:id="1973248632">
                  <w:marLeft w:val="0"/>
                  <w:marRight w:val="0"/>
                  <w:marTop w:val="0"/>
                  <w:marBottom w:val="0"/>
                  <w:divBdr>
                    <w:top w:val="none" w:sz="0" w:space="0" w:color="auto"/>
                    <w:left w:val="none" w:sz="0" w:space="0" w:color="auto"/>
                    <w:bottom w:val="none" w:sz="0" w:space="0" w:color="auto"/>
                    <w:right w:val="none" w:sz="0" w:space="0" w:color="auto"/>
                  </w:divBdr>
                  <w:divsChild>
                    <w:div w:id="395445044">
                      <w:marLeft w:val="0"/>
                      <w:marRight w:val="0"/>
                      <w:marTop w:val="0"/>
                      <w:marBottom w:val="0"/>
                      <w:divBdr>
                        <w:top w:val="none" w:sz="0" w:space="0" w:color="auto"/>
                        <w:left w:val="none" w:sz="0" w:space="0" w:color="auto"/>
                        <w:bottom w:val="none" w:sz="0" w:space="0" w:color="auto"/>
                        <w:right w:val="none" w:sz="0" w:space="0" w:color="auto"/>
                      </w:divBdr>
                    </w:div>
                  </w:divsChild>
                </w:div>
                <w:div w:id="586115087">
                  <w:marLeft w:val="0"/>
                  <w:marRight w:val="0"/>
                  <w:marTop w:val="0"/>
                  <w:marBottom w:val="0"/>
                  <w:divBdr>
                    <w:top w:val="none" w:sz="0" w:space="0" w:color="auto"/>
                    <w:left w:val="none" w:sz="0" w:space="0" w:color="auto"/>
                    <w:bottom w:val="none" w:sz="0" w:space="0" w:color="auto"/>
                    <w:right w:val="none" w:sz="0" w:space="0" w:color="auto"/>
                  </w:divBdr>
                  <w:divsChild>
                    <w:div w:id="963081849">
                      <w:marLeft w:val="0"/>
                      <w:marRight w:val="0"/>
                      <w:marTop w:val="0"/>
                      <w:marBottom w:val="0"/>
                      <w:divBdr>
                        <w:top w:val="none" w:sz="0" w:space="0" w:color="auto"/>
                        <w:left w:val="none" w:sz="0" w:space="0" w:color="auto"/>
                        <w:bottom w:val="none" w:sz="0" w:space="0" w:color="auto"/>
                        <w:right w:val="none" w:sz="0" w:space="0" w:color="auto"/>
                      </w:divBdr>
                    </w:div>
                  </w:divsChild>
                </w:div>
                <w:div w:id="531651031">
                  <w:marLeft w:val="0"/>
                  <w:marRight w:val="0"/>
                  <w:marTop w:val="0"/>
                  <w:marBottom w:val="0"/>
                  <w:divBdr>
                    <w:top w:val="none" w:sz="0" w:space="0" w:color="auto"/>
                    <w:left w:val="none" w:sz="0" w:space="0" w:color="auto"/>
                    <w:bottom w:val="none" w:sz="0" w:space="0" w:color="auto"/>
                    <w:right w:val="none" w:sz="0" w:space="0" w:color="auto"/>
                  </w:divBdr>
                  <w:divsChild>
                    <w:div w:id="920329792">
                      <w:marLeft w:val="0"/>
                      <w:marRight w:val="0"/>
                      <w:marTop w:val="0"/>
                      <w:marBottom w:val="0"/>
                      <w:divBdr>
                        <w:top w:val="none" w:sz="0" w:space="0" w:color="auto"/>
                        <w:left w:val="none" w:sz="0" w:space="0" w:color="auto"/>
                        <w:bottom w:val="none" w:sz="0" w:space="0" w:color="auto"/>
                        <w:right w:val="none" w:sz="0" w:space="0" w:color="auto"/>
                      </w:divBdr>
                    </w:div>
                  </w:divsChild>
                </w:div>
                <w:div w:id="1072846670">
                  <w:marLeft w:val="0"/>
                  <w:marRight w:val="0"/>
                  <w:marTop w:val="0"/>
                  <w:marBottom w:val="0"/>
                  <w:divBdr>
                    <w:top w:val="none" w:sz="0" w:space="0" w:color="auto"/>
                    <w:left w:val="none" w:sz="0" w:space="0" w:color="auto"/>
                    <w:bottom w:val="none" w:sz="0" w:space="0" w:color="auto"/>
                    <w:right w:val="none" w:sz="0" w:space="0" w:color="auto"/>
                  </w:divBdr>
                  <w:divsChild>
                    <w:div w:id="594945642">
                      <w:marLeft w:val="0"/>
                      <w:marRight w:val="0"/>
                      <w:marTop w:val="0"/>
                      <w:marBottom w:val="0"/>
                      <w:divBdr>
                        <w:top w:val="none" w:sz="0" w:space="0" w:color="auto"/>
                        <w:left w:val="none" w:sz="0" w:space="0" w:color="auto"/>
                        <w:bottom w:val="none" w:sz="0" w:space="0" w:color="auto"/>
                        <w:right w:val="none" w:sz="0" w:space="0" w:color="auto"/>
                      </w:divBdr>
                    </w:div>
                  </w:divsChild>
                </w:div>
                <w:div w:id="1024359021">
                  <w:marLeft w:val="0"/>
                  <w:marRight w:val="0"/>
                  <w:marTop w:val="0"/>
                  <w:marBottom w:val="0"/>
                  <w:divBdr>
                    <w:top w:val="none" w:sz="0" w:space="0" w:color="auto"/>
                    <w:left w:val="none" w:sz="0" w:space="0" w:color="auto"/>
                    <w:bottom w:val="none" w:sz="0" w:space="0" w:color="auto"/>
                    <w:right w:val="none" w:sz="0" w:space="0" w:color="auto"/>
                  </w:divBdr>
                  <w:divsChild>
                    <w:div w:id="1660965235">
                      <w:marLeft w:val="0"/>
                      <w:marRight w:val="0"/>
                      <w:marTop w:val="0"/>
                      <w:marBottom w:val="0"/>
                      <w:divBdr>
                        <w:top w:val="none" w:sz="0" w:space="0" w:color="auto"/>
                        <w:left w:val="none" w:sz="0" w:space="0" w:color="auto"/>
                        <w:bottom w:val="none" w:sz="0" w:space="0" w:color="auto"/>
                        <w:right w:val="none" w:sz="0" w:space="0" w:color="auto"/>
                      </w:divBdr>
                    </w:div>
                  </w:divsChild>
                </w:div>
                <w:div w:id="512914492">
                  <w:marLeft w:val="0"/>
                  <w:marRight w:val="0"/>
                  <w:marTop w:val="0"/>
                  <w:marBottom w:val="0"/>
                  <w:divBdr>
                    <w:top w:val="none" w:sz="0" w:space="0" w:color="auto"/>
                    <w:left w:val="none" w:sz="0" w:space="0" w:color="auto"/>
                    <w:bottom w:val="none" w:sz="0" w:space="0" w:color="auto"/>
                    <w:right w:val="none" w:sz="0" w:space="0" w:color="auto"/>
                  </w:divBdr>
                  <w:divsChild>
                    <w:div w:id="1469476899">
                      <w:marLeft w:val="0"/>
                      <w:marRight w:val="0"/>
                      <w:marTop w:val="0"/>
                      <w:marBottom w:val="0"/>
                      <w:divBdr>
                        <w:top w:val="none" w:sz="0" w:space="0" w:color="auto"/>
                        <w:left w:val="none" w:sz="0" w:space="0" w:color="auto"/>
                        <w:bottom w:val="none" w:sz="0" w:space="0" w:color="auto"/>
                        <w:right w:val="none" w:sz="0" w:space="0" w:color="auto"/>
                      </w:divBdr>
                    </w:div>
                  </w:divsChild>
                </w:div>
                <w:div w:id="2086419418">
                  <w:marLeft w:val="0"/>
                  <w:marRight w:val="0"/>
                  <w:marTop w:val="0"/>
                  <w:marBottom w:val="0"/>
                  <w:divBdr>
                    <w:top w:val="none" w:sz="0" w:space="0" w:color="auto"/>
                    <w:left w:val="none" w:sz="0" w:space="0" w:color="auto"/>
                    <w:bottom w:val="none" w:sz="0" w:space="0" w:color="auto"/>
                    <w:right w:val="none" w:sz="0" w:space="0" w:color="auto"/>
                  </w:divBdr>
                  <w:divsChild>
                    <w:div w:id="1516966086">
                      <w:marLeft w:val="0"/>
                      <w:marRight w:val="0"/>
                      <w:marTop w:val="0"/>
                      <w:marBottom w:val="0"/>
                      <w:divBdr>
                        <w:top w:val="none" w:sz="0" w:space="0" w:color="auto"/>
                        <w:left w:val="none" w:sz="0" w:space="0" w:color="auto"/>
                        <w:bottom w:val="none" w:sz="0" w:space="0" w:color="auto"/>
                        <w:right w:val="none" w:sz="0" w:space="0" w:color="auto"/>
                      </w:divBdr>
                    </w:div>
                  </w:divsChild>
                </w:div>
                <w:div w:id="1293250793">
                  <w:marLeft w:val="0"/>
                  <w:marRight w:val="0"/>
                  <w:marTop w:val="0"/>
                  <w:marBottom w:val="0"/>
                  <w:divBdr>
                    <w:top w:val="none" w:sz="0" w:space="0" w:color="auto"/>
                    <w:left w:val="none" w:sz="0" w:space="0" w:color="auto"/>
                    <w:bottom w:val="none" w:sz="0" w:space="0" w:color="auto"/>
                    <w:right w:val="none" w:sz="0" w:space="0" w:color="auto"/>
                  </w:divBdr>
                  <w:divsChild>
                    <w:div w:id="574511592">
                      <w:marLeft w:val="0"/>
                      <w:marRight w:val="0"/>
                      <w:marTop w:val="0"/>
                      <w:marBottom w:val="0"/>
                      <w:divBdr>
                        <w:top w:val="none" w:sz="0" w:space="0" w:color="auto"/>
                        <w:left w:val="none" w:sz="0" w:space="0" w:color="auto"/>
                        <w:bottom w:val="none" w:sz="0" w:space="0" w:color="auto"/>
                        <w:right w:val="none" w:sz="0" w:space="0" w:color="auto"/>
                      </w:divBdr>
                    </w:div>
                  </w:divsChild>
                </w:div>
                <w:div w:id="1799567737">
                  <w:marLeft w:val="0"/>
                  <w:marRight w:val="0"/>
                  <w:marTop w:val="0"/>
                  <w:marBottom w:val="0"/>
                  <w:divBdr>
                    <w:top w:val="none" w:sz="0" w:space="0" w:color="auto"/>
                    <w:left w:val="none" w:sz="0" w:space="0" w:color="auto"/>
                    <w:bottom w:val="none" w:sz="0" w:space="0" w:color="auto"/>
                    <w:right w:val="none" w:sz="0" w:space="0" w:color="auto"/>
                  </w:divBdr>
                  <w:divsChild>
                    <w:div w:id="1043482078">
                      <w:marLeft w:val="0"/>
                      <w:marRight w:val="0"/>
                      <w:marTop w:val="0"/>
                      <w:marBottom w:val="0"/>
                      <w:divBdr>
                        <w:top w:val="none" w:sz="0" w:space="0" w:color="auto"/>
                        <w:left w:val="none" w:sz="0" w:space="0" w:color="auto"/>
                        <w:bottom w:val="none" w:sz="0" w:space="0" w:color="auto"/>
                        <w:right w:val="none" w:sz="0" w:space="0" w:color="auto"/>
                      </w:divBdr>
                    </w:div>
                  </w:divsChild>
                </w:div>
                <w:div w:id="759569883">
                  <w:marLeft w:val="0"/>
                  <w:marRight w:val="0"/>
                  <w:marTop w:val="0"/>
                  <w:marBottom w:val="0"/>
                  <w:divBdr>
                    <w:top w:val="none" w:sz="0" w:space="0" w:color="auto"/>
                    <w:left w:val="none" w:sz="0" w:space="0" w:color="auto"/>
                    <w:bottom w:val="none" w:sz="0" w:space="0" w:color="auto"/>
                    <w:right w:val="none" w:sz="0" w:space="0" w:color="auto"/>
                  </w:divBdr>
                  <w:divsChild>
                    <w:div w:id="1710034372">
                      <w:marLeft w:val="0"/>
                      <w:marRight w:val="0"/>
                      <w:marTop w:val="0"/>
                      <w:marBottom w:val="0"/>
                      <w:divBdr>
                        <w:top w:val="none" w:sz="0" w:space="0" w:color="auto"/>
                        <w:left w:val="none" w:sz="0" w:space="0" w:color="auto"/>
                        <w:bottom w:val="none" w:sz="0" w:space="0" w:color="auto"/>
                        <w:right w:val="none" w:sz="0" w:space="0" w:color="auto"/>
                      </w:divBdr>
                    </w:div>
                  </w:divsChild>
                </w:div>
                <w:div w:id="1943300208">
                  <w:marLeft w:val="0"/>
                  <w:marRight w:val="0"/>
                  <w:marTop w:val="0"/>
                  <w:marBottom w:val="0"/>
                  <w:divBdr>
                    <w:top w:val="none" w:sz="0" w:space="0" w:color="auto"/>
                    <w:left w:val="none" w:sz="0" w:space="0" w:color="auto"/>
                    <w:bottom w:val="none" w:sz="0" w:space="0" w:color="auto"/>
                    <w:right w:val="none" w:sz="0" w:space="0" w:color="auto"/>
                  </w:divBdr>
                  <w:divsChild>
                    <w:div w:id="1564637439">
                      <w:marLeft w:val="0"/>
                      <w:marRight w:val="0"/>
                      <w:marTop w:val="0"/>
                      <w:marBottom w:val="0"/>
                      <w:divBdr>
                        <w:top w:val="none" w:sz="0" w:space="0" w:color="auto"/>
                        <w:left w:val="none" w:sz="0" w:space="0" w:color="auto"/>
                        <w:bottom w:val="none" w:sz="0" w:space="0" w:color="auto"/>
                        <w:right w:val="none" w:sz="0" w:space="0" w:color="auto"/>
                      </w:divBdr>
                    </w:div>
                  </w:divsChild>
                </w:div>
                <w:div w:id="85544332">
                  <w:marLeft w:val="0"/>
                  <w:marRight w:val="0"/>
                  <w:marTop w:val="0"/>
                  <w:marBottom w:val="0"/>
                  <w:divBdr>
                    <w:top w:val="none" w:sz="0" w:space="0" w:color="auto"/>
                    <w:left w:val="none" w:sz="0" w:space="0" w:color="auto"/>
                    <w:bottom w:val="none" w:sz="0" w:space="0" w:color="auto"/>
                    <w:right w:val="none" w:sz="0" w:space="0" w:color="auto"/>
                  </w:divBdr>
                  <w:divsChild>
                    <w:div w:id="1208835672">
                      <w:marLeft w:val="0"/>
                      <w:marRight w:val="0"/>
                      <w:marTop w:val="0"/>
                      <w:marBottom w:val="0"/>
                      <w:divBdr>
                        <w:top w:val="none" w:sz="0" w:space="0" w:color="auto"/>
                        <w:left w:val="none" w:sz="0" w:space="0" w:color="auto"/>
                        <w:bottom w:val="none" w:sz="0" w:space="0" w:color="auto"/>
                        <w:right w:val="none" w:sz="0" w:space="0" w:color="auto"/>
                      </w:divBdr>
                    </w:div>
                  </w:divsChild>
                </w:div>
                <w:div w:id="147870978">
                  <w:marLeft w:val="0"/>
                  <w:marRight w:val="0"/>
                  <w:marTop w:val="0"/>
                  <w:marBottom w:val="0"/>
                  <w:divBdr>
                    <w:top w:val="none" w:sz="0" w:space="0" w:color="auto"/>
                    <w:left w:val="none" w:sz="0" w:space="0" w:color="auto"/>
                    <w:bottom w:val="none" w:sz="0" w:space="0" w:color="auto"/>
                    <w:right w:val="none" w:sz="0" w:space="0" w:color="auto"/>
                  </w:divBdr>
                  <w:divsChild>
                    <w:div w:id="2170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1018">
          <w:marLeft w:val="0"/>
          <w:marRight w:val="0"/>
          <w:marTop w:val="0"/>
          <w:marBottom w:val="0"/>
          <w:divBdr>
            <w:top w:val="none" w:sz="0" w:space="0" w:color="auto"/>
            <w:left w:val="none" w:sz="0" w:space="0" w:color="auto"/>
            <w:bottom w:val="none" w:sz="0" w:space="0" w:color="auto"/>
            <w:right w:val="none" w:sz="0" w:space="0" w:color="auto"/>
          </w:divBdr>
          <w:divsChild>
            <w:div w:id="1413702798">
              <w:marLeft w:val="0"/>
              <w:marRight w:val="0"/>
              <w:marTop w:val="0"/>
              <w:marBottom w:val="0"/>
              <w:divBdr>
                <w:top w:val="none" w:sz="0" w:space="0" w:color="auto"/>
                <w:left w:val="none" w:sz="0" w:space="0" w:color="auto"/>
                <w:bottom w:val="none" w:sz="0" w:space="0" w:color="auto"/>
                <w:right w:val="none" w:sz="0" w:space="0" w:color="auto"/>
              </w:divBdr>
            </w:div>
            <w:div w:id="744037282">
              <w:marLeft w:val="0"/>
              <w:marRight w:val="0"/>
              <w:marTop w:val="0"/>
              <w:marBottom w:val="0"/>
              <w:divBdr>
                <w:top w:val="none" w:sz="0" w:space="0" w:color="auto"/>
                <w:left w:val="none" w:sz="0" w:space="0" w:color="auto"/>
                <w:bottom w:val="none" w:sz="0" w:space="0" w:color="auto"/>
                <w:right w:val="none" w:sz="0" w:space="0" w:color="auto"/>
              </w:divBdr>
            </w:div>
            <w:div w:id="416634827">
              <w:marLeft w:val="0"/>
              <w:marRight w:val="0"/>
              <w:marTop w:val="0"/>
              <w:marBottom w:val="0"/>
              <w:divBdr>
                <w:top w:val="none" w:sz="0" w:space="0" w:color="auto"/>
                <w:left w:val="none" w:sz="0" w:space="0" w:color="auto"/>
                <w:bottom w:val="none" w:sz="0" w:space="0" w:color="auto"/>
                <w:right w:val="none" w:sz="0" w:space="0" w:color="auto"/>
              </w:divBdr>
            </w:div>
            <w:div w:id="843663389">
              <w:marLeft w:val="0"/>
              <w:marRight w:val="0"/>
              <w:marTop w:val="0"/>
              <w:marBottom w:val="0"/>
              <w:divBdr>
                <w:top w:val="none" w:sz="0" w:space="0" w:color="auto"/>
                <w:left w:val="none" w:sz="0" w:space="0" w:color="auto"/>
                <w:bottom w:val="none" w:sz="0" w:space="0" w:color="auto"/>
                <w:right w:val="none" w:sz="0" w:space="0" w:color="auto"/>
              </w:divBdr>
            </w:div>
            <w:div w:id="770007450">
              <w:marLeft w:val="0"/>
              <w:marRight w:val="0"/>
              <w:marTop w:val="0"/>
              <w:marBottom w:val="0"/>
              <w:divBdr>
                <w:top w:val="none" w:sz="0" w:space="0" w:color="auto"/>
                <w:left w:val="none" w:sz="0" w:space="0" w:color="auto"/>
                <w:bottom w:val="none" w:sz="0" w:space="0" w:color="auto"/>
                <w:right w:val="none" w:sz="0" w:space="0" w:color="auto"/>
              </w:divBdr>
            </w:div>
          </w:divsChild>
        </w:div>
        <w:div w:id="804740575">
          <w:marLeft w:val="0"/>
          <w:marRight w:val="0"/>
          <w:marTop w:val="0"/>
          <w:marBottom w:val="0"/>
          <w:divBdr>
            <w:top w:val="none" w:sz="0" w:space="0" w:color="auto"/>
            <w:left w:val="none" w:sz="0" w:space="0" w:color="auto"/>
            <w:bottom w:val="none" w:sz="0" w:space="0" w:color="auto"/>
            <w:right w:val="none" w:sz="0" w:space="0" w:color="auto"/>
          </w:divBdr>
          <w:divsChild>
            <w:div w:id="5373998">
              <w:marLeft w:val="0"/>
              <w:marRight w:val="0"/>
              <w:marTop w:val="0"/>
              <w:marBottom w:val="0"/>
              <w:divBdr>
                <w:top w:val="none" w:sz="0" w:space="0" w:color="auto"/>
                <w:left w:val="none" w:sz="0" w:space="0" w:color="auto"/>
                <w:bottom w:val="none" w:sz="0" w:space="0" w:color="auto"/>
                <w:right w:val="none" w:sz="0" w:space="0" w:color="auto"/>
              </w:divBdr>
            </w:div>
            <w:div w:id="1577125063">
              <w:marLeft w:val="0"/>
              <w:marRight w:val="0"/>
              <w:marTop w:val="0"/>
              <w:marBottom w:val="0"/>
              <w:divBdr>
                <w:top w:val="none" w:sz="0" w:space="0" w:color="auto"/>
                <w:left w:val="none" w:sz="0" w:space="0" w:color="auto"/>
                <w:bottom w:val="none" w:sz="0" w:space="0" w:color="auto"/>
                <w:right w:val="none" w:sz="0" w:space="0" w:color="auto"/>
              </w:divBdr>
            </w:div>
            <w:div w:id="1810704837">
              <w:marLeft w:val="0"/>
              <w:marRight w:val="0"/>
              <w:marTop w:val="0"/>
              <w:marBottom w:val="0"/>
              <w:divBdr>
                <w:top w:val="none" w:sz="0" w:space="0" w:color="auto"/>
                <w:left w:val="none" w:sz="0" w:space="0" w:color="auto"/>
                <w:bottom w:val="none" w:sz="0" w:space="0" w:color="auto"/>
                <w:right w:val="none" w:sz="0" w:space="0" w:color="auto"/>
              </w:divBdr>
            </w:div>
            <w:div w:id="2118942285">
              <w:marLeft w:val="0"/>
              <w:marRight w:val="0"/>
              <w:marTop w:val="0"/>
              <w:marBottom w:val="0"/>
              <w:divBdr>
                <w:top w:val="none" w:sz="0" w:space="0" w:color="auto"/>
                <w:left w:val="none" w:sz="0" w:space="0" w:color="auto"/>
                <w:bottom w:val="none" w:sz="0" w:space="0" w:color="auto"/>
                <w:right w:val="none" w:sz="0" w:space="0" w:color="auto"/>
              </w:divBdr>
            </w:div>
            <w:div w:id="153106682">
              <w:marLeft w:val="0"/>
              <w:marRight w:val="0"/>
              <w:marTop w:val="0"/>
              <w:marBottom w:val="0"/>
              <w:divBdr>
                <w:top w:val="none" w:sz="0" w:space="0" w:color="auto"/>
                <w:left w:val="none" w:sz="0" w:space="0" w:color="auto"/>
                <w:bottom w:val="none" w:sz="0" w:space="0" w:color="auto"/>
                <w:right w:val="none" w:sz="0" w:space="0" w:color="auto"/>
              </w:divBdr>
            </w:div>
            <w:div w:id="1451122702">
              <w:marLeft w:val="0"/>
              <w:marRight w:val="0"/>
              <w:marTop w:val="0"/>
              <w:marBottom w:val="0"/>
              <w:divBdr>
                <w:top w:val="none" w:sz="0" w:space="0" w:color="auto"/>
                <w:left w:val="none" w:sz="0" w:space="0" w:color="auto"/>
                <w:bottom w:val="none" w:sz="0" w:space="0" w:color="auto"/>
                <w:right w:val="none" w:sz="0" w:space="0" w:color="auto"/>
              </w:divBdr>
            </w:div>
          </w:divsChild>
        </w:div>
        <w:div w:id="1130130480">
          <w:marLeft w:val="0"/>
          <w:marRight w:val="0"/>
          <w:marTop w:val="0"/>
          <w:marBottom w:val="0"/>
          <w:divBdr>
            <w:top w:val="none" w:sz="0" w:space="0" w:color="auto"/>
            <w:left w:val="none" w:sz="0" w:space="0" w:color="auto"/>
            <w:bottom w:val="none" w:sz="0" w:space="0" w:color="auto"/>
            <w:right w:val="none" w:sz="0" w:space="0" w:color="auto"/>
          </w:divBdr>
          <w:divsChild>
            <w:div w:id="1656913383">
              <w:marLeft w:val="0"/>
              <w:marRight w:val="0"/>
              <w:marTop w:val="0"/>
              <w:marBottom w:val="0"/>
              <w:divBdr>
                <w:top w:val="none" w:sz="0" w:space="0" w:color="auto"/>
                <w:left w:val="none" w:sz="0" w:space="0" w:color="auto"/>
                <w:bottom w:val="none" w:sz="0" w:space="0" w:color="auto"/>
                <w:right w:val="none" w:sz="0" w:space="0" w:color="auto"/>
              </w:divBdr>
            </w:div>
            <w:div w:id="777797359">
              <w:marLeft w:val="0"/>
              <w:marRight w:val="0"/>
              <w:marTop w:val="0"/>
              <w:marBottom w:val="0"/>
              <w:divBdr>
                <w:top w:val="none" w:sz="0" w:space="0" w:color="auto"/>
                <w:left w:val="none" w:sz="0" w:space="0" w:color="auto"/>
                <w:bottom w:val="none" w:sz="0" w:space="0" w:color="auto"/>
                <w:right w:val="none" w:sz="0" w:space="0" w:color="auto"/>
              </w:divBdr>
            </w:div>
            <w:div w:id="78529015">
              <w:marLeft w:val="0"/>
              <w:marRight w:val="0"/>
              <w:marTop w:val="0"/>
              <w:marBottom w:val="0"/>
              <w:divBdr>
                <w:top w:val="none" w:sz="0" w:space="0" w:color="auto"/>
                <w:left w:val="none" w:sz="0" w:space="0" w:color="auto"/>
                <w:bottom w:val="none" w:sz="0" w:space="0" w:color="auto"/>
                <w:right w:val="none" w:sz="0" w:space="0" w:color="auto"/>
              </w:divBdr>
            </w:div>
            <w:div w:id="1241061541">
              <w:marLeft w:val="0"/>
              <w:marRight w:val="0"/>
              <w:marTop w:val="0"/>
              <w:marBottom w:val="0"/>
              <w:divBdr>
                <w:top w:val="none" w:sz="0" w:space="0" w:color="auto"/>
                <w:left w:val="none" w:sz="0" w:space="0" w:color="auto"/>
                <w:bottom w:val="none" w:sz="0" w:space="0" w:color="auto"/>
                <w:right w:val="none" w:sz="0" w:space="0" w:color="auto"/>
              </w:divBdr>
            </w:div>
            <w:div w:id="308752874">
              <w:marLeft w:val="0"/>
              <w:marRight w:val="0"/>
              <w:marTop w:val="0"/>
              <w:marBottom w:val="0"/>
              <w:divBdr>
                <w:top w:val="none" w:sz="0" w:space="0" w:color="auto"/>
                <w:left w:val="none" w:sz="0" w:space="0" w:color="auto"/>
                <w:bottom w:val="none" w:sz="0" w:space="0" w:color="auto"/>
                <w:right w:val="none" w:sz="0" w:space="0" w:color="auto"/>
              </w:divBdr>
            </w:div>
            <w:div w:id="1651052800">
              <w:marLeft w:val="0"/>
              <w:marRight w:val="0"/>
              <w:marTop w:val="0"/>
              <w:marBottom w:val="0"/>
              <w:divBdr>
                <w:top w:val="none" w:sz="0" w:space="0" w:color="auto"/>
                <w:left w:val="none" w:sz="0" w:space="0" w:color="auto"/>
                <w:bottom w:val="none" w:sz="0" w:space="0" w:color="auto"/>
                <w:right w:val="none" w:sz="0" w:space="0" w:color="auto"/>
              </w:divBdr>
            </w:div>
          </w:divsChild>
        </w:div>
        <w:div w:id="1628899964">
          <w:marLeft w:val="0"/>
          <w:marRight w:val="0"/>
          <w:marTop w:val="0"/>
          <w:marBottom w:val="0"/>
          <w:divBdr>
            <w:top w:val="none" w:sz="0" w:space="0" w:color="auto"/>
            <w:left w:val="none" w:sz="0" w:space="0" w:color="auto"/>
            <w:bottom w:val="none" w:sz="0" w:space="0" w:color="auto"/>
            <w:right w:val="none" w:sz="0" w:space="0" w:color="auto"/>
          </w:divBdr>
          <w:divsChild>
            <w:div w:id="442581806">
              <w:marLeft w:val="0"/>
              <w:marRight w:val="0"/>
              <w:marTop w:val="0"/>
              <w:marBottom w:val="0"/>
              <w:divBdr>
                <w:top w:val="none" w:sz="0" w:space="0" w:color="auto"/>
                <w:left w:val="none" w:sz="0" w:space="0" w:color="auto"/>
                <w:bottom w:val="none" w:sz="0" w:space="0" w:color="auto"/>
                <w:right w:val="none" w:sz="0" w:space="0" w:color="auto"/>
              </w:divBdr>
            </w:div>
            <w:div w:id="1719167094">
              <w:marLeft w:val="0"/>
              <w:marRight w:val="0"/>
              <w:marTop w:val="0"/>
              <w:marBottom w:val="0"/>
              <w:divBdr>
                <w:top w:val="none" w:sz="0" w:space="0" w:color="auto"/>
                <w:left w:val="none" w:sz="0" w:space="0" w:color="auto"/>
                <w:bottom w:val="none" w:sz="0" w:space="0" w:color="auto"/>
                <w:right w:val="none" w:sz="0" w:space="0" w:color="auto"/>
              </w:divBdr>
            </w:div>
            <w:div w:id="274600350">
              <w:marLeft w:val="0"/>
              <w:marRight w:val="0"/>
              <w:marTop w:val="0"/>
              <w:marBottom w:val="0"/>
              <w:divBdr>
                <w:top w:val="none" w:sz="0" w:space="0" w:color="auto"/>
                <w:left w:val="none" w:sz="0" w:space="0" w:color="auto"/>
                <w:bottom w:val="none" w:sz="0" w:space="0" w:color="auto"/>
                <w:right w:val="none" w:sz="0" w:space="0" w:color="auto"/>
              </w:divBdr>
            </w:div>
          </w:divsChild>
        </w:div>
        <w:div w:id="1951549479">
          <w:marLeft w:val="0"/>
          <w:marRight w:val="0"/>
          <w:marTop w:val="0"/>
          <w:marBottom w:val="0"/>
          <w:divBdr>
            <w:top w:val="none" w:sz="0" w:space="0" w:color="auto"/>
            <w:left w:val="none" w:sz="0" w:space="0" w:color="auto"/>
            <w:bottom w:val="none" w:sz="0" w:space="0" w:color="auto"/>
            <w:right w:val="none" w:sz="0" w:space="0" w:color="auto"/>
          </w:divBdr>
          <w:divsChild>
            <w:div w:id="1211650260">
              <w:marLeft w:val="0"/>
              <w:marRight w:val="0"/>
              <w:marTop w:val="0"/>
              <w:marBottom w:val="0"/>
              <w:divBdr>
                <w:top w:val="none" w:sz="0" w:space="0" w:color="auto"/>
                <w:left w:val="none" w:sz="0" w:space="0" w:color="auto"/>
                <w:bottom w:val="none" w:sz="0" w:space="0" w:color="auto"/>
                <w:right w:val="none" w:sz="0" w:space="0" w:color="auto"/>
              </w:divBdr>
            </w:div>
            <w:div w:id="1665089196">
              <w:marLeft w:val="0"/>
              <w:marRight w:val="0"/>
              <w:marTop w:val="0"/>
              <w:marBottom w:val="0"/>
              <w:divBdr>
                <w:top w:val="none" w:sz="0" w:space="0" w:color="auto"/>
                <w:left w:val="none" w:sz="0" w:space="0" w:color="auto"/>
                <w:bottom w:val="none" w:sz="0" w:space="0" w:color="auto"/>
                <w:right w:val="none" w:sz="0" w:space="0" w:color="auto"/>
              </w:divBdr>
            </w:div>
            <w:div w:id="1908832676">
              <w:marLeft w:val="0"/>
              <w:marRight w:val="0"/>
              <w:marTop w:val="0"/>
              <w:marBottom w:val="0"/>
              <w:divBdr>
                <w:top w:val="none" w:sz="0" w:space="0" w:color="auto"/>
                <w:left w:val="none" w:sz="0" w:space="0" w:color="auto"/>
                <w:bottom w:val="none" w:sz="0" w:space="0" w:color="auto"/>
                <w:right w:val="none" w:sz="0" w:space="0" w:color="auto"/>
              </w:divBdr>
            </w:div>
            <w:div w:id="376904350">
              <w:marLeft w:val="0"/>
              <w:marRight w:val="0"/>
              <w:marTop w:val="0"/>
              <w:marBottom w:val="0"/>
              <w:divBdr>
                <w:top w:val="none" w:sz="0" w:space="0" w:color="auto"/>
                <w:left w:val="none" w:sz="0" w:space="0" w:color="auto"/>
                <w:bottom w:val="none" w:sz="0" w:space="0" w:color="auto"/>
                <w:right w:val="none" w:sz="0" w:space="0" w:color="auto"/>
              </w:divBdr>
            </w:div>
            <w:div w:id="529341708">
              <w:marLeft w:val="0"/>
              <w:marRight w:val="0"/>
              <w:marTop w:val="0"/>
              <w:marBottom w:val="0"/>
              <w:divBdr>
                <w:top w:val="none" w:sz="0" w:space="0" w:color="auto"/>
                <w:left w:val="none" w:sz="0" w:space="0" w:color="auto"/>
                <w:bottom w:val="none" w:sz="0" w:space="0" w:color="auto"/>
                <w:right w:val="none" w:sz="0" w:space="0" w:color="auto"/>
              </w:divBdr>
            </w:div>
          </w:divsChild>
        </w:div>
        <w:div w:id="1539200652">
          <w:marLeft w:val="0"/>
          <w:marRight w:val="0"/>
          <w:marTop w:val="0"/>
          <w:marBottom w:val="0"/>
          <w:divBdr>
            <w:top w:val="none" w:sz="0" w:space="0" w:color="auto"/>
            <w:left w:val="none" w:sz="0" w:space="0" w:color="auto"/>
            <w:bottom w:val="none" w:sz="0" w:space="0" w:color="auto"/>
            <w:right w:val="none" w:sz="0" w:space="0" w:color="auto"/>
          </w:divBdr>
          <w:divsChild>
            <w:div w:id="725682508">
              <w:marLeft w:val="0"/>
              <w:marRight w:val="0"/>
              <w:marTop w:val="0"/>
              <w:marBottom w:val="0"/>
              <w:divBdr>
                <w:top w:val="none" w:sz="0" w:space="0" w:color="auto"/>
                <w:left w:val="none" w:sz="0" w:space="0" w:color="auto"/>
                <w:bottom w:val="none" w:sz="0" w:space="0" w:color="auto"/>
                <w:right w:val="none" w:sz="0" w:space="0" w:color="auto"/>
              </w:divBdr>
            </w:div>
            <w:div w:id="883368772">
              <w:marLeft w:val="0"/>
              <w:marRight w:val="0"/>
              <w:marTop w:val="0"/>
              <w:marBottom w:val="0"/>
              <w:divBdr>
                <w:top w:val="none" w:sz="0" w:space="0" w:color="auto"/>
                <w:left w:val="none" w:sz="0" w:space="0" w:color="auto"/>
                <w:bottom w:val="none" w:sz="0" w:space="0" w:color="auto"/>
                <w:right w:val="none" w:sz="0" w:space="0" w:color="auto"/>
              </w:divBdr>
            </w:div>
            <w:div w:id="1747998665">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541941146">
              <w:marLeft w:val="0"/>
              <w:marRight w:val="0"/>
              <w:marTop w:val="0"/>
              <w:marBottom w:val="0"/>
              <w:divBdr>
                <w:top w:val="none" w:sz="0" w:space="0" w:color="auto"/>
                <w:left w:val="none" w:sz="0" w:space="0" w:color="auto"/>
                <w:bottom w:val="none" w:sz="0" w:space="0" w:color="auto"/>
                <w:right w:val="none" w:sz="0" w:space="0" w:color="auto"/>
              </w:divBdr>
            </w:div>
          </w:divsChild>
        </w:div>
        <w:div w:id="146897429">
          <w:marLeft w:val="0"/>
          <w:marRight w:val="0"/>
          <w:marTop w:val="0"/>
          <w:marBottom w:val="0"/>
          <w:divBdr>
            <w:top w:val="none" w:sz="0" w:space="0" w:color="auto"/>
            <w:left w:val="none" w:sz="0" w:space="0" w:color="auto"/>
            <w:bottom w:val="none" w:sz="0" w:space="0" w:color="auto"/>
            <w:right w:val="none" w:sz="0" w:space="0" w:color="auto"/>
          </w:divBdr>
          <w:divsChild>
            <w:div w:id="1746955650">
              <w:marLeft w:val="0"/>
              <w:marRight w:val="0"/>
              <w:marTop w:val="0"/>
              <w:marBottom w:val="0"/>
              <w:divBdr>
                <w:top w:val="none" w:sz="0" w:space="0" w:color="auto"/>
                <w:left w:val="none" w:sz="0" w:space="0" w:color="auto"/>
                <w:bottom w:val="none" w:sz="0" w:space="0" w:color="auto"/>
                <w:right w:val="none" w:sz="0" w:space="0" w:color="auto"/>
              </w:divBdr>
            </w:div>
            <w:div w:id="960646431">
              <w:marLeft w:val="0"/>
              <w:marRight w:val="0"/>
              <w:marTop w:val="0"/>
              <w:marBottom w:val="0"/>
              <w:divBdr>
                <w:top w:val="none" w:sz="0" w:space="0" w:color="auto"/>
                <w:left w:val="none" w:sz="0" w:space="0" w:color="auto"/>
                <w:bottom w:val="none" w:sz="0" w:space="0" w:color="auto"/>
                <w:right w:val="none" w:sz="0" w:space="0" w:color="auto"/>
              </w:divBdr>
            </w:div>
            <w:div w:id="843205383">
              <w:marLeft w:val="0"/>
              <w:marRight w:val="0"/>
              <w:marTop w:val="0"/>
              <w:marBottom w:val="0"/>
              <w:divBdr>
                <w:top w:val="none" w:sz="0" w:space="0" w:color="auto"/>
                <w:left w:val="none" w:sz="0" w:space="0" w:color="auto"/>
                <w:bottom w:val="none" w:sz="0" w:space="0" w:color="auto"/>
                <w:right w:val="none" w:sz="0" w:space="0" w:color="auto"/>
              </w:divBdr>
            </w:div>
            <w:div w:id="1467501990">
              <w:marLeft w:val="0"/>
              <w:marRight w:val="0"/>
              <w:marTop w:val="0"/>
              <w:marBottom w:val="0"/>
              <w:divBdr>
                <w:top w:val="none" w:sz="0" w:space="0" w:color="auto"/>
                <w:left w:val="none" w:sz="0" w:space="0" w:color="auto"/>
                <w:bottom w:val="none" w:sz="0" w:space="0" w:color="auto"/>
                <w:right w:val="none" w:sz="0" w:space="0" w:color="auto"/>
              </w:divBdr>
            </w:div>
          </w:divsChild>
        </w:div>
        <w:div w:id="1060320953">
          <w:marLeft w:val="0"/>
          <w:marRight w:val="0"/>
          <w:marTop w:val="0"/>
          <w:marBottom w:val="0"/>
          <w:divBdr>
            <w:top w:val="none" w:sz="0" w:space="0" w:color="auto"/>
            <w:left w:val="none" w:sz="0" w:space="0" w:color="auto"/>
            <w:bottom w:val="none" w:sz="0" w:space="0" w:color="auto"/>
            <w:right w:val="none" w:sz="0" w:space="0" w:color="auto"/>
          </w:divBdr>
          <w:divsChild>
            <w:div w:id="859781361">
              <w:marLeft w:val="0"/>
              <w:marRight w:val="0"/>
              <w:marTop w:val="0"/>
              <w:marBottom w:val="0"/>
              <w:divBdr>
                <w:top w:val="none" w:sz="0" w:space="0" w:color="auto"/>
                <w:left w:val="none" w:sz="0" w:space="0" w:color="auto"/>
                <w:bottom w:val="none" w:sz="0" w:space="0" w:color="auto"/>
                <w:right w:val="none" w:sz="0" w:space="0" w:color="auto"/>
              </w:divBdr>
            </w:div>
            <w:div w:id="217791789">
              <w:marLeft w:val="0"/>
              <w:marRight w:val="0"/>
              <w:marTop w:val="0"/>
              <w:marBottom w:val="0"/>
              <w:divBdr>
                <w:top w:val="none" w:sz="0" w:space="0" w:color="auto"/>
                <w:left w:val="none" w:sz="0" w:space="0" w:color="auto"/>
                <w:bottom w:val="none" w:sz="0" w:space="0" w:color="auto"/>
                <w:right w:val="none" w:sz="0" w:space="0" w:color="auto"/>
              </w:divBdr>
            </w:div>
            <w:div w:id="2119106623">
              <w:marLeft w:val="0"/>
              <w:marRight w:val="0"/>
              <w:marTop w:val="0"/>
              <w:marBottom w:val="0"/>
              <w:divBdr>
                <w:top w:val="none" w:sz="0" w:space="0" w:color="auto"/>
                <w:left w:val="none" w:sz="0" w:space="0" w:color="auto"/>
                <w:bottom w:val="none" w:sz="0" w:space="0" w:color="auto"/>
                <w:right w:val="none" w:sz="0" w:space="0" w:color="auto"/>
              </w:divBdr>
            </w:div>
            <w:div w:id="1925139142">
              <w:marLeft w:val="0"/>
              <w:marRight w:val="0"/>
              <w:marTop w:val="0"/>
              <w:marBottom w:val="0"/>
              <w:divBdr>
                <w:top w:val="none" w:sz="0" w:space="0" w:color="auto"/>
                <w:left w:val="none" w:sz="0" w:space="0" w:color="auto"/>
                <w:bottom w:val="none" w:sz="0" w:space="0" w:color="auto"/>
                <w:right w:val="none" w:sz="0" w:space="0" w:color="auto"/>
              </w:divBdr>
            </w:div>
            <w:div w:id="901066189">
              <w:marLeft w:val="0"/>
              <w:marRight w:val="0"/>
              <w:marTop w:val="0"/>
              <w:marBottom w:val="0"/>
              <w:divBdr>
                <w:top w:val="none" w:sz="0" w:space="0" w:color="auto"/>
                <w:left w:val="none" w:sz="0" w:space="0" w:color="auto"/>
                <w:bottom w:val="none" w:sz="0" w:space="0" w:color="auto"/>
                <w:right w:val="none" w:sz="0" w:space="0" w:color="auto"/>
              </w:divBdr>
            </w:div>
            <w:div w:id="953365762">
              <w:marLeft w:val="0"/>
              <w:marRight w:val="0"/>
              <w:marTop w:val="0"/>
              <w:marBottom w:val="0"/>
              <w:divBdr>
                <w:top w:val="none" w:sz="0" w:space="0" w:color="auto"/>
                <w:left w:val="none" w:sz="0" w:space="0" w:color="auto"/>
                <w:bottom w:val="none" w:sz="0" w:space="0" w:color="auto"/>
                <w:right w:val="none" w:sz="0" w:space="0" w:color="auto"/>
              </w:divBdr>
            </w:div>
            <w:div w:id="597372886">
              <w:marLeft w:val="0"/>
              <w:marRight w:val="0"/>
              <w:marTop w:val="0"/>
              <w:marBottom w:val="0"/>
              <w:divBdr>
                <w:top w:val="none" w:sz="0" w:space="0" w:color="auto"/>
                <w:left w:val="none" w:sz="0" w:space="0" w:color="auto"/>
                <w:bottom w:val="none" w:sz="0" w:space="0" w:color="auto"/>
                <w:right w:val="none" w:sz="0" w:space="0" w:color="auto"/>
              </w:divBdr>
            </w:div>
          </w:divsChild>
        </w:div>
        <w:div w:id="1611817671">
          <w:marLeft w:val="0"/>
          <w:marRight w:val="0"/>
          <w:marTop w:val="0"/>
          <w:marBottom w:val="0"/>
          <w:divBdr>
            <w:top w:val="none" w:sz="0" w:space="0" w:color="auto"/>
            <w:left w:val="none" w:sz="0" w:space="0" w:color="auto"/>
            <w:bottom w:val="none" w:sz="0" w:space="0" w:color="auto"/>
            <w:right w:val="none" w:sz="0" w:space="0" w:color="auto"/>
          </w:divBdr>
          <w:divsChild>
            <w:div w:id="1632325758">
              <w:marLeft w:val="0"/>
              <w:marRight w:val="0"/>
              <w:marTop w:val="0"/>
              <w:marBottom w:val="0"/>
              <w:divBdr>
                <w:top w:val="none" w:sz="0" w:space="0" w:color="auto"/>
                <w:left w:val="none" w:sz="0" w:space="0" w:color="auto"/>
                <w:bottom w:val="none" w:sz="0" w:space="0" w:color="auto"/>
                <w:right w:val="none" w:sz="0" w:space="0" w:color="auto"/>
              </w:divBdr>
            </w:div>
            <w:div w:id="342125382">
              <w:marLeft w:val="0"/>
              <w:marRight w:val="0"/>
              <w:marTop w:val="0"/>
              <w:marBottom w:val="0"/>
              <w:divBdr>
                <w:top w:val="none" w:sz="0" w:space="0" w:color="auto"/>
                <w:left w:val="none" w:sz="0" w:space="0" w:color="auto"/>
                <w:bottom w:val="none" w:sz="0" w:space="0" w:color="auto"/>
                <w:right w:val="none" w:sz="0" w:space="0" w:color="auto"/>
              </w:divBdr>
            </w:div>
            <w:div w:id="271985396">
              <w:marLeft w:val="0"/>
              <w:marRight w:val="0"/>
              <w:marTop w:val="0"/>
              <w:marBottom w:val="0"/>
              <w:divBdr>
                <w:top w:val="none" w:sz="0" w:space="0" w:color="auto"/>
                <w:left w:val="none" w:sz="0" w:space="0" w:color="auto"/>
                <w:bottom w:val="none" w:sz="0" w:space="0" w:color="auto"/>
                <w:right w:val="none" w:sz="0" w:space="0" w:color="auto"/>
              </w:divBdr>
            </w:div>
            <w:div w:id="1500581470">
              <w:marLeft w:val="0"/>
              <w:marRight w:val="0"/>
              <w:marTop w:val="0"/>
              <w:marBottom w:val="0"/>
              <w:divBdr>
                <w:top w:val="none" w:sz="0" w:space="0" w:color="auto"/>
                <w:left w:val="none" w:sz="0" w:space="0" w:color="auto"/>
                <w:bottom w:val="none" w:sz="0" w:space="0" w:color="auto"/>
                <w:right w:val="none" w:sz="0" w:space="0" w:color="auto"/>
              </w:divBdr>
            </w:div>
            <w:div w:id="744690782">
              <w:marLeft w:val="0"/>
              <w:marRight w:val="0"/>
              <w:marTop w:val="0"/>
              <w:marBottom w:val="0"/>
              <w:divBdr>
                <w:top w:val="none" w:sz="0" w:space="0" w:color="auto"/>
                <w:left w:val="none" w:sz="0" w:space="0" w:color="auto"/>
                <w:bottom w:val="none" w:sz="0" w:space="0" w:color="auto"/>
                <w:right w:val="none" w:sz="0" w:space="0" w:color="auto"/>
              </w:divBdr>
            </w:div>
          </w:divsChild>
        </w:div>
        <w:div w:id="1847861777">
          <w:marLeft w:val="0"/>
          <w:marRight w:val="0"/>
          <w:marTop w:val="0"/>
          <w:marBottom w:val="0"/>
          <w:divBdr>
            <w:top w:val="none" w:sz="0" w:space="0" w:color="auto"/>
            <w:left w:val="none" w:sz="0" w:space="0" w:color="auto"/>
            <w:bottom w:val="none" w:sz="0" w:space="0" w:color="auto"/>
            <w:right w:val="none" w:sz="0" w:space="0" w:color="auto"/>
          </w:divBdr>
          <w:divsChild>
            <w:div w:id="286393617">
              <w:marLeft w:val="0"/>
              <w:marRight w:val="0"/>
              <w:marTop w:val="0"/>
              <w:marBottom w:val="0"/>
              <w:divBdr>
                <w:top w:val="none" w:sz="0" w:space="0" w:color="auto"/>
                <w:left w:val="none" w:sz="0" w:space="0" w:color="auto"/>
                <w:bottom w:val="none" w:sz="0" w:space="0" w:color="auto"/>
                <w:right w:val="none" w:sz="0" w:space="0" w:color="auto"/>
              </w:divBdr>
            </w:div>
            <w:div w:id="1558904954">
              <w:marLeft w:val="0"/>
              <w:marRight w:val="0"/>
              <w:marTop w:val="0"/>
              <w:marBottom w:val="0"/>
              <w:divBdr>
                <w:top w:val="none" w:sz="0" w:space="0" w:color="auto"/>
                <w:left w:val="none" w:sz="0" w:space="0" w:color="auto"/>
                <w:bottom w:val="none" w:sz="0" w:space="0" w:color="auto"/>
                <w:right w:val="none" w:sz="0" w:space="0" w:color="auto"/>
              </w:divBdr>
            </w:div>
            <w:div w:id="1473598295">
              <w:marLeft w:val="0"/>
              <w:marRight w:val="0"/>
              <w:marTop w:val="0"/>
              <w:marBottom w:val="0"/>
              <w:divBdr>
                <w:top w:val="none" w:sz="0" w:space="0" w:color="auto"/>
                <w:left w:val="none" w:sz="0" w:space="0" w:color="auto"/>
                <w:bottom w:val="none" w:sz="0" w:space="0" w:color="auto"/>
                <w:right w:val="none" w:sz="0" w:space="0" w:color="auto"/>
              </w:divBdr>
            </w:div>
            <w:div w:id="1483236345">
              <w:marLeft w:val="0"/>
              <w:marRight w:val="0"/>
              <w:marTop w:val="0"/>
              <w:marBottom w:val="0"/>
              <w:divBdr>
                <w:top w:val="none" w:sz="0" w:space="0" w:color="auto"/>
                <w:left w:val="none" w:sz="0" w:space="0" w:color="auto"/>
                <w:bottom w:val="none" w:sz="0" w:space="0" w:color="auto"/>
                <w:right w:val="none" w:sz="0" w:space="0" w:color="auto"/>
              </w:divBdr>
            </w:div>
          </w:divsChild>
        </w:div>
        <w:div w:id="603222683">
          <w:marLeft w:val="0"/>
          <w:marRight w:val="0"/>
          <w:marTop w:val="0"/>
          <w:marBottom w:val="0"/>
          <w:divBdr>
            <w:top w:val="none" w:sz="0" w:space="0" w:color="auto"/>
            <w:left w:val="none" w:sz="0" w:space="0" w:color="auto"/>
            <w:bottom w:val="none" w:sz="0" w:space="0" w:color="auto"/>
            <w:right w:val="none" w:sz="0" w:space="0" w:color="auto"/>
          </w:divBdr>
        </w:div>
        <w:div w:id="934483764">
          <w:marLeft w:val="0"/>
          <w:marRight w:val="0"/>
          <w:marTop w:val="0"/>
          <w:marBottom w:val="0"/>
          <w:divBdr>
            <w:top w:val="none" w:sz="0" w:space="0" w:color="auto"/>
            <w:left w:val="none" w:sz="0" w:space="0" w:color="auto"/>
            <w:bottom w:val="none" w:sz="0" w:space="0" w:color="auto"/>
            <w:right w:val="none" w:sz="0" w:space="0" w:color="auto"/>
          </w:divBdr>
          <w:divsChild>
            <w:div w:id="202405968">
              <w:marLeft w:val="-75"/>
              <w:marRight w:val="0"/>
              <w:marTop w:val="30"/>
              <w:marBottom w:val="30"/>
              <w:divBdr>
                <w:top w:val="none" w:sz="0" w:space="0" w:color="auto"/>
                <w:left w:val="none" w:sz="0" w:space="0" w:color="auto"/>
                <w:bottom w:val="none" w:sz="0" w:space="0" w:color="auto"/>
                <w:right w:val="none" w:sz="0" w:space="0" w:color="auto"/>
              </w:divBdr>
              <w:divsChild>
                <w:div w:id="1320841871">
                  <w:marLeft w:val="0"/>
                  <w:marRight w:val="0"/>
                  <w:marTop w:val="0"/>
                  <w:marBottom w:val="0"/>
                  <w:divBdr>
                    <w:top w:val="none" w:sz="0" w:space="0" w:color="auto"/>
                    <w:left w:val="none" w:sz="0" w:space="0" w:color="auto"/>
                    <w:bottom w:val="none" w:sz="0" w:space="0" w:color="auto"/>
                    <w:right w:val="none" w:sz="0" w:space="0" w:color="auto"/>
                  </w:divBdr>
                  <w:divsChild>
                    <w:div w:id="1157845040">
                      <w:marLeft w:val="0"/>
                      <w:marRight w:val="0"/>
                      <w:marTop w:val="0"/>
                      <w:marBottom w:val="0"/>
                      <w:divBdr>
                        <w:top w:val="none" w:sz="0" w:space="0" w:color="auto"/>
                        <w:left w:val="none" w:sz="0" w:space="0" w:color="auto"/>
                        <w:bottom w:val="none" w:sz="0" w:space="0" w:color="auto"/>
                        <w:right w:val="none" w:sz="0" w:space="0" w:color="auto"/>
                      </w:divBdr>
                    </w:div>
                  </w:divsChild>
                </w:div>
                <w:div w:id="1790779705">
                  <w:marLeft w:val="0"/>
                  <w:marRight w:val="0"/>
                  <w:marTop w:val="0"/>
                  <w:marBottom w:val="0"/>
                  <w:divBdr>
                    <w:top w:val="none" w:sz="0" w:space="0" w:color="auto"/>
                    <w:left w:val="none" w:sz="0" w:space="0" w:color="auto"/>
                    <w:bottom w:val="none" w:sz="0" w:space="0" w:color="auto"/>
                    <w:right w:val="none" w:sz="0" w:space="0" w:color="auto"/>
                  </w:divBdr>
                  <w:divsChild>
                    <w:div w:id="195319340">
                      <w:marLeft w:val="0"/>
                      <w:marRight w:val="0"/>
                      <w:marTop w:val="0"/>
                      <w:marBottom w:val="0"/>
                      <w:divBdr>
                        <w:top w:val="none" w:sz="0" w:space="0" w:color="auto"/>
                        <w:left w:val="none" w:sz="0" w:space="0" w:color="auto"/>
                        <w:bottom w:val="none" w:sz="0" w:space="0" w:color="auto"/>
                        <w:right w:val="none" w:sz="0" w:space="0" w:color="auto"/>
                      </w:divBdr>
                    </w:div>
                  </w:divsChild>
                </w:div>
                <w:div w:id="1321739630">
                  <w:marLeft w:val="0"/>
                  <w:marRight w:val="0"/>
                  <w:marTop w:val="0"/>
                  <w:marBottom w:val="0"/>
                  <w:divBdr>
                    <w:top w:val="none" w:sz="0" w:space="0" w:color="auto"/>
                    <w:left w:val="none" w:sz="0" w:space="0" w:color="auto"/>
                    <w:bottom w:val="none" w:sz="0" w:space="0" w:color="auto"/>
                    <w:right w:val="none" w:sz="0" w:space="0" w:color="auto"/>
                  </w:divBdr>
                  <w:divsChild>
                    <w:div w:id="463894548">
                      <w:marLeft w:val="0"/>
                      <w:marRight w:val="0"/>
                      <w:marTop w:val="0"/>
                      <w:marBottom w:val="0"/>
                      <w:divBdr>
                        <w:top w:val="none" w:sz="0" w:space="0" w:color="auto"/>
                        <w:left w:val="none" w:sz="0" w:space="0" w:color="auto"/>
                        <w:bottom w:val="none" w:sz="0" w:space="0" w:color="auto"/>
                        <w:right w:val="none" w:sz="0" w:space="0" w:color="auto"/>
                      </w:divBdr>
                    </w:div>
                  </w:divsChild>
                </w:div>
                <w:div w:id="695958940">
                  <w:marLeft w:val="0"/>
                  <w:marRight w:val="0"/>
                  <w:marTop w:val="0"/>
                  <w:marBottom w:val="0"/>
                  <w:divBdr>
                    <w:top w:val="none" w:sz="0" w:space="0" w:color="auto"/>
                    <w:left w:val="none" w:sz="0" w:space="0" w:color="auto"/>
                    <w:bottom w:val="none" w:sz="0" w:space="0" w:color="auto"/>
                    <w:right w:val="none" w:sz="0" w:space="0" w:color="auto"/>
                  </w:divBdr>
                  <w:divsChild>
                    <w:div w:id="278268753">
                      <w:marLeft w:val="0"/>
                      <w:marRight w:val="0"/>
                      <w:marTop w:val="0"/>
                      <w:marBottom w:val="0"/>
                      <w:divBdr>
                        <w:top w:val="none" w:sz="0" w:space="0" w:color="auto"/>
                        <w:left w:val="none" w:sz="0" w:space="0" w:color="auto"/>
                        <w:bottom w:val="none" w:sz="0" w:space="0" w:color="auto"/>
                        <w:right w:val="none" w:sz="0" w:space="0" w:color="auto"/>
                      </w:divBdr>
                    </w:div>
                  </w:divsChild>
                </w:div>
                <w:div w:id="1896350792">
                  <w:marLeft w:val="0"/>
                  <w:marRight w:val="0"/>
                  <w:marTop w:val="0"/>
                  <w:marBottom w:val="0"/>
                  <w:divBdr>
                    <w:top w:val="none" w:sz="0" w:space="0" w:color="auto"/>
                    <w:left w:val="none" w:sz="0" w:space="0" w:color="auto"/>
                    <w:bottom w:val="none" w:sz="0" w:space="0" w:color="auto"/>
                    <w:right w:val="none" w:sz="0" w:space="0" w:color="auto"/>
                  </w:divBdr>
                  <w:divsChild>
                    <w:div w:id="1811172300">
                      <w:marLeft w:val="0"/>
                      <w:marRight w:val="0"/>
                      <w:marTop w:val="0"/>
                      <w:marBottom w:val="0"/>
                      <w:divBdr>
                        <w:top w:val="none" w:sz="0" w:space="0" w:color="auto"/>
                        <w:left w:val="none" w:sz="0" w:space="0" w:color="auto"/>
                        <w:bottom w:val="none" w:sz="0" w:space="0" w:color="auto"/>
                        <w:right w:val="none" w:sz="0" w:space="0" w:color="auto"/>
                      </w:divBdr>
                    </w:div>
                    <w:div w:id="2131195085">
                      <w:marLeft w:val="0"/>
                      <w:marRight w:val="0"/>
                      <w:marTop w:val="0"/>
                      <w:marBottom w:val="0"/>
                      <w:divBdr>
                        <w:top w:val="none" w:sz="0" w:space="0" w:color="auto"/>
                        <w:left w:val="none" w:sz="0" w:space="0" w:color="auto"/>
                        <w:bottom w:val="none" w:sz="0" w:space="0" w:color="auto"/>
                        <w:right w:val="none" w:sz="0" w:space="0" w:color="auto"/>
                      </w:divBdr>
                    </w:div>
                    <w:div w:id="2105955759">
                      <w:marLeft w:val="0"/>
                      <w:marRight w:val="0"/>
                      <w:marTop w:val="0"/>
                      <w:marBottom w:val="0"/>
                      <w:divBdr>
                        <w:top w:val="none" w:sz="0" w:space="0" w:color="auto"/>
                        <w:left w:val="none" w:sz="0" w:space="0" w:color="auto"/>
                        <w:bottom w:val="none" w:sz="0" w:space="0" w:color="auto"/>
                        <w:right w:val="none" w:sz="0" w:space="0" w:color="auto"/>
                      </w:divBdr>
                    </w:div>
                    <w:div w:id="1055392426">
                      <w:marLeft w:val="0"/>
                      <w:marRight w:val="0"/>
                      <w:marTop w:val="0"/>
                      <w:marBottom w:val="0"/>
                      <w:divBdr>
                        <w:top w:val="none" w:sz="0" w:space="0" w:color="auto"/>
                        <w:left w:val="none" w:sz="0" w:space="0" w:color="auto"/>
                        <w:bottom w:val="none" w:sz="0" w:space="0" w:color="auto"/>
                        <w:right w:val="none" w:sz="0" w:space="0" w:color="auto"/>
                      </w:divBdr>
                    </w:div>
                    <w:div w:id="1211654731">
                      <w:marLeft w:val="0"/>
                      <w:marRight w:val="0"/>
                      <w:marTop w:val="0"/>
                      <w:marBottom w:val="0"/>
                      <w:divBdr>
                        <w:top w:val="none" w:sz="0" w:space="0" w:color="auto"/>
                        <w:left w:val="none" w:sz="0" w:space="0" w:color="auto"/>
                        <w:bottom w:val="none" w:sz="0" w:space="0" w:color="auto"/>
                        <w:right w:val="none" w:sz="0" w:space="0" w:color="auto"/>
                      </w:divBdr>
                    </w:div>
                  </w:divsChild>
                </w:div>
                <w:div w:id="700205478">
                  <w:marLeft w:val="0"/>
                  <w:marRight w:val="0"/>
                  <w:marTop w:val="0"/>
                  <w:marBottom w:val="0"/>
                  <w:divBdr>
                    <w:top w:val="none" w:sz="0" w:space="0" w:color="auto"/>
                    <w:left w:val="none" w:sz="0" w:space="0" w:color="auto"/>
                    <w:bottom w:val="none" w:sz="0" w:space="0" w:color="auto"/>
                    <w:right w:val="none" w:sz="0" w:space="0" w:color="auto"/>
                  </w:divBdr>
                  <w:divsChild>
                    <w:div w:id="1239941374">
                      <w:marLeft w:val="0"/>
                      <w:marRight w:val="0"/>
                      <w:marTop w:val="0"/>
                      <w:marBottom w:val="0"/>
                      <w:divBdr>
                        <w:top w:val="none" w:sz="0" w:space="0" w:color="auto"/>
                        <w:left w:val="none" w:sz="0" w:space="0" w:color="auto"/>
                        <w:bottom w:val="none" w:sz="0" w:space="0" w:color="auto"/>
                        <w:right w:val="none" w:sz="0" w:space="0" w:color="auto"/>
                      </w:divBdr>
                    </w:div>
                    <w:div w:id="274488741">
                      <w:marLeft w:val="0"/>
                      <w:marRight w:val="0"/>
                      <w:marTop w:val="0"/>
                      <w:marBottom w:val="0"/>
                      <w:divBdr>
                        <w:top w:val="none" w:sz="0" w:space="0" w:color="auto"/>
                        <w:left w:val="none" w:sz="0" w:space="0" w:color="auto"/>
                        <w:bottom w:val="none" w:sz="0" w:space="0" w:color="auto"/>
                        <w:right w:val="none" w:sz="0" w:space="0" w:color="auto"/>
                      </w:divBdr>
                    </w:div>
                  </w:divsChild>
                </w:div>
                <w:div w:id="212430752">
                  <w:marLeft w:val="0"/>
                  <w:marRight w:val="0"/>
                  <w:marTop w:val="0"/>
                  <w:marBottom w:val="0"/>
                  <w:divBdr>
                    <w:top w:val="none" w:sz="0" w:space="0" w:color="auto"/>
                    <w:left w:val="none" w:sz="0" w:space="0" w:color="auto"/>
                    <w:bottom w:val="none" w:sz="0" w:space="0" w:color="auto"/>
                    <w:right w:val="none" w:sz="0" w:space="0" w:color="auto"/>
                  </w:divBdr>
                  <w:divsChild>
                    <w:div w:id="15816233">
                      <w:marLeft w:val="0"/>
                      <w:marRight w:val="0"/>
                      <w:marTop w:val="0"/>
                      <w:marBottom w:val="0"/>
                      <w:divBdr>
                        <w:top w:val="none" w:sz="0" w:space="0" w:color="auto"/>
                        <w:left w:val="none" w:sz="0" w:space="0" w:color="auto"/>
                        <w:bottom w:val="none" w:sz="0" w:space="0" w:color="auto"/>
                        <w:right w:val="none" w:sz="0" w:space="0" w:color="auto"/>
                      </w:divBdr>
                    </w:div>
                  </w:divsChild>
                </w:div>
                <w:div w:id="1171287671">
                  <w:marLeft w:val="0"/>
                  <w:marRight w:val="0"/>
                  <w:marTop w:val="0"/>
                  <w:marBottom w:val="0"/>
                  <w:divBdr>
                    <w:top w:val="none" w:sz="0" w:space="0" w:color="auto"/>
                    <w:left w:val="none" w:sz="0" w:space="0" w:color="auto"/>
                    <w:bottom w:val="none" w:sz="0" w:space="0" w:color="auto"/>
                    <w:right w:val="none" w:sz="0" w:space="0" w:color="auto"/>
                  </w:divBdr>
                  <w:divsChild>
                    <w:div w:id="1690177075">
                      <w:marLeft w:val="0"/>
                      <w:marRight w:val="0"/>
                      <w:marTop w:val="0"/>
                      <w:marBottom w:val="0"/>
                      <w:divBdr>
                        <w:top w:val="none" w:sz="0" w:space="0" w:color="auto"/>
                        <w:left w:val="none" w:sz="0" w:space="0" w:color="auto"/>
                        <w:bottom w:val="none" w:sz="0" w:space="0" w:color="auto"/>
                        <w:right w:val="none" w:sz="0" w:space="0" w:color="auto"/>
                      </w:divBdr>
                    </w:div>
                    <w:div w:id="1385832602">
                      <w:marLeft w:val="0"/>
                      <w:marRight w:val="0"/>
                      <w:marTop w:val="0"/>
                      <w:marBottom w:val="0"/>
                      <w:divBdr>
                        <w:top w:val="none" w:sz="0" w:space="0" w:color="auto"/>
                        <w:left w:val="none" w:sz="0" w:space="0" w:color="auto"/>
                        <w:bottom w:val="none" w:sz="0" w:space="0" w:color="auto"/>
                        <w:right w:val="none" w:sz="0" w:space="0" w:color="auto"/>
                      </w:divBdr>
                    </w:div>
                    <w:div w:id="1109353362">
                      <w:marLeft w:val="0"/>
                      <w:marRight w:val="0"/>
                      <w:marTop w:val="0"/>
                      <w:marBottom w:val="0"/>
                      <w:divBdr>
                        <w:top w:val="none" w:sz="0" w:space="0" w:color="auto"/>
                        <w:left w:val="none" w:sz="0" w:space="0" w:color="auto"/>
                        <w:bottom w:val="none" w:sz="0" w:space="0" w:color="auto"/>
                        <w:right w:val="none" w:sz="0" w:space="0" w:color="auto"/>
                      </w:divBdr>
                    </w:div>
                    <w:div w:id="1938707701">
                      <w:marLeft w:val="0"/>
                      <w:marRight w:val="0"/>
                      <w:marTop w:val="0"/>
                      <w:marBottom w:val="0"/>
                      <w:divBdr>
                        <w:top w:val="none" w:sz="0" w:space="0" w:color="auto"/>
                        <w:left w:val="none" w:sz="0" w:space="0" w:color="auto"/>
                        <w:bottom w:val="none" w:sz="0" w:space="0" w:color="auto"/>
                        <w:right w:val="none" w:sz="0" w:space="0" w:color="auto"/>
                      </w:divBdr>
                    </w:div>
                    <w:div w:id="1698189988">
                      <w:marLeft w:val="0"/>
                      <w:marRight w:val="0"/>
                      <w:marTop w:val="0"/>
                      <w:marBottom w:val="0"/>
                      <w:divBdr>
                        <w:top w:val="none" w:sz="0" w:space="0" w:color="auto"/>
                        <w:left w:val="none" w:sz="0" w:space="0" w:color="auto"/>
                        <w:bottom w:val="none" w:sz="0" w:space="0" w:color="auto"/>
                        <w:right w:val="none" w:sz="0" w:space="0" w:color="auto"/>
                      </w:divBdr>
                    </w:div>
                    <w:div w:id="203443855">
                      <w:marLeft w:val="0"/>
                      <w:marRight w:val="0"/>
                      <w:marTop w:val="0"/>
                      <w:marBottom w:val="0"/>
                      <w:divBdr>
                        <w:top w:val="none" w:sz="0" w:space="0" w:color="auto"/>
                        <w:left w:val="none" w:sz="0" w:space="0" w:color="auto"/>
                        <w:bottom w:val="none" w:sz="0" w:space="0" w:color="auto"/>
                        <w:right w:val="none" w:sz="0" w:space="0" w:color="auto"/>
                      </w:divBdr>
                    </w:div>
                    <w:div w:id="1681079025">
                      <w:marLeft w:val="0"/>
                      <w:marRight w:val="0"/>
                      <w:marTop w:val="0"/>
                      <w:marBottom w:val="0"/>
                      <w:divBdr>
                        <w:top w:val="none" w:sz="0" w:space="0" w:color="auto"/>
                        <w:left w:val="none" w:sz="0" w:space="0" w:color="auto"/>
                        <w:bottom w:val="none" w:sz="0" w:space="0" w:color="auto"/>
                        <w:right w:val="none" w:sz="0" w:space="0" w:color="auto"/>
                      </w:divBdr>
                    </w:div>
                    <w:div w:id="1117795641">
                      <w:marLeft w:val="0"/>
                      <w:marRight w:val="0"/>
                      <w:marTop w:val="0"/>
                      <w:marBottom w:val="0"/>
                      <w:divBdr>
                        <w:top w:val="none" w:sz="0" w:space="0" w:color="auto"/>
                        <w:left w:val="none" w:sz="0" w:space="0" w:color="auto"/>
                        <w:bottom w:val="none" w:sz="0" w:space="0" w:color="auto"/>
                        <w:right w:val="none" w:sz="0" w:space="0" w:color="auto"/>
                      </w:divBdr>
                    </w:div>
                    <w:div w:id="1970742857">
                      <w:marLeft w:val="0"/>
                      <w:marRight w:val="0"/>
                      <w:marTop w:val="0"/>
                      <w:marBottom w:val="0"/>
                      <w:divBdr>
                        <w:top w:val="none" w:sz="0" w:space="0" w:color="auto"/>
                        <w:left w:val="none" w:sz="0" w:space="0" w:color="auto"/>
                        <w:bottom w:val="none" w:sz="0" w:space="0" w:color="auto"/>
                        <w:right w:val="none" w:sz="0" w:space="0" w:color="auto"/>
                      </w:divBdr>
                    </w:div>
                    <w:div w:id="1249071434">
                      <w:marLeft w:val="0"/>
                      <w:marRight w:val="0"/>
                      <w:marTop w:val="0"/>
                      <w:marBottom w:val="0"/>
                      <w:divBdr>
                        <w:top w:val="none" w:sz="0" w:space="0" w:color="auto"/>
                        <w:left w:val="none" w:sz="0" w:space="0" w:color="auto"/>
                        <w:bottom w:val="none" w:sz="0" w:space="0" w:color="auto"/>
                        <w:right w:val="none" w:sz="0" w:space="0" w:color="auto"/>
                      </w:divBdr>
                    </w:div>
                    <w:div w:id="737901663">
                      <w:marLeft w:val="0"/>
                      <w:marRight w:val="0"/>
                      <w:marTop w:val="0"/>
                      <w:marBottom w:val="0"/>
                      <w:divBdr>
                        <w:top w:val="none" w:sz="0" w:space="0" w:color="auto"/>
                        <w:left w:val="none" w:sz="0" w:space="0" w:color="auto"/>
                        <w:bottom w:val="none" w:sz="0" w:space="0" w:color="auto"/>
                        <w:right w:val="none" w:sz="0" w:space="0" w:color="auto"/>
                      </w:divBdr>
                    </w:div>
                    <w:div w:id="1906917659">
                      <w:marLeft w:val="0"/>
                      <w:marRight w:val="0"/>
                      <w:marTop w:val="0"/>
                      <w:marBottom w:val="0"/>
                      <w:divBdr>
                        <w:top w:val="none" w:sz="0" w:space="0" w:color="auto"/>
                        <w:left w:val="none" w:sz="0" w:space="0" w:color="auto"/>
                        <w:bottom w:val="none" w:sz="0" w:space="0" w:color="auto"/>
                        <w:right w:val="none" w:sz="0" w:space="0" w:color="auto"/>
                      </w:divBdr>
                    </w:div>
                    <w:div w:id="1371414605">
                      <w:marLeft w:val="0"/>
                      <w:marRight w:val="0"/>
                      <w:marTop w:val="0"/>
                      <w:marBottom w:val="0"/>
                      <w:divBdr>
                        <w:top w:val="none" w:sz="0" w:space="0" w:color="auto"/>
                        <w:left w:val="none" w:sz="0" w:space="0" w:color="auto"/>
                        <w:bottom w:val="none" w:sz="0" w:space="0" w:color="auto"/>
                        <w:right w:val="none" w:sz="0" w:space="0" w:color="auto"/>
                      </w:divBdr>
                    </w:div>
                  </w:divsChild>
                </w:div>
                <w:div w:id="1271354676">
                  <w:marLeft w:val="0"/>
                  <w:marRight w:val="0"/>
                  <w:marTop w:val="0"/>
                  <w:marBottom w:val="0"/>
                  <w:divBdr>
                    <w:top w:val="none" w:sz="0" w:space="0" w:color="auto"/>
                    <w:left w:val="none" w:sz="0" w:space="0" w:color="auto"/>
                    <w:bottom w:val="none" w:sz="0" w:space="0" w:color="auto"/>
                    <w:right w:val="none" w:sz="0" w:space="0" w:color="auto"/>
                  </w:divBdr>
                  <w:divsChild>
                    <w:div w:id="8457249">
                      <w:marLeft w:val="0"/>
                      <w:marRight w:val="0"/>
                      <w:marTop w:val="0"/>
                      <w:marBottom w:val="0"/>
                      <w:divBdr>
                        <w:top w:val="none" w:sz="0" w:space="0" w:color="auto"/>
                        <w:left w:val="none" w:sz="0" w:space="0" w:color="auto"/>
                        <w:bottom w:val="none" w:sz="0" w:space="0" w:color="auto"/>
                        <w:right w:val="none" w:sz="0" w:space="0" w:color="auto"/>
                      </w:divBdr>
                    </w:div>
                  </w:divsChild>
                </w:div>
                <w:div w:id="474952377">
                  <w:marLeft w:val="0"/>
                  <w:marRight w:val="0"/>
                  <w:marTop w:val="0"/>
                  <w:marBottom w:val="0"/>
                  <w:divBdr>
                    <w:top w:val="none" w:sz="0" w:space="0" w:color="auto"/>
                    <w:left w:val="none" w:sz="0" w:space="0" w:color="auto"/>
                    <w:bottom w:val="none" w:sz="0" w:space="0" w:color="auto"/>
                    <w:right w:val="none" w:sz="0" w:space="0" w:color="auto"/>
                  </w:divBdr>
                  <w:divsChild>
                    <w:div w:id="1110007685">
                      <w:marLeft w:val="0"/>
                      <w:marRight w:val="0"/>
                      <w:marTop w:val="0"/>
                      <w:marBottom w:val="0"/>
                      <w:divBdr>
                        <w:top w:val="none" w:sz="0" w:space="0" w:color="auto"/>
                        <w:left w:val="none" w:sz="0" w:space="0" w:color="auto"/>
                        <w:bottom w:val="none" w:sz="0" w:space="0" w:color="auto"/>
                        <w:right w:val="none" w:sz="0" w:space="0" w:color="auto"/>
                      </w:divBdr>
                    </w:div>
                  </w:divsChild>
                </w:div>
                <w:div w:id="1426925352">
                  <w:marLeft w:val="0"/>
                  <w:marRight w:val="0"/>
                  <w:marTop w:val="0"/>
                  <w:marBottom w:val="0"/>
                  <w:divBdr>
                    <w:top w:val="none" w:sz="0" w:space="0" w:color="auto"/>
                    <w:left w:val="none" w:sz="0" w:space="0" w:color="auto"/>
                    <w:bottom w:val="none" w:sz="0" w:space="0" w:color="auto"/>
                    <w:right w:val="none" w:sz="0" w:space="0" w:color="auto"/>
                  </w:divBdr>
                  <w:divsChild>
                    <w:div w:id="1801221897">
                      <w:marLeft w:val="0"/>
                      <w:marRight w:val="0"/>
                      <w:marTop w:val="0"/>
                      <w:marBottom w:val="0"/>
                      <w:divBdr>
                        <w:top w:val="none" w:sz="0" w:space="0" w:color="auto"/>
                        <w:left w:val="none" w:sz="0" w:space="0" w:color="auto"/>
                        <w:bottom w:val="none" w:sz="0" w:space="0" w:color="auto"/>
                        <w:right w:val="none" w:sz="0" w:space="0" w:color="auto"/>
                      </w:divBdr>
                    </w:div>
                    <w:div w:id="815340500">
                      <w:marLeft w:val="0"/>
                      <w:marRight w:val="0"/>
                      <w:marTop w:val="0"/>
                      <w:marBottom w:val="0"/>
                      <w:divBdr>
                        <w:top w:val="none" w:sz="0" w:space="0" w:color="auto"/>
                        <w:left w:val="none" w:sz="0" w:space="0" w:color="auto"/>
                        <w:bottom w:val="none" w:sz="0" w:space="0" w:color="auto"/>
                        <w:right w:val="none" w:sz="0" w:space="0" w:color="auto"/>
                      </w:divBdr>
                    </w:div>
                    <w:div w:id="551038474">
                      <w:marLeft w:val="0"/>
                      <w:marRight w:val="0"/>
                      <w:marTop w:val="0"/>
                      <w:marBottom w:val="0"/>
                      <w:divBdr>
                        <w:top w:val="none" w:sz="0" w:space="0" w:color="auto"/>
                        <w:left w:val="none" w:sz="0" w:space="0" w:color="auto"/>
                        <w:bottom w:val="none" w:sz="0" w:space="0" w:color="auto"/>
                        <w:right w:val="none" w:sz="0" w:space="0" w:color="auto"/>
                      </w:divBdr>
                    </w:div>
                    <w:div w:id="1458910111">
                      <w:marLeft w:val="0"/>
                      <w:marRight w:val="0"/>
                      <w:marTop w:val="0"/>
                      <w:marBottom w:val="0"/>
                      <w:divBdr>
                        <w:top w:val="none" w:sz="0" w:space="0" w:color="auto"/>
                        <w:left w:val="none" w:sz="0" w:space="0" w:color="auto"/>
                        <w:bottom w:val="none" w:sz="0" w:space="0" w:color="auto"/>
                        <w:right w:val="none" w:sz="0" w:space="0" w:color="auto"/>
                      </w:divBdr>
                    </w:div>
                    <w:div w:id="1937401108">
                      <w:marLeft w:val="0"/>
                      <w:marRight w:val="0"/>
                      <w:marTop w:val="0"/>
                      <w:marBottom w:val="0"/>
                      <w:divBdr>
                        <w:top w:val="none" w:sz="0" w:space="0" w:color="auto"/>
                        <w:left w:val="none" w:sz="0" w:space="0" w:color="auto"/>
                        <w:bottom w:val="none" w:sz="0" w:space="0" w:color="auto"/>
                        <w:right w:val="none" w:sz="0" w:space="0" w:color="auto"/>
                      </w:divBdr>
                    </w:div>
                    <w:div w:id="1740902255">
                      <w:marLeft w:val="0"/>
                      <w:marRight w:val="0"/>
                      <w:marTop w:val="0"/>
                      <w:marBottom w:val="0"/>
                      <w:divBdr>
                        <w:top w:val="none" w:sz="0" w:space="0" w:color="auto"/>
                        <w:left w:val="none" w:sz="0" w:space="0" w:color="auto"/>
                        <w:bottom w:val="none" w:sz="0" w:space="0" w:color="auto"/>
                        <w:right w:val="none" w:sz="0" w:space="0" w:color="auto"/>
                      </w:divBdr>
                    </w:div>
                    <w:div w:id="516389124">
                      <w:marLeft w:val="0"/>
                      <w:marRight w:val="0"/>
                      <w:marTop w:val="0"/>
                      <w:marBottom w:val="0"/>
                      <w:divBdr>
                        <w:top w:val="none" w:sz="0" w:space="0" w:color="auto"/>
                        <w:left w:val="none" w:sz="0" w:space="0" w:color="auto"/>
                        <w:bottom w:val="none" w:sz="0" w:space="0" w:color="auto"/>
                        <w:right w:val="none" w:sz="0" w:space="0" w:color="auto"/>
                      </w:divBdr>
                    </w:div>
                    <w:div w:id="1035348481">
                      <w:marLeft w:val="0"/>
                      <w:marRight w:val="0"/>
                      <w:marTop w:val="0"/>
                      <w:marBottom w:val="0"/>
                      <w:divBdr>
                        <w:top w:val="none" w:sz="0" w:space="0" w:color="auto"/>
                        <w:left w:val="none" w:sz="0" w:space="0" w:color="auto"/>
                        <w:bottom w:val="none" w:sz="0" w:space="0" w:color="auto"/>
                        <w:right w:val="none" w:sz="0" w:space="0" w:color="auto"/>
                      </w:divBdr>
                    </w:div>
                    <w:div w:id="1790971240">
                      <w:marLeft w:val="0"/>
                      <w:marRight w:val="0"/>
                      <w:marTop w:val="0"/>
                      <w:marBottom w:val="0"/>
                      <w:divBdr>
                        <w:top w:val="none" w:sz="0" w:space="0" w:color="auto"/>
                        <w:left w:val="none" w:sz="0" w:space="0" w:color="auto"/>
                        <w:bottom w:val="none" w:sz="0" w:space="0" w:color="auto"/>
                        <w:right w:val="none" w:sz="0" w:space="0" w:color="auto"/>
                      </w:divBdr>
                    </w:div>
                    <w:div w:id="1457289393">
                      <w:marLeft w:val="0"/>
                      <w:marRight w:val="0"/>
                      <w:marTop w:val="0"/>
                      <w:marBottom w:val="0"/>
                      <w:divBdr>
                        <w:top w:val="none" w:sz="0" w:space="0" w:color="auto"/>
                        <w:left w:val="none" w:sz="0" w:space="0" w:color="auto"/>
                        <w:bottom w:val="none" w:sz="0" w:space="0" w:color="auto"/>
                        <w:right w:val="none" w:sz="0" w:space="0" w:color="auto"/>
                      </w:divBdr>
                    </w:div>
                    <w:div w:id="1354769948">
                      <w:marLeft w:val="0"/>
                      <w:marRight w:val="0"/>
                      <w:marTop w:val="0"/>
                      <w:marBottom w:val="0"/>
                      <w:divBdr>
                        <w:top w:val="none" w:sz="0" w:space="0" w:color="auto"/>
                        <w:left w:val="none" w:sz="0" w:space="0" w:color="auto"/>
                        <w:bottom w:val="none" w:sz="0" w:space="0" w:color="auto"/>
                        <w:right w:val="none" w:sz="0" w:space="0" w:color="auto"/>
                      </w:divBdr>
                    </w:div>
                    <w:div w:id="377898825">
                      <w:marLeft w:val="0"/>
                      <w:marRight w:val="0"/>
                      <w:marTop w:val="0"/>
                      <w:marBottom w:val="0"/>
                      <w:divBdr>
                        <w:top w:val="none" w:sz="0" w:space="0" w:color="auto"/>
                        <w:left w:val="none" w:sz="0" w:space="0" w:color="auto"/>
                        <w:bottom w:val="none" w:sz="0" w:space="0" w:color="auto"/>
                        <w:right w:val="none" w:sz="0" w:space="0" w:color="auto"/>
                      </w:divBdr>
                    </w:div>
                  </w:divsChild>
                </w:div>
                <w:div w:id="1586763649">
                  <w:marLeft w:val="0"/>
                  <w:marRight w:val="0"/>
                  <w:marTop w:val="0"/>
                  <w:marBottom w:val="0"/>
                  <w:divBdr>
                    <w:top w:val="none" w:sz="0" w:space="0" w:color="auto"/>
                    <w:left w:val="none" w:sz="0" w:space="0" w:color="auto"/>
                    <w:bottom w:val="none" w:sz="0" w:space="0" w:color="auto"/>
                    <w:right w:val="none" w:sz="0" w:space="0" w:color="auto"/>
                  </w:divBdr>
                  <w:divsChild>
                    <w:div w:id="740906653">
                      <w:marLeft w:val="0"/>
                      <w:marRight w:val="0"/>
                      <w:marTop w:val="0"/>
                      <w:marBottom w:val="0"/>
                      <w:divBdr>
                        <w:top w:val="none" w:sz="0" w:space="0" w:color="auto"/>
                        <w:left w:val="none" w:sz="0" w:space="0" w:color="auto"/>
                        <w:bottom w:val="none" w:sz="0" w:space="0" w:color="auto"/>
                        <w:right w:val="none" w:sz="0" w:space="0" w:color="auto"/>
                      </w:divBdr>
                    </w:div>
                  </w:divsChild>
                </w:div>
                <w:div w:id="1894729398">
                  <w:marLeft w:val="0"/>
                  <w:marRight w:val="0"/>
                  <w:marTop w:val="0"/>
                  <w:marBottom w:val="0"/>
                  <w:divBdr>
                    <w:top w:val="none" w:sz="0" w:space="0" w:color="auto"/>
                    <w:left w:val="none" w:sz="0" w:space="0" w:color="auto"/>
                    <w:bottom w:val="none" w:sz="0" w:space="0" w:color="auto"/>
                    <w:right w:val="none" w:sz="0" w:space="0" w:color="auto"/>
                  </w:divBdr>
                  <w:divsChild>
                    <w:div w:id="865218806">
                      <w:marLeft w:val="0"/>
                      <w:marRight w:val="0"/>
                      <w:marTop w:val="0"/>
                      <w:marBottom w:val="0"/>
                      <w:divBdr>
                        <w:top w:val="none" w:sz="0" w:space="0" w:color="auto"/>
                        <w:left w:val="none" w:sz="0" w:space="0" w:color="auto"/>
                        <w:bottom w:val="none" w:sz="0" w:space="0" w:color="auto"/>
                        <w:right w:val="none" w:sz="0" w:space="0" w:color="auto"/>
                      </w:divBdr>
                    </w:div>
                  </w:divsChild>
                </w:div>
                <w:div w:id="327055963">
                  <w:marLeft w:val="0"/>
                  <w:marRight w:val="0"/>
                  <w:marTop w:val="0"/>
                  <w:marBottom w:val="0"/>
                  <w:divBdr>
                    <w:top w:val="none" w:sz="0" w:space="0" w:color="auto"/>
                    <w:left w:val="none" w:sz="0" w:space="0" w:color="auto"/>
                    <w:bottom w:val="none" w:sz="0" w:space="0" w:color="auto"/>
                    <w:right w:val="none" w:sz="0" w:space="0" w:color="auto"/>
                  </w:divBdr>
                  <w:divsChild>
                    <w:div w:id="1257909973">
                      <w:marLeft w:val="0"/>
                      <w:marRight w:val="0"/>
                      <w:marTop w:val="0"/>
                      <w:marBottom w:val="0"/>
                      <w:divBdr>
                        <w:top w:val="none" w:sz="0" w:space="0" w:color="auto"/>
                        <w:left w:val="none" w:sz="0" w:space="0" w:color="auto"/>
                        <w:bottom w:val="none" w:sz="0" w:space="0" w:color="auto"/>
                        <w:right w:val="none" w:sz="0" w:space="0" w:color="auto"/>
                      </w:divBdr>
                    </w:div>
                    <w:div w:id="661928881">
                      <w:marLeft w:val="0"/>
                      <w:marRight w:val="0"/>
                      <w:marTop w:val="0"/>
                      <w:marBottom w:val="0"/>
                      <w:divBdr>
                        <w:top w:val="none" w:sz="0" w:space="0" w:color="auto"/>
                        <w:left w:val="none" w:sz="0" w:space="0" w:color="auto"/>
                        <w:bottom w:val="none" w:sz="0" w:space="0" w:color="auto"/>
                        <w:right w:val="none" w:sz="0" w:space="0" w:color="auto"/>
                      </w:divBdr>
                    </w:div>
                    <w:div w:id="4325553">
                      <w:marLeft w:val="0"/>
                      <w:marRight w:val="0"/>
                      <w:marTop w:val="0"/>
                      <w:marBottom w:val="0"/>
                      <w:divBdr>
                        <w:top w:val="none" w:sz="0" w:space="0" w:color="auto"/>
                        <w:left w:val="none" w:sz="0" w:space="0" w:color="auto"/>
                        <w:bottom w:val="none" w:sz="0" w:space="0" w:color="auto"/>
                        <w:right w:val="none" w:sz="0" w:space="0" w:color="auto"/>
                      </w:divBdr>
                    </w:div>
                  </w:divsChild>
                </w:div>
                <w:div w:id="229729125">
                  <w:marLeft w:val="0"/>
                  <w:marRight w:val="0"/>
                  <w:marTop w:val="0"/>
                  <w:marBottom w:val="0"/>
                  <w:divBdr>
                    <w:top w:val="none" w:sz="0" w:space="0" w:color="auto"/>
                    <w:left w:val="none" w:sz="0" w:space="0" w:color="auto"/>
                    <w:bottom w:val="none" w:sz="0" w:space="0" w:color="auto"/>
                    <w:right w:val="none" w:sz="0" w:space="0" w:color="auto"/>
                  </w:divBdr>
                  <w:divsChild>
                    <w:div w:id="422606430">
                      <w:marLeft w:val="0"/>
                      <w:marRight w:val="0"/>
                      <w:marTop w:val="0"/>
                      <w:marBottom w:val="0"/>
                      <w:divBdr>
                        <w:top w:val="none" w:sz="0" w:space="0" w:color="auto"/>
                        <w:left w:val="none" w:sz="0" w:space="0" w:color="auto"/>
                        <w:bottom w:val="none" w:sz="0" w:space="0" w:color="auto"/>
                        <w:right w:val="none" w:sz="0" w:space="0" w:color="auto"/>
                      </w:divBdr>
                    </w:div>
                  </w:divsChild>
                </w:div>
                <w:div w:id="582109220">
                  <w:marLeft w:val="0"/>
                  <w:marRight w:val="0"/>
                  <w:marTop w:val="0"/>
                  <w:marBottom w:val="0"/>
                  <w:divBdr>
                    <w:top w:val="none" w:sz="0" w:space="0" w:color="auto"/>
                    <w:left w:val="none" w:sz="0" w:space="0" w:color="auto"/>
                    <w:bottom w:val="none" w:sz="0" w:space="0" w:color="auto"/>
                    <w:right w:val="none" w:sz="0" w:space="0" w:color="auto"/>
                  </w:divBdr>
                  <w:divsChild>
                    <w:div w:id="927159049">
                      <w:marLeft w:val="0"/>
                      <w:marRight w:val="0"/>
                      <w:marTop w:val="0"/>
                      <w:marBottom w:val="0"/>
                      <w:divBdr>
                        <w:top w:val="none" w:sz="0" w:space="0" w:color="auto"/>
                        <w:left w:val="none" w:sz="0" w:space="0" w:color="auto"/>
                        <w:bottom w:val="none" w:sz="0" w:space="0" w:color="auto"/>
                        <w:right w:val="none" w:sz="0" w:space="0" w:color="auto"/>
                      </w:divBdr>
                    </w:div>
                  </w:divsChild>
                </w:div>
                <w:div w:id="1429502768">
                  <w:marLeft w:val="0"/>
                  <w:marRight w:val="0"/>
                  <w:marTop w:val="0"/>
                  <w:marBottom w:val="0"/>
                  <w:divBdr>
                    <w:top w:val="none" w:sz="0" w:space="0" w:color="auto"/>
                    <w:left w:val="none" w:sz="0" w:space="0" w:color="auto"/>
                    <w:bottom w:val="none" w:sz="0" w:space="0" w:color="auto"/>
                    <w:right w:val="none" w:sz="0" w:space="0" w:color="auto"/>
                  </w:divBdr>
                  <w:divsChild>
                    <w:div w:id="724644559">
                      <w:marLeft w:val="0"/>
                      <w:marRight w:val="0"/>
                      <w:marTop w:val="0"/>
                      <w:marBottom w:val="0"/>
                      <w:divBdr>
                        <w:top w:val="none" w:sz="0" w:space="0" w:color="auto"/>
                        <w:left w:val="none" w:sz="0" w:space="0" w:color="auto"/>
                        <w:bottom w:val="none" w:sz="0" w:space="0" w:color="auto"/>
                        <w:right w:val="none" w:sz="0" w:space="0" w:color="auto"/>
                      </w:divBdr>
                    </w:div>
                    <w:div w:id="972056774">
                      <w:marLeft w:val="0"/>
                      <w:marRight w:val="0"/>
                      <w:marTop w:val="0"/>
                      <w:marBottom w:val="0"/>
                      <w:divBdr>
                        <w:top w:val="none" w:sz="0" w:space="0" w:color="auto"/>
                        <w:left w:val="none" w:sz="0" w:space="0" w:color="auto"/>
                        <w:bottom w:val="none" w:sz="0" w:space="0" w:color="auto"/>
                        <w:right w:val="none" w:sz="0" w:space="0" w:color="auto"/>
                      </w:divBdr>
                    </w:div>
                    <w:div w:id="402877928">
                      <w:marLeft w:val="0"/>
                      <w:marRight w:val="0"/>
                      <w:marTop w:val="0"/>
                      <w:marBottom w:val="0"/>
                      <w:divBdr>
                        <w:top w:val="none" w:sz="0" w:space="0" w:color="auto"/>
                        <w:left w:val="none" w:sz="0" w:space="0" w:color="auto"/>
                        <w:bottom w:val="none" w:sz="0" w:space="0" w:color="auto"/>
                        <w:right w:val="none" w:sz="0" w:space="0" w:color="auto"/>
                      </w:divBdr>
                    </w:div>
                    <w:div w:id="159391776">
                      <w:marLeft w:val="0"/>
                      <w:marRight w:val="0"/>
                      <w:marTop w:val="0"/>
                      <w:marBottom w:val="0"/>
                      <w:divBdr>
                        <w:top w:val="none" w:sz="0" w:space="0" w:color="auto"/>
                        <w:left w:val="none" w:sz="0" w:space="0" w:color="auto"/>
                        <w:bottom w:val="none" w:sz="0" w:space="0" w:color="auto"/>
                        <w:right w:val="none" w:sz="0" w:space="0" w:color="auto"/>
                      </w:divBdr>
                    </w:div>
                    <w:div w:id="78407373">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37716232">
                      <w:marLeft w:val="0"/>
                      <w:marRight w:val="0"/>
                      <w:marTop w:val="0"/>
                      <w:marBottom w:val="0"/>
                      <w:divBdr>
                        <w:top w:val="none" w:sz="0" w:space="0" w:color="auto"/>
                        <w:left w:val="none" w:sz="0" w:space="0" w:color="auto"/>
                        <w:bottom w:val="none" w:sz="0" w:space="0" w:color="auto"/>
                        <w:right w:val="none" w:sz="0" w:space="0" w:color="auto"/>
                      </w:divBdr>
                    </w:div>
                    <w:div w:id="894896965">
                      <w:marLeft w:val="0"/>
                      <w:marRight w:val="0"/>
                      <w:marTop w:val="0"/>
                      <w:marBottom w:val="0"/>
                      <w:divBdr>
                        <w:top w:val="none" w:sz="0" w:space="0" w:color="auto"/>
                        <w:left w:val="none" w:sz="0" w:space="0" w:color="auto"/>
                        <w:bottom w:val="none" w:sz="0" w:space="0" w:color="auto"/>
                        <w:right w:val="none" w:sz="0" w:space="0" w:color="auto"/>
                      </w:divBdr>
                    </w:div>
                    <w:div w:id="1879271055">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877111356">
                      <w:marLeft w:val="0"/>
                      <w:marRight w:val="0"/>
                      <w:marTop w:val="0"/>
                      <w:marBottom w:val="0"/>
                      <w:divBdr>
                        <w:top w:val="none" w:sz="0" w:space="0" w:color="auto"/>
                        <w:left w:val="none" w:sz="0" w:space="0" w:color="auto"/>
                        <w:bottom w:val="none" w:sz="0" w:space="0" w:color="auto"/>
                        <w:right w:val="none" w:sz="0" w:space="0" w:color="auto"/>
                      </w:divBdr>
                    </w:div>
                    <w:div w:id="540678580">
                      <w:marLeft w:val="0"/>
                      <w:marRight w:val="0"/>
                      <w:marTop w:val="0"/>
                      <w:marBottom w:val="0"/>
                      <w:divBdr>
                        <w:top w:val="none" w:sz="0" w:space="0" w:color="auto"/>
                        <w:left w:val="none" w:sz="0" w:space="0" w:color="auto"/>
                        <w:bottom w:val="none" w:sz="0" w:space="0" w:color="auto"/>
                        <w:right w:val="none" w:sz="0" w:space="0" w:color="auto"/>
                      </w:divBdr>
                    </w:div>
                    <w:div w:id="599728284">
                      <w:marLeft w:val="0"/>
                      <w:marRight w:val="0"/>
                      <w:marTop w:val="0"/>
                      <w:marBottom w:val="0"/>
                      <w:divBdr>
                        <w:top w:val="none" w:sz="0" w:space="0" w:color="auto"/>
                        <w:left w:val="none" w:sz="0" w:space="0" w:color="auto"/>
                        <w:bottom w:val="none" w:sz="0" w:space="0" w:color="auto"/>
                        <w:right w:val="none" w:sz="0" w:space="0" w:color="auto"/>
                      </w:divBdr>
                    </w:div>
                    <w:div w:id="218445460">
                      <w:marLeft w:val="0"/>
                      <w:marRight w:val="0"/>
                      <w:marTop w:val="0"/>
                      <w:marBottom w:val="0"/>
                      <w:divBdr>
                        <w:top w:val="none" w:sz="0" w:space="0" w:color="auto"/>
                        <w:left w:val="none" w:sz="0" w:space="0" w:color="auto"/>
                        <w:bottom w:val="none" w:sz="0" w:space="0" w:color="auto"/>
                        <w:right w:val="none" w:sz="0" w:space="0" w:color="auto"/>
                      </w:divBdr>
                    </w:div>
                    <w:div w:id="1771588624">
                      <w:marLeft w:val="0"/>
                      <w:marRight w:val="0"/>
                      <w:marTop w:val="0"/>
                      <w:marBottom w:val="0"/>
                      <w:divBdr>
                        <w:top w:val="none" w:sz="0" w:space="0" w:color="auto"/>
                        <w:left w:val="none" w:sz="0" w:space="0" w:color="auto"/>
                        <w:bottom w:val="none" w:sz="0" w:space="0" w:color="auto"/>
                        <w:right w:val="none" w:sz="0" w:space="0" w:color="auto"/>
                      </w:divBdr>
                    </w:div>
                    <w:div w:id="780339284">
                      <w:marLeft w:val="0"/>
                      <w:marRight w:val="0"/>
                      <w:marTop w:val="0"/>
                      <w:marBottom w:val="0"/>
                      <w:divBdr>
                        <w:top w:val="none" w:sz="0" w:space="0" w:color="auto"/>
                        <w:left w:val="none" w:sz="0" w:space="0" w:color="auto"/>
                        <w:bottom w:val="none" w:sz="0" w:space="0" w:color="auto"/>
                        <w:right w:val="none" w:sz="0" w:space="0" w:color="auto"/>
                      </w:divBdr>
                    </w:div>
                    <w:div w:id="84812850">
                      <w:marLeft w:val="0"/>
                      <w:marRight w:val="0"/>
                      <w:marTop w:val="0"/>
                      <w:marBottom w:val="0"/>
                      <w:divBdr>
                        <w:top w:val="none" w:sz="0" w:space="0" w:color="auto"/>
                        <w:left w:val="none" w:sz="0" w:space="0" w:color="auto"/>
                        <w:bottom w:val="none" w:sz="0" w:space="0" w:color="auto"/>
                        <w:right w:val="none" w:sz="0" w:space="0" w:color="auto"/>
                      </w:divBdr>
                    </w:div>
                    <w:div w:id="785542127">
                      <w:marLeft w:val="0"/>
                      <w:marRight w:val="0"/>
                      <w:marTop w:val="0"/>
                      <w:marBottom w:val="0"/>
                      <w:divBdr>
                        <w:top w:val="none" w:sz="0" w:space="0" w:color="auto"/>
                        <w:left w:val="none" w:sz="0" w:space="0" w:color="auto"/>
                        <w:bottom w:val="none" w:sz="0" w:space="0" w:color="auto"/>
                        <w:right w:val="none" w:sz="0" w:space="0" w:color="auto"/>
                      </w:divBdr>
                    </w:div>
                    <w:div w:id="1286690049">
                      <w:marLeft w:val="0"/>
                      <w:marRight w:val="0"/>
                      <w:marTop w:val="0"/>
                      <w:marBottom w:val="0"/>
                      <w:divBdr>
                        <w:top w:val="none" w:sz="0" w:space="0" w:color="auto"/>
                        <w:left w:val="none" w:sz="0" w:space="0" w:color="auto"/>
                        <w:bottom w:val="none" w:sz="0" w:space="0" w:color="auto"/>
                        <w:right w:val="none" w:sz="0" w:space="0" w:color="auto"/>
                      </w:divBdr>
                    </w:div>
                    <w:div w:id="135688541">
                      <w:marLeft w:val="0"/>
                      <w:marRight w:val="0"/>
                      <w:marTop w:val="0"/>
                      <w:marBottom w:val="0"/>
                      <w:divBdr>
                        <w:top w:val="none" w:sz="0" w:space="0" w:color="auto"/>
                        <w:left w:val="none" w:sz="0" w:space="0" w:color="auto"/>
                        <w:bottom w:val="none" w:sz="0" w:space="0" w:color="auto"/>
                        <w:right w:val="none" w:sz="0" w:space="0" w:color="auto"/>
                      </w:divBdr>
                    </w:div>
                    <w:div w:id="1020474563">
                      <w:marLeft w:val="0"/>
                      <w:marRight w:val="0"/>
                      <w:marTop w:val="0"/>
                      <w:marBottom w:val="0"/>
                      <w:divBdr>
                        <w:top w:val="none" w:sz="0" w:space="0" w:color="auto"/>
                        <w:left w:val="none" w:sz="0" w:space="0" w:color="auto"/>
                        <w:bottom w:val="none" w:sz="0" w:space="0" w:color="auto"/>
                        <w:right w:val="none" w:sz="0" w:space="0" w:color="auto"/>
                      </w:divBdr>
                    </w:div>
                    <w:div w:id="1685203840">
                      <w:marLeft w:val="0"/>
                      <w:marRight w:val="0"/>
                      <w:marTop w:val="0"/>
                      <w:marBottom w:val="0"/>
                      <w:divBdr>
                        <w:top w:val="none" w:sz="0" w:space="0" w:color="auto"/>
                        <w:left w:val="none" w:sz="0" w:space="0" w:color="auto"/>
                        <w:bottom w:val="none" w:sz="0" w:space="0" w:color="auto"/>
                        <w:right w:val="none" w:sz="0" w:space="0" w:color="auto"/>
                      </w:divBdr>
                    </w:div>
                  </w:divsChild>
                </w:div>
                <w:div w:id="567154179">
                  <w:marLeft w:val="0"/>
                  <w:marRight w:val="0"/>
                  <w:marTop w:val="0"/>
                  <w:marBottom w:val="0"/>
                  <w:divBdr>
                    <w:top w:val="none" w:sz="0" w:space="0" w:color="auto"/>
                    <w:left w:val="none" w:sz="0" w:space="0" w:color="auto"/>
                    <w:bottom w:val="none" w:sz="0" w:space="0" w:color="auto"/>
                    <w:right w:val="none" w:sz="0" w:space="0" w:color="auto"/>
                  </w:divBdr>
                  <w:divsChild>
                    <w:div w:id="240919492">
                      <w:marLeft w:val="0"/>
                      <w:marRight w:val="0"/>
                      <w:marTop w:val="0"/>
                      <w:marBottom w:val="0"/>
                      <w:divBdr>
                        <w:top w:val="none" w:sz="0" w:space="0" w:color="auto"/>
                        <w:left w:val="none" w:sz="0" w:space="0" w:color="auto"/>
                        <w:bottom w:val="none" w:sz="0" w:space="0" w:color="auto"/>
                        <w:right w:val="none" w:sz="0" w:space="0" w:color="auto"/>
                      </w:divBdr>
                    </w:div>
                  </w:divsChild>
                </w:div>
                <w:div w:id="79185108">
                  <w:marLeft w:val="0"/>
                  <w:marRight w:val="0"/>
                  <w:marTop w:val="0"/>
                  <w:marBottom w:val="0"/>
                  <w:divBdr>
                    <w:top w:val="none" w:sz="0" w:space="0" w:color="auto"/>
                    <w:left w:val="none" w:sz="0" w:space="0" w:color="auto"/>
                    <w:bottom w:val="none" w:sz="0" w:space="0" w:color="auto"/>
                    <w:right w:val="none" w:sz="0" w:space="0" w:color="auto"/>
                  </w:divBdr>
                  <w:divsChild>
                    <w:div w:id="299575295">
                      <w:marLeft w:val="0"/>
                      <w:marRight w:val="0"/>
                      <w:marTop w:val="0"/>
                      <w:marBottom w:val="0"/>
                      <w:divBdr>
                        <w:top w:val="none" w:sz="0" w:space="0" w:color="auto"/>
                        <w:left w:val="none" w:sz="0" w:space="0" w:color="auto"/>
                        <w:bottom w:val="none" w:sz="0" w:space="0" w:color="auto"/>
                        <w:right w:val="none" w:sz="0" w:space="0" w:color="auto"/>
                      </w:divBdr>
                    </w:div>
                  </w:divsChild>
                </w:div>
                <w:div w:id="1396271228">
                  <w:marLeft w:val="0"/>
                  <w:marRight w:val="0"/>
                  <w:marTop w:val="0"/>
                  <w:marBottom w:val="0"/>
                  <w:divBdr>
                    <w:top w:val="none" w:sz="0" w:space="0" w:color="auto"/>
                    <w:left w:val="none" w:sz="0" w:space="0" w:color="auto"/>
                    <w:bottom w:val="none" w:sz="0" w:space="0" w:color="auto"/>
                    <w:right w:val="none" w:sz="0" w:space="0" w:color="auto"/>
                  </w:divBdr>
                  <w:divsChild>
                    <w:div w:id="671176797">
                      <w:marLeft w:val="0"/>
                      <w:marRight w:val="0"/>
                      <w:marTop w:val="0"/>
                      <w:marBottom w:val="0"/>
                      <w:divBdr>
                        <w:top w:val="none" w:sz="0" w:space="0" w:color="auto"/>
                        <w:left w:val="none" w:sz="0" w:space="0" w:color="auto"/>
                        <w:bottom w:val="none" w:sz="0" w:space="0" w:color="auto"/>
                        <w:right w:val="none" w:sz="0" w:space="0" w:color="auto"/>
                      </w:divBdr>
                    </w:div>
                    <w:div w:id="263269709">
                      <w:marLeft w:val="0"/>
                      <w:marRight w:val="0"/>
                      <w:marTop w:val="0"/>
                      <w:marBottom w:val="0"/>
                      <w:divBdr>
                        <w:top w:val="none" w:sz="0" w:space="0" w:color="auto"/>
                        <w:left w:val="none" w:sz="0" w:space="0" w:color="auto"/>
                        <w:bottom w:val="none" w:sz="0" w:space="0" w:color="auto"/>
                        <w:right w:val="none" w:sz="0" w:space="0" w:color="auto"/>
                      </w:divBdr>
                    </w:div>
                    <w:div w:id="2027249221">
                      <w:marLeft w:val="0"/>
                      <w:marRight w:val="0"/>
                      <w:marTop w:val="0"/>
                      <w:marBottom w:val="0"/>
                      <w:divBdr>
                        <w:top w:val="none" w:sz="0" w:space="0" w:color="auto"/>
                        <w:left w:val="none" w:sz="0" w:space="0" w:color="auto"/>
                        <w:bottom w:val="none" w:sz="0" w:space="0" w:color="auto"/>
                        <w:right w:val="none" w:sz="0" w:space="0" w:color="auto"/>
                      </w:divBdr>
                    </w:div>
                    <w:div w:id="381095562">
                      <w:marLeft w:val="0"/>
                      <w:marRight w:val="0"/>
                      <w:marTop w:val="0"/>
                      <w:marBottom w:val="0"/>
                      <w:divBdr>
                        <w:top w:val="none" w:sz="0" w:space="0" w:color="auto"/>
                        <w:left w:val="none" w:sz="0" w:space="0" w:color="auto"/>
                        <w:bottom w:val="none" w:sz="0" w:space="0" w:color="auto"/>
                        <w:right w:val="none" w:sz="0" w:space="0" w:color="auto"/>
                      </w:divBdr>
                    </w:div>
                    <w:div w:id="1493836851">
                      <w:marLeft w:val="0"/>
                      <w:marRight w:val="0"/>
                      <w:marTop w:val="0"/>
                      <w:marBottom w:val="0"/>
                      <w:divBdr>
                        <w:top w:val="none" w:sz="0" w:space="0" w:color="auto"/>
                        <w:left w:val="none" w:sz="0" w:space="0" w:color="auto"/>
                        <w:bottom w:val="none" w:sz="0" w:space="0" w:color="auto"/>
                        <w:right w:val="none" w:sz="0" w:space="0" w:color="auto"/>
                      </w:divBdr>
                    </w:div>
                  </w:divsChild>
                </w:div>
                <w:div w:id="1100683858">
                  <w:marLeft w:val="0"/>
                  <w:marRight w:val="0"/>
                  <w:marTop w:val="0"/>
                  <w:marBottom w:val="0"/>
                  <w:divBdr>
                    <w:top w:val="none" w:sz="0" w:space="0" w:color="auto"/>
                    <w:left w:val="none" w:sz="0" w:space="0" w:color="auto"/>
                    <w:bottom w:val="none" w:sz="0" w:space="0" w:color="auto"/>
                    <w:right w:val="none" w:sz="0" w:space="0" w:color="auto"/>
                  </w:divBdr>
                  <w:divsChild>
                    <w:div w:id="1970435148">
                      <w:marLeft w:val="0"/>
                      <w:marRight w:val="0"/>
                      <w:marTop w:val="0"/>
                      <w:marBottom w:val="0"/>
                      <w:divBdr>
                        <w:top w:val="none" w:sz="0" w:space="0" w:color="auto"/>
                        <w:left w:val="none" w:sz="0" w:space="0" w:color="auto"/>
                        <w:bottom w:val="none" w:sz="0" w:space="0" w:color="auto"/>
                        <w:right w:val="none" w:sz="0" w:space="0" w:color="auto"/>
                      </w:divBdr>
                    </w:div>
                  </w:divsChild>
                </w:div>
                <w:div w:id="1729106638">
                  <w:marLeft w:val="0"/>
                  <w:marRight w:val="0"/>
                  <w:marTop w:val="0"/>
                  <w:marBottom w:val="0"/>
                  <w:divBdr>
                    <w:top w:val="none" w:sz="0" w:space="0" w:color="auto"/>
                    <w:left w:val="none" w:sz="0" w:space="0" w:color="auto"/>
                    <w:bottom w:val="none" w:sz="0" w:space="0" w:color="auto"/>
                    <w:right w:val="none" w:sz="0" w:space="0" w:color="auto"/>
                  </w:divBdr>
                  <w:divsChild>
                    <w:div w:id="1122501291">
                      <w:marLeft w:val="0"/>
                      <w:marRight w:val="0"/>
                      <w:marTop w:val="0"/>
                      <w:marBottom w:val="0"/>
                      <w:divBdr>
                        <w:top w:val="none" w:sz="0" w:space="0" w:color="auto"/>
                        <w:left w:val="none" w:sz="0" w:space="0" w:color="auto"/>
                        <w:bottom w:val="none" w:sz="0" w:space="0" w:color="auto"/>
                        <w:right w:val="none" w:sz="0" w:space="0" w:color="auto"/>
                      </w:divBdr>
                    </w:div>
                  </w:divsChild>
                </w:div>
                <w:div w:id="329262745">
                  <w:marLeft w:val="0"/>
                  <w:marRight w:val="0"/>
                  <w:marTop w:val="0"/>
                  <w:marBottom w:val="0"/>
                  <w:divBdr>
                    <w:top w:val="none" w:sz="0" w:space="0" w:color="auto"/>
                    <w:left w:val="none" w:sz="0" w:space="0" w:color="auto"/>
                    <w:bottom w:val="none" w:sz="0" w:space="0" w:color="auto"/>
                    <w:right w:val="none" w:sz="0" w:space="0" w:color="auto"/>
                  </w:divBdr>
                  <w:divsChild>
                    <w:div w:id="85150900">
                      <w:marLeft w:val="0"/>
                      <w:marRight w:val="0"/>
                      <w:marTop w:val="0"/>
                      <w:marBottom w:val="0"/>
                      <w:divBdr>
                        <w:top w:val="none" w:sz="0" w:space="0" w:color="auto"/>
                        <w:left w:val="none" w:sz="0" w:space="0" w:color="auto"/>
                        <w:bottom w:val="none" w:sz="0" w:space="0" w:color="auto"/>
                        <w:right w:val="none" w:sz="0" w:space="0" w:color="auto"/>
                      </w:divBdr>
                    </w:div>
                    <w:div w:id="691490520">
                      <w:marLeft w:val="0"/>
                      <w:marRight w:val="0"/>
                      <w:marTop w:val="0"/>
                      <w:marBottom w:val="0"/>
                      <w:divBdr>
                        <w:top w:val="none" w:sz="0" w:space="0" w:color="auto"/>
                        <w:left w:val="none" w:sz="0" w:space="0" w:color="auto"/>
                        <w:bottom w:val="none" w:sz="0" w:space="0" w:color="auto"/>
                        <w:right w:val="none" w:sz="0" w:space="0" w:color="auto"/>
                      </w:divBdr>
                    </w:div>
                    <w:div w:id="1300526262">
                      <w:marLeft w:val="0"/>
                      <w:marRight w:val="0"/>
                      <w:marTop w:val="0"/>
                      <w:marBottom w:val="0"/>
                      <w:divBdr>
                        <w:top w:val="none" w:sz="0" w:space="0" w:color="auto"/>
                        <w:left w:val="none" w:sz="0" w:space="0" w:color="auto"/>
                        <w:bottom w:val="none" w:sz="0" w:space="0" w:color="auto"/>
                        <w:right w:val="none" w:sz="0" w:space="0" w:color="auto"/>
                      </w:divBdr>
                    </w:div>
                    <w:div w:id="528687484">
                      <w:marLeft w:val="0"/>
                      <w:marRight w:val="0"/>
                      <w:marTop w:val="0"/>
                      <w:marBottom w:val="0"/>
                      <w:divBdr>
                        <w:top w:val="none" w:sz="0" w:space="0" w:color="auto"/>
                        <w:left w:val="none" w:sz="0" w:space="0" w:color="auto"/>
                        <w:bottom w:val="none" w:sz="0" w:space="0" w:color="auto"/>
                        <w:right w:val="none" w:sz="0" w:space="0" w:color="auto"/>
                      </w:divBdr>
                    </w:div>
                    <w:div w:id="420758046">
                      <w:marLeft w:val="0"/>
                      <w:marRight w:val="0"/>
                      <w:marTop w:val="0"/>
                      <w:marBottom w:val="0"/>
                      <w:divBdr>
                        <w:top w:val="none" w:sz="0" w:space="0" w:color="auto"/>
                        <w:left w:val="none" w:sz="0" w:space="0" w:color="auto"/>
                        <w:bottom w:val="none" w:sz="0" w:space="0" w:color="auto"/>
                        <w:right w:val="none" w:sz="0" w:space="0" w:color="auto"/>
                      </w:divBdr>
                    </w:div>
                    <w:div w:id="410589495">
                      <w:marLeft w:val="0"/>
                      <w:marRight w:val="0"/>
                      <w:marTop w:val="0"/>
                      <w:marBottom w:val="0"/>
                      <w:divBdr>
                        <w:top w:val="none" w:sz="0" w:space="0" w:color="auto"/>
                        <w:left w:val="none" w:sz="0" w:space="0" w:color="auto"/>
                        <w:bottom w:val="none" w:sz="0" w:space="0" w:color="auto"/>
                        <w:right w:val="none" w:sz="0" w:space="0" w:color="auto"/>
                      </w:divBdr>
                    </w:div>
                    <w:div w:id="1624772955">
                      <w:marLeft w:val="0"/>
                      <w:marRight w:val="0"/>
                      <w:marTop w:val="0"/>
                      <w:marBottom w:val="0"/>
                      <w:divBdr>
                        <w:top w:val="none" w:sz="0" w:space="0" w:color="auto"/>
                        <w:left w:val="none" w:sz="0" w:space="0" w:color="auto"/>
                        <w:bottom w:val="none" w:sz="0" w:space="0" w:color="auto"/>
                        <w:right w:val="none" w:sz="0" w:space="0" w:color="auto"/>
                      </w:divBdr>
                    </w:div>
                    <w:div w:id="1774666487">
                      <w:marLeft w:val="0"/>
                      <w:marRight w:val="0"/>
                      <w:marTop w:val="0"/>
                      <w:marBottom w:val="0"/>
                      <w:divBdr>
                        <w:top w:val="none" w:sz="0" w:space="0" w:color="auto"/>
                        <w:left w:val="none" w:sz="0" w:space="0" w:color="auto"/>
                        <w:bottom w:val="none" w:sz="0" w:space="0" w:color="auto"/>
                        <w:right w:val="none" w:sz="0" w:space="0" w:color="auto"/>
                      </w:divBdr>
                    </w:div>
                    <w:div w:id="982000990">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sChild>
                </w:div>
                <w:div w:id="1155300048">
                  <w:marLeft w:val="0"/>
                  <w:marRight w:val="0"/>
                  <w:marTop w:val="0"/>
                  <w:marBottom w:val="0"/>
                  <w:divBdr>
                    <w:top w:val="none" w:sz="0" w:space="0" w:color="auto"/>
                    <w:left w:val="none" w:sz="0" w:space="0" w:color="auto"/>
                    <w:bottom w:val="none" w:sz="0" w:space="0" w:color="auto"/>
                    <w:right w:val="none" w:sz="0" w:space="0" w:color="auto"/>
                  </w:divBdr>
                  <w:divsChild>
                    <w:div w:id="1438452698">
                      <w:marLeft w:val="0"/>
                      <w:marRight w:val="0"/>
                      <w:marTop w:val="0"/>
                      <w:marBottom w:val="0"/>
                      <w:divBdr>
                        <w:top w:val="none" w:sz="0" w:space="0" w:color="auto"/>
                        <w:left w:val="none" w:sz="0" w:space="0" w:color="auto"/>
                        <w:bottom w:val="none" w:sz="0" w:space="0" w:color="auto"/>
                        <w:right w:val="none" w:sz="0" w:space="0" w:color="auto"/>
                      </w:divBdr>
                    </w:div>
                  </w:divsChild>
                </w:div>
                <w:div w:id="1171412292">
                  <w:marLeft w:val="0"/>
                  <w:marRight w:val="0"/>
                  <w:marTop w:val="0"/>
                  <w:marBottom w:val="0"/>
                  <w:divBdr>
                    <w:top w:val="none" w:sz="0" w:space="0" w:color="auto"/>
                    <w:left w:val="none" w:sz="0" w:space="0" w:color="auto"/>
                    <w:bottom w:val="none" w:sz="0" w:space="0" w:color="auto"/>
                    <w:right w:val="none" w:sz="0" w:space="0" w:color="auto"/>
                  </w:divBdr>
                  <w:divsChild>
                    <w:div w:id="914247173">
                      <w:marLeft w:val="0"/>
                      <w:marRight w:val="0"/>
                      <w:marTop w:val="0"/>
                      <w:marBottom w:val="0"/>
                      <w:divBdr>
                        <w:top w:val="none" w:sz="0" w:space="0" w:color="auto"/>
                        <w:left w:val="none" w:sz="0" w:space="0" w:color="auto"/>
                        <w:bottom w:val="none" w:sz="0" w:space="0" w:color="auto"/>
                        <w:right w:val="none" w:sz="0" w:space="0" w:color="auto"/>
                      </w:divBdr>
                    </w:div>
                  </w:divsChild>
                </w:div>
                <w:div w:id="1465080962">
                  <w:marLeft w:val="0"/>
                  <w:marRight w:val="0"/>
                  <w:marTop w:val="0"/>
                  <w:marBottom w:val="0"/>
                  <w:divBdr>
                    <w:top w:val="none" w:sz="0" w:space="0" w:color="auto"/>
                    <w:left w:val="none" w:sz="0" w:space="0" w:color="auto"/>
                    <w:bottom w:val="none" w:sz="0" w:space="0" w:color="auto"/>
                    <w:right w:val="none" w:sz="0" w:space="0" w:color="auto"/>
                  </w:divBdr>
                  <w:divsChild>
                    <w:div w:id="942422856">
                      <w:marLeft w:val="0"/>
                      <w:marRight w:val="0"/>
                      <w:marTop w:val="0"/>
                      <w:marBottom w:val="0"/>
                      <w:divBdr>
                        <w:top w:val="none" w:sz="0" w:space="0" w:color="auto"/>
                        <w:left w:val="none" w:sz="0" w:space="0" w:color="auto"/>
                        <w:bottom w:val="none" w:sz="0" w:space="0" w:color="auto"/>
                        <w:right w:val="none" w:sz="0" w:space="0" w:color="auto"/>
                      </w:divBdr>
                    </w:div>
                    <w:div w:id="1562597917">
                      <w:marLeft w:val="0"/>
                      <w:marRight w:val="0"/>
                      <w:marTop w:val="0"/>
                      <w:marBottom w:val="0"/>
                      <w:divBdr>
                        <w:top w:val="none" w:sz="0" w:space="0" w:color="auto"/>
                        <w:left w:val="none" w:sz="0" w:space="0" w:color="auto"/>
                        <w:bottom w:val="none" w:sz="0" w:space="0" w:color="auto"/>
                        <w:right w:val="none" w:sz="0" w:space="0" w:color="auto"/>
                      </w:divBdr>
                    </w:div>
                    <w:div w:id="709376846">
                      <w:marLeft w:val="0"/>
                      <w:marRight w:val="0"/>
                      <w:marTop w:val="0"/>
                      <w:marBottom w:val="0"/>
                      <w:divBdr>
                        <w:top w:val="none" w:sz="0" w:space="0" w:color="auto"/>
                        <w:left w:val="none" w:sz="0" w:space="0" w:color="auto"/>
                        <w:bottom w:val="none" w:sz="0" w:space="0" w:color="auto"/>
                        <w:right w:val="none" w:sz="0" w:space="0" w:color="auto"/>
                      </w:divBdr>
                    </w:div>
                    <w:div w:id="1260913474">
                      <w:marLeft w:val="0"/>
                      <w:marRight w:val="0"/>
                      <w:marTop w:val="0"/>
                      <w:marBottom w:val="0"/>
                      <w:divBdr>
                        <w:top w:val="none" w:sz="0" w:space="0" w:color="auto"/>
                        <w:left w:val="none" w:sz="0" w:space="0" w:color="auto"/>
                        <w:bottom w:val="none" w:sz="0" w:space="0" w:color="auto"/>
                        <w:right w:val="none" w:sz="0" w:space="0" w:color="auto"/>
                      </w:divBdr>
                    </w:div>
                    <w:div w:id="1950627835">
                      <w:marLeft w:val="0"/>
                      <w:marRight w:val="0"/>
                      <w:marTop w:val="0"/>
                      <w:marBottom w:val="0"/>
                      <w:divBdr>
                        <w:top w:val="none" w:sz="0" w:space="0" w:color="auto"/>
                        <w:left w:val="none" w:sz="0" w:space="0" w:color="auto"/>
                        <w:bottom w:val="none" w:sz="0" w:space="0" w:color="auto"/>
                        <w:right w:val="none" w:sz="0" w:space="0" w:color="auto"/>
                      </w:divBdr>
                    </w:div>
                    <w:div w:id="869728605">
                      <w:marLeft w:val="0"/>
                      <w:marRight w:val="0"/>
                      <w:marTop w:val="0"/>
                      <w:marBottom w:val="0"/>
                      <w:divBdr>
                        <w:top w:val="none" w:sz="0" w:space="0" w:color="auto"/>
                        <w:left w:val="none" w:sz="0" w:space="0" w:color="auto"/>
                        <w:bottom w:val="none" w:sz="0" w:space="0" w:color="auto"/>
                        <w:right w:val="none" w:sz="0" w:space="0" w:color="auto"/>
                      </w:divBdr>
                    </w:div>
                  </w:divsChild>
                </w:div>
                <w:div w:id="1247836971">
                  <w:marLeft w:val="0"/>
                  <w:marRight w:val="0"/>
                  <w:marTop w:val="0"/>
                  <w:marBottom w:val="0"/>
                  <w:divBdr>
                    <w:top w:val="none" w:sz="0" w:space="0" w:color="auto"/>
                    <w:left w:val="none" w:sz="0" w:space="0" w:color="auto"/>
                    <w:bottom w:val="none" w:sz="0" w:space="0" w:color="auto"/>
                    <w:right w:val="none" w:sz="0" w:space="0" w:color="auto"/>
                  </w:divBdr>
                  <w:divsChild>
                    <w:div w:id="7220536">
                      <w:marLeft w:val="0"/>
                      <w:marRight w:val="0"/>
                      <w:marTop w:val="0"/>
                      <w:marBottom w:val="0"/>
                      <w:divBdr>
                        <w:top w:val="none" w:sz="0" w:space="0" w:color="auto"/>
                        <w:left w:val="none" w:sz="0" w:space="0" w:color="auto"/>
                        <w:bottom w:val="none" w:sz="0" w:space="0" w:color="auto"/>
                        <w:right w:val="none" w:sz="0" w:space="0" w:color="auto"/>
                      </w:divBdr>
                    </w:div>
                  </w:divsChild>
                </w:div>
                <w:div w:id="1913276350">
                  <w:marLeft w:val="0"/>
                  <w:marRight w:val="0"/>
                  <w:marTop w:val="0"/>
                  <w:marBottom w:val="0"/>
                  <w:divBdr>
                    <w:top w:val="none" w:sz="0" w:space="0" w:color="auto"/>
                    <w:left w:val="none" w:sz="0" w:space="0" w:color="auto"/>
                    <w:bottom w:val="none" w:sz="0" w:space="0" w:color="auto"/>
                    <w:right w:val="none" w:sz="0" w:space="0" w:color="auto"/>
                  </w:divBdr>
                  <w:divsChild>
                    <w:div w:id="1261328173">
                      <w:marLeft w:val="0"/>
                      <w:marRight w:val="0"/>
                      <w:marTop w:val="0"/>
                      <w:marBottom w:val="0"/>
                      <w:divBdr>
                        <w:top w:val="none" w:sz="0" w:space="0" w:color="auto"/>
                        <w:left w:val="none" w:sz="0" w:space="0" w:color="auto"/>
                        <w:bottom w:val="none" w:sz="0" w:space="0" w:color="auto"/>
                        <w:right w:val="none" w:sz="0" w:space="0" w:color="auto"/>
                      </w:divBdr>
                    </w:div>
                  </w:divsChild>
                </w:div>
                <w:div w:id="1775634097">
                  <w:marLeft w:val="0"/>
                  <w:marRight w:val="0"/>
                  <w:marTop w:val="0"/>
                  <w:marBottom w:val="0"/>
                  <w:divBdr>
                    <w:top w:val="none" w:sz="0" w:space="0" w:color="auto"/>
                    <w:left w:val="none" w:sz="0" w:space="0" w:color="auto"/>
                    <w:bottom w:val="none" w:sz="0" w:space="0" w:color="auto"/>
                    <w:right w:val="none" w:sz="0" w:space="0" w:color="auto"/>
                  </w:divBdr>
                  <w:divsChild>
                    <w:div w:id="1737896735">
                      <w:marLeft w:val="0"/>
                      <w:marRight w:val="0"/>
                      <w:marTop w:val="0"/>
                      <w:marBottom w:val="0"/>
                      <w:divBdr>
                        <w:top w:val="none" w:sz="0" w:space="0" w:color="auto"/>
                        <w:left w:val="none" w:sz="0" w:space="0" w:color="auto"/>
                        <w:bottom w:val="none" w:sz="0" w:space="0" w:color="auto"/>
                        <w:right w:val="none" w:sz="0" w:space="0" w:color="auto"/>
                      </w:divBdr>
                    </w:div>
                    <w:div w:id="1288707631">
                      <w:marLeft w:val="0"/>
                      <w:marRight w:val="0"/>
                      <w:marTop w:val="0"/>
                      <w:marBottom w:val="0"/>
                      <w:divBdr>
                        <w:top w:val="none" w:sz="0" w:space="0" w:color="auto"/>
                        <w:left w:val="none" w:sz="0" w:space="0" w:color="auto"/>
                        <w:bottom w:val="none" w:sz="0" w:space="0" w:color="auto"/>
                        <w:right w:val="none" w:sz="0" w:space="0" w:color="auto"/>
                      </w:divBdr>
                    </w:div>
                    <w:div w:id="1920820474">
                      <w:marLeft w:val="0"/>
                      <w:marRight w:val="0"/>
                      <w:marTop w:val="0"/>
                      <w:marBottom w:val="0"/>
                      <w:divBdr>
                        <w:top w:val="none" w:sz="0" w:space="0" w:color="auto"/>
                        <w:left w:val="none" w:sz="0" w:space="0" w:color="auto"/>
                        <w:bottom w:val="none" w:sz="0" w:space="0" w:color="auto"/>
                        <w:right w:val="none" w:sz="0" w:space="0" w:color="auto"/>
                      </w:divBdr>
                    </w:div>
                    <w:div w:id="1296453051">
                      <w:marLeft w:val="0"/>
                      <w:marRight w:val="0"/>
                      <w:marTop w:val="0"/>
                      <w:marBottom w:val="0"/>
                      <w:divBdr>
                        <w:top w:val="none" w:sz="0" w:space="0" w:color="auto"/>
                        <w:left w:val="none" w:sz="0" w:space="0" w:color="auto"/>
                        <w:bottom w:val="none" w:sz="0" w:space="0" w:color="auto"/>
                        <w:right w:val="none" w:sz="0" w:space="0" w:color="auto"/>
                      </w:divBdr>
                    </w:div>
                    <w:div w:id="604308320">
                      <w:marLeft w:val="0"/>
                      <w:marRight w:val="0"/>
                      <w:marTop w:val="0"/>
                      <w:marBottom w:val="0"/>
                      <w:divBdr>
                        <w:top w:val="none" w:sz="0" w:space="0" w:color="auto"/>
                        <w:left w:val="none" w:sz="0" w:space="0" w:color="auto"/>
                        <w:bottom w:val="none" w:sz="0" w:space="0" w:color="auto"/>
                        <w:right w:val="none" w:sz="0" w:space="0" w:color="auto"/>
                      </w:divBdr>
                    </w:div>
                    <w:div w:id="259871571">
                      <w:marLeft w:val="0"/>
                      <w:marRight w:val="0"/>
                      <w:marTop w:val="0"/>
                      <w:marBottom w:val="0"/>
                      <w:divBdr>
                        <w:top w:val="none" w:sz="0" w:space="0" w:color="auto"/>
                        <w:left w:val="none" w:sz="0" w:space="0" w:color="auto"/>
                        <w:bottom w:val="none" w:sz="0" w:space="0" w:color="auto"/>
                        <w:right w:val="none" w:sz="0" w:space="0" w:color="auto"/>
                      </w:divBdr>
                    </w:div>
                    <w:div w:id="684358785">
                      <w:marLeft w:val="0"/>
                      <w:marRight w:val="0"/>
                      <w:marTop w:val="0"/>
                      <w:marBottom w:val="0"/>
                      <w:divBdr>
                        <w:top w:val="none" w:sz="0" w:space="0" w:color="auto"/>
                        <w:left w:val="none" w:sz="0" w:space="0" w:color="auto"/>
                        <w:bottom w:val="none" w:sz="0" w:space="0" w:color="auto"/>
                        <w:right w:val="none" w:sz="0" w:space="0" w:color="auto"/>
                      </w:divBdr>
                    </w:div>
                    <w:div w:id="1323708">
                      <w:marLeft w:val="0"/>
                      <w:marRight w:val="0"/>
                      <w:marTop w:val="0"/>
                      <w:marBottom w:val="0"/>
                      <w:divBdr>
                        <w:top w:val="none" w:sz="0" w:space="0" w:color="auto"/>
                        <w:left w:val="none" w:sz="0" w:space="0" w:color="auto"/>
                        <w:bottom w:val="none" w:sz="0" w:space="0" w:color="auto"/>
                        <w:right w:val="none" w:sz="0" w:space="0" w:color="auto"/>
                      </w:divBdr>
                    </w:div>
                    <w:div w:id="1968271090">
                      <w:marLeft w:val="0"/>
                      <w:marRight w:val="0"/>
                      <w:marTop w:val="0"/>
                      <w:marBottom w:val="0"/>
                      <w:divBdr>
                        <w:top w:val="none" w:sz="0" w:space="0" w:color="auto"/>
                        <w:left w:val="none" w:sz="0" w:space="0" w:color="auto"/>
                        <w:bottom w:val="none" w:sz="0" w:space="0" w:color="auto"/>
                        <w:right w:val="none" w:sz="0" w:space="0" w:color="auto"/>
                      </w:divBdr>
                    </w:div>
                  </w:divsChild>
                </w:div>
                <w:div w:id="1566140557">
                  <w:marLeft w:val="0"/>
                  <w:marRight w:val="0"/>
                  <w:marTop w:val="0"/>
                  <w:marBottom w:val="0"/>
                  <w:divBdr>
                    <w:top w:val="none" w:sz="0" w:space="0" w:color="auto"/>
                    <w:left w:val="none" w:sz="0" w:space="0" w:color="auto"/>
                    <w:bottom w:val="none" w:sz="0" w:space="0" w:color="auto"/>
                    <w:right w:val="none" w:sz="0" w:space="0" w:color="auto"/>
                  </w:divBdr>
                  <w:divsChild>
                    <w:div w:id="1164122696">
                      <w:marLeft w:val="0"/>
                      <w:marRight w:val="0"/>
                      <w:marTop w:val="0"/>
                      <w:marBottom w:val="0"/>
                      <w:divBdr>
                        <w:top w:val="none" w:sz="0" w:space="0" w:color="auto"/>
                        <w:left w:val="none" w:sz="0" w:space="0" w:color="auto"/>
                        <w:bottom w:val="none" w:sz="0" w:space="0" w:color="auto"/>
                        <w:right w:val="none" w:sz="0" w:space="0" w:color="auto"/>
                      </w:divBdr>
                    </w:div>
                  </w:divsChild>
                </w:div>
                <w:div w:id="1711609825">
                  <w:marLeft w:val="0"/>
                  <w:marRight w:val="0"/>
                  <w:marTop w:val="0"/>
                  <w:marBottom w:val="0"/>
                  <w:divBdr>
                    <w:top w:val="none" w:sz="0" w:space="0" w:color="auto"/>
                    <w:left w:val="none" w:sz="0" w:space="0" w:color="auto"/>
                    <w:bottom w:val="none" w:sz="0" w:space="0" w:color="auto"/>
                    <w:right w:val="none" w:sz="0" w:space="0" w:color="auto"/>
                  </w:divBdr>
                  <w:divsChild>
                    <w:div w:id="487476929">
                      <w:marLeft w:val="0"/>
                      <w:marRight w:val="0"/>
                      <w:marTop w:val="0"/>
                      <w:marBottom w:val="0"/>
                      <w:divBdr>
                        <w:top w:val="none" w:sz="0" w:space="0" w:color="auto"/>
                        <w:left w:val="none" w:sz="0" w:space="0" w:color="auto"/>
                        <w:bottom w:val="none" w:sz="0" w:space="0" w:color="auto"/>
                        <w:right w:val="none" w:sz="0" w:space="0" w:color="auto"/>
                      </w:divBdr>
                    </w:div>
                  </w:divsChild>
                </w:div>
                <w:div w:id="1949459690">
                  <w:marLeft w:val="0"/>
                  <w:marRight w:val="0"/>
                  <w:marTop w:val="0"/>
                  <w:marBottom w:val="0"/>
                  <w:divBdr>
                    <w:top w:val="none" w:sz="0" w:space="0" w:color="auto"/>
                    <w:left w:val="none" w:sz="0" w:space="0" w:color="auto"/>
                    <w:bottom w:val="none" w:sz="0" w:space="0" w:color="auto"/>
                    <w:right w:val="none" w:sz="0" w:space="0" w:color="auto"/>
                  </w:divBdr>
                  <w:divsChild>
                    <w:div w:id="473066885">
                      <w:marLeft w:val="0"/>
                      <w:marRight w:val="0"/>
                      <w:marTop w:val="0"/>
                      <w:marBottom w:val="0"/>
                      <w:divBdr>
                        <w:top w:val="none" w:sz="0" w:space="0" w:color="auto"/>
                        <w:left w:val="none" w:sz="0" w:space="0" w:color="auto"/>
                        <w:bottom w:val="none" w:sz="0" w:space="0" w:color="auto"/>
                        <w:right w:val="none" w:sz="0" w:space="0" w:color="auto"/>
                      </w:divBdr>
                    </w:div>
                    <w:div w:id="774403694">
                      <w:marLeft w:val="0"/>
                      <w:marRight w:val="0"/>
                      <w:marTop w:val="0"/>
                      <w:marBottom w:val="0"/>
                      <w:divBdr>
                        <w:top w:val="none" w:sz="0" w:space="0" w:color="auto"/>
                        <w:left w:val="none" w:sz="0" w:space="0" w:color="auto"/>
                        <w:bottom w:val="none" w:sz="0" w:space="0" w:color="auto"/>
                        <w:right w:val="none" w:sz="0" w:space="0" w:color="auto"/>
                      </w:divBdr>
                    </w:div>
                    <w:div w:id="2082872496">
                      <w:marLeft w:val="0"/>
                      <w:marRight w:val="0"/>
                      <w:marTop w:val="0"/>
                      <w:marBottom w:val="0"/>
                      <w:divBdr>
                        <w:top w:val="none" w:sz="0" w:space="0" w:color="auto"/>
                        <w:left w:val="none" w:sz="0" w:space="0" w:color="auto"/>
                        <w:bottom w:val="none" w:sz="0" w:space="0" w:color="auto"/>
                        <w:right w:val="none" w:sz="0" w:space="0" w:color="auto"/>
                      </w:divBdr>
                    </w:div>
                    <w:div w:id="199249634">
                      <w:marLeft w:val="0"/>
                      <w:marRight w:val="0"/>
                      <w:marTop w:val="0"/>
                      <w:marBottom w:val="0"/>
                      <w:divBdr>
                        <w:top w:val="none" w:sz="0" w:space="0" w:color="auto"/>
                        <w:left w:val="none" w:sz="0" w:space="0" w:color="auto"/>
                        <w:bottom w:val="none" w:sz="0" w:space="0" w:color="auto"/>
                        <w:right w:val="none" w:sz="0" w:space="0" w:color="auto"/>
                      </w:divBdr>
                    </w:div>
                    <w:div w:id="1103384588">
                      <w:marLeft w:val="0"/>
                      <w:marRight w:val="0"/>
                      <w:marTop w:val="0"/>
                      <w:marBottom w:val="0"/>
                      <w:divBdr>
                        <w:top w:val="none" w:sz="0" w:space="0" w:color="auto"/>
                        <w:left w:val="none" w:sz="0" w:space="0" w:color="auto"/>
                        <w:bottom w:val="none" w:sz="0" w:space="0" w:color="auto"/>
                        <w:right w:val="none" w:sz="0" w:space="0" w:color="auto"/>
                      </w:divBdr>
                    </w:div>
                    <w:div w:id="44840893">
                      <w:marLeft w:val="0"/>
                      <w:marRight w:val="0"/>
                      <w:marTop w:val="0"/>
                      <w:marBottom w:val="0"/>
                      <w:divBdr>
                        <w:top w:val="none" w:sz="0" w:space="0" w:color="auto"/>
                        <w:left w:val="none" w:sz="0" w:space="0" w:color="auto"/>
                        <w:bottom w:val="none" w:sz="0" w:space="0" w:color="auto"/>
                        <w:right w:val="none" w:sz="0" w:space="0" w:color="auto"/>
                      </w:divBdr>
                    </w:div>
                  </w:divsChild>
                </w:div>
                <w:div w:id="924194985">
                  <w:marLeft w:val="0"/>
                  <w:marRight w:val="0"/>
                  <w:marTop w:val="0"/>
                  <w:marBottom w:val="0"/>
                  <w:divBdr>
                    <w:top w:val="none" w:sz="0" w:space="0" w:color="auto"/>
                    <w:left w:val="none" w:sz="0" w:space="0" w:color="auto"/>
                    <w:bottom w:val="none" w:sz="0" w:space="0" w:color="auto"/>
                    <w:right w:val="none" w:sz="0" w:space="0" w:color="auto"/>
                  </w:divBdr>
                  <w:divsChild>
                    <w:div w:id="155657900">
                      <w:marLeft w:val="0"/>
                      <w:marRight w:val="0"/>
                      <w:marTop w:val="0"/>
                      <w:marBottom w:val="0"/>
                      <w:divBdr>
                        <w:top w:val="none" w:sz="0" w:space="0" w:color="auto"/>
                        <w:left w:val="none" w:sz="0" w:space="0" w:color="auto"/>
                        <w:bottom w:val="none" w:sz="0" w:space="0" w:color="auto"/>
                        <w:right w:val="none" w:sz="0" w:space="0" w:color="auto"/>
                      </w:divBdr>
                    </w:div>
                  </w:divsChild>
                </w:div>
                <w:div w:id="2029327167">
                  <w:marLeft w:val="0"/>
                  <w:marRight w:val="0"/>
                  <w:marTop w:val="0"/>
                  <w:marBottom w:val="0"/>
                  <w:divBdr>
                    <w:top w:val="none" w:sz="0" w:space="0" w:color="auto"/>
                    <w:left w:val="none" w:sz="0" w:space="0" w:color="auto"/>
                    <w:bottom w:val="none" w:sz="0" w:space="0" w:color="auto"/>
                    <w:right w:val="none" w:sz="0" w:space="0" w:color="auto"/>
                  </w:divBdr>
                  <w:divsChild>
                    <w:div w:id="681469065">
                      <w:marLeft w:val="0"/>
                      <w:marRight w:val="0"/>
                      <w:marTop w:val="0"/>
                      <w:marBottom w:val="0"/>
                      <w:divBdr>
                        <w:top w:val="none" w:sz="0" w:space="0" w:color="auto"/>
                        <w:left w:val="none" w:sz="0" w:space="0" w:color="auto"/>
                        <w:bottom w:val="none" w:sz="0" w:space="0" w:color="auto"/>
                        <w:right w:val="none" w:sz="0" w:space="0" w:color="auto"/>
                      </w:divBdr>
                    </w:div>
                  </w:divsChild>
                </w:div>
                <w:div w:id="184249382">
                  <w:marLeft w:val="0"/>
                  <w:marRight w:val="0"/>
                  <w:marTop w:val="0"/>
                  <w:marBottom w:val="0"/>
                  <w:divBdr>
                    <w:top w:val="none" w:sz="0" w:space="0" w:color="auto"/>
                    <w:left w:val="none" w:sz="0" w:space="0" w:color="auto"/>
                    <w:bottom w:val="none" w:sz="0" w:space="0" w:color="auto"/>
                    <w:right w:val="none" w:sz="0" w:space="0" w:color="auto"/>
                  </w:divBdr>
                  <w:divsChild>
                    <w:div w:id="1535849730">
                      <w:marLeft w:val="0"/>
                      <w:marRight w:val="0"/>
                      <w:marTop w:val="0"/>
                      <w:marBottom w:val="0"/>
                      <w:divBdr>
                        <w:top w:val="none" w:sz="0" w:space="0" w:color="auto"/>
                        <w:left w:val="none" w:sz="0" w:space="0" w:color="auto"/>
                        <w:bottom w:val="none" w:sz="0" w:space="0" w:color="auto"/>
                        <w:right w:val="none" w:sz="0" w:space="0" w:color="auto"/>
                      </w:divBdr>
                    </w:div>
                    <w:div w:id="457990532">
                      <w:marLeft w:val="0"/>
                      <w:marRight w:val="0"/>
                      <w:marTop w:val="0"/>
                      <w:marBottom w:val="0"/>
                      <w:divBdr>
                        <w:top w:val="none" w:sz="0" w:space="0" w:color="auto"/>
                        <w:left w:val="none" w:sz="0" w:space="0" w:color="auto"/>
                        <w:bottom w:val="none" w:sz="0" w:space="0" w:color="auto"/>
                        <w:right w:val="none" w:sz="0" w:space="0" w:color="auto"/>
                      </w:divBdr>
                    </w:div>
                    <w:div w:id="781070237">
                      <w:marLeft w:val="0"/>
                      <w:marRight w:val="0"/>
                      <w:marTop w:val="0"/>
                      <w:marBottom w:val="0"/>
                      <w:divBdr>
                        <w:top w:val="none" w:sz="0" w:space="0" w:color="auto"/>
                        <w:left w:val="none" w:sz="0" w:space="0" w:color="auto"/>
                        <w:bottom w:val="none" w:sz="0" w:space="0" w:color="auto"/>
                        <w:right w:val="none" w:sz="0" w:space="0" w:color="auto"/>
                      </w:divBdr>
                    </w:div>
                    <w:div w:id="1049299208">
                      <w:marLeft w:val="0"/>
                      <w:marRight w:val="0"/>
                      <w:marTop w:val="0"/>
                      <w:marBottom w:val="0"/>
                      <w:divBdr>
                        <w:top w:val="none" w:sz="0" w:space="0" w:color="auto"/>
                        <w:left w:val="none" w:sz="0" w:space="0" w:color="auto"/>
                        <w:bottom w:val="none" w:sz="0" w:space="0" w:color="auto"/>
                        <w:right w:val="none" w:sz="0" w:space="0" w:color="auto"/>
                      </w:divBdr>
                    </w:div>
                    <w:div w:id="120462779">
                      <w:marLeft w:val="0"/>
                      <w:marRight w:val="0"/>
                      <w:marTop w:val="0"/>
                      <w:marBottom w:val="0"/>
                      <w:divBdr>
                        <w:top w:val="none" w:sz="0" w:space="0" w:color="auto"/>
                        <w:left w:val="none" w:sz="0" w:space="0" w:color="auto"/>
                        <w:bottom w:val="none" w:sz="0" w:space="0" w:color="auto"/>
                        <w:right w:val="none" w:sz="0" w:space="0" w:color="auto"/>
                      </w:divBdr>
                    </w:div>
                    <w:div w:id="1433866243">
                      <w:marLeft w:val="0"/>
                      <w:marRight w:val="0"/>
                      <w:marTop w:val="0"/>
                      <w:marBottom w:val="0"/>
                      <w:divBdr>
                        <w:top w:val="none" w:sz="0" w:space="0" w:color="auto"/>
                        <w:left w:val="none" w:sz="0" w:space="0" w:color="auto"/>
                        <w:bottom w:val="none" w:sz="0" w:space="0" w:color="auto"/>
                        <w:right w:val="none" w:sz="0" w:space="0" w:color="auto"/>
                      </w:divBdr>
                    </w:div>
                    <w:div w:id="1392999868">
                      <w:marLeft w:val="0"/>
                      <w:marRight w:val="0"/>
                      <w:marTop w:val="0"/>
                      <w:marBottom w:val="0"/>
                      <w:divBdr>
                        <w:top w:val="none" w:sz="0" w:space="0" w:color="auto"/>
                        <w:left w:val="none" w:sz="0" w:space="0" w:color="auto"/>
                        <w:bottom w:val="none" w:sz="0" w:space="0" w:color="auto"/>
                        <w:right w:val="none" w:sz="0" w:space="0" w:color="auto"/>
                      </w:divBdr>
                    </w:div>
                    <w:div w:id="1421563506">
                      <w:marLeft w:val="0"/>
                      <w:marRight w:val="0"/>
                      <w:marTop w:val="0"/>
                      <w:marBottom w:val="0"/>
                      <w:divBdr>
                        <w:top w:val="none" w:sz="0" w:space="0" w:color="auto"/>
                        <w:left w:val="none" w:sz="0" w:space="0" w:color="auto"/>
                        <w:bottom w:val="none" w:sz="0" w:space="0" w:color="auto"/>
                        <w:right w:val="none" w:sz="0" w:space="0" w:color="auto"/>
                      </w:divBdr>
                    </w:div>
                    <w:div w:id="1993243583">
                      <w:marLeft w:val="0"/>
                      <w:marRight w:val="0"/>
                      <w:marTop w:val="0"/>
                      <w:marBottom w:val="0"/>
                      <w:divBdr>
                        <w:top w:val="none" w:sz="0" w:space="0" w:color="auto"/>
                        <w:left w:val="none" w:sz="0" w:space="0" w:color="auto"/>
                        <w:bottom w:val="none" w:sz="0" w:space="0" w:color="auto"/>
                        <w:right w:val="none" w:sz="0" w:space="0" w:color="auto"/>
                      </w:divBdr>
                    </w:div>
                  </w:divsChild>
                </w:div>
                <w:div w:id="2049059466">
                  <w:marLeft w:val="0"/>
                  <w:marRight w:val="0"/>
                  <w:marTop w:val="0"/>
                  <w:marBottom w:val="0"/>
                  <w:divBdr>
                    <w:top w:val="none" w:sz="0" w:space="0" w:color="auto"/>
                    <w:left w:val="none" w:sz="0" w:space="0" w:color="auto"/>
                    <w:bottom w:val="none" w:sz="0" w:space="0" w:color="auto"/>
                    <w:right w:val="none" w:sz="0" w:space="0" w:color="auto"/>
                  </w:divBdr>
                  <w:divsChild>
                    <w:div w:id="267858811">
                      <w:marLeft w:val="0"/>
                      <w:marRight w:val="0"/>
                      <w:marTop w:val="0"/>
                      <w:marBottom w:val="0"/>
                      <w:divBdr>
                        <w:top w:val="none" w:sz="0" w:space="0" w:color="auto"/>
                        <w:left w:val="none" w:sz="0" w:space="0" w:color="auto"/>
                        <w:bottom w:val="none" w:sz="0" w:space="0" w:color="auto"/>
                        <w:right w:val="none" w:sz="0" w:space="0" w:color="auto"/>
                      </w:divBdr>
                    </w:div>
                  </w:divsChild>
                </w:div>
                <w:div w:id="1299186888">
                  <w:marLeft w:val="0"/>
                  <w:marRight w:val="0"/>
                  <w:marTop w:val="0"/>
                  <w:marBottom w:val="0"/>
                  <w:divBdr>
                    <w:top w:val="none" w:sz="0" w:space="0" w:color="auto"/>
                    <w:left w:val="none" w:sz="0" w:space="0" w:color="auto"/>
                    <w:bottom w:val="none" w:sz="0" w:space="0" w:color="auto"/>
                    <w:right w:val="none" w:sz="0" w:space="0" w:color="auto"/>
                  </w:divBdr>
                  <w:divsChild>
                    <w:div w:id="2126535662">
                      <w:marLeft w:val="0"/>
                      <w:marRight w:val="0"/>
                      <w:marTop w:val="0"/>
                      <w:marBottom w:val="0"/>
                      <w:divBdr>
                        <w:top w:val="none" w:sz="0" w:space="0" w:color="auto"/>
                        <w:left w:val="none" w:sz="0" w:space="0" w:color="auto"/>
                        <w:bottom w:val="none" w:sz="0" w:space="0" w:color="auto"/>
                        <w:right w:val="none" w:sz="0" w:space="0" w:color="auto"/>
                      </w:divBdr>
                    </w:div>
                  </w:divsChild>
                </w:div>
                <w:div w:id="732897898">
                  <w:marLeft w:val="0"/>
                  <w:marRight w:val="0"/>
                  <w:marTop w:val="0"/>
                  <w:marBottom w:val="0"/>
                  <w:divBdr>
                    <w:top w:val="none" w:sz="0" w:space="0" w:color="auto"/>
                    <w:left w:val="none" w:sz="0" w:space="0" w:color="auto"/>
                    <w:bottom w:val="none" w:sz="0" w:space="0" w:color="auto"/>
                    <w:right w:val="none" w:sz="0" w:space="0" w:color="auto"/>
                  </w:divBdr>
                  <w:divsChild>
                    <w:div w:id="1690371739">
                      <w:marLeft w:val="0"/>
                      <w:marRight w:val="0"/>
                      <w:marTop w:val="0"/>
                      <w:marBottom w:val="0"/>
                      <w:divBdr>
                        <w:top w:val="none" w:sz="0" w:space="0" w:color="auto"/>
                        <w:left w:val="none" w:sz="0" w:space="0" w:color="auto"/>
                        <w:bottom w:val="none" w:sz="0" w:space="0" w:color="auto"/>
                        <w:right w:val="none" w:sz="0" w:space="0" w:color="auto"/>
                      </w:divBdr>
                    </w:div>
                    <w:div w:id="1633944387">
                      <w:marLeft w:val="0"/>
                      <w:marRight w:val="0"/>
                      <w:marTop w:val="0"/>
                      <w:marBottom w:val="0"/>
                      <w:divBdr>
                        <w:top w:val="none" w:sz="0" w:space="0" w:color="auto"/>
                        <w:left w:val="none" w:sz="0" w:space="0" w:color="auto"/>
                        <w:bottom w:val="none" w:sz="0" w:space="0" w:color="auto"/>
                        <w:right w:val="none" w:sz="0" w:space="0" w:color="auto"/>
                      </w:divBdr>
                    </w:div>
                    <w:div w:id="857936137">
                      <w:marLeft w:val="0"/>
                      <w:marRight w:val="0"/>
                      <w:marTop w:val="0"/>
                      <w:marBottom w:val="0"/>
                      <w:divBdr>
                        <w:top w:val="none" w:sz="0" w:space="0" w:color="auto"/>
                        <w:left w:val="none" w:sz="0" w:space="0" w:color="auto"/>
                        <w:bottom w:val="none" w:sz="0" w:space="0" w:color="auto"/>
                        <w:right w:val="none" w:sz="0" w:space="0" w:color="auto"/>
                      </w:divBdr>
                    </w:div>
                    <w:div w:id="606696351">
                      <w:marLeft w:val="0"/>
                      <w:marRight w:val="0"/>
                      <w:marTop w:val="0"/>
                      <w:marBottom w:val="0"/>
                      <w:divBdr>
                        <w:top w:val="none" w:sz="0" w:space="0" w:color="auto"/>
                        <w:left w:val="none" w:sz="0" w:space="0" w:color="auto"/>
                        <w:bottom w:val="none" w:sz="0" w:space="0" w:color="auto"/>
                        <w:right w:val="none" w:sz="0" w:space="0" w:color="auto"/>
                      </w:divBdr>
                    </w:div>
                    <w:div w:id="1233658675">
                      <w:marLeft w:val="0"/>
                      <w:marRight w:val="0"/>
                      <w:marTop w:val="0"/>
                      <w:marBottom w:val="0"/>
                      <w:divBdr>
                        <w:top w:val="none" w:sz="0" w:space="0" w:color="auto"/>
                        <w:left w:val="none" w:sz="0" w:space="0" w:color="auto"/>
                        <w:bottom w:val="none" w:sz="0" w:space="0" w:color="auto"/>
                        <w:right w:val="none" w:sz="0" w:space="0" w:color="auto"/>
                      </w:divBdr>
                    </w:div>
                    <w:div w:id="2082942414">
                      <w:marLeft w:val="0"/>
                      <w:marRight w:val="0"/>
                      <w:marTop w:val="0"/>
                      <w:marBottom w:val="0"/>
                      <w:divBdr>
                        <w:top w:val="none" w:sz="0" w:space="0" w:color="auto"/>
                        <w:left w:val="none" w:sz="0" w:space="0" w:color="auto"/>
                        <w:bottom w:val="none" w:sz="0" w:space="0" w:color="auto"/>
                        <w:right w:val="none" w:sz="0" w:space="0" w:color="auto"/>
                      </w:divBdr>
                    </w:div>
                    <w:div w:id="1484927084">
                      <w:marLeft w:val="0"/>
                      <w:marRight w:val="0"/>
                      <w:marTop w:val="0"/>
                      <w:marBottom w:val="0"/>
                      <w:divBdr>
                        <w:top w:val="none" w:sz="0" w:space="0" w:color="auto"/>
                        <w:left w:val="none" w:sz="0" w:space="0" w:color="auto"/>
                        <w:bottom w:val="none" w:sz="0" w:space="0" w:color="auto"/>
                        <w:right w:val="none" w:sz="0" w:space="0" w:color="auto"/>
                      </w:divBdr>
                    </w:div>
                  </w:divsChild>
                </w:div>
                <w:div w:id="1801991615">
                  <w:marLeft w:val="0"/>
                  <w:marRight w:val="0"/>
                  <w:marTop w:val="0"/>
                  <w:marBottom w:val="0"/>
                  <w:divBdr>
                    <w:top w:val="none" w:sz="0" w:space="0" w:color="auto"/>
                    <w:left w:val="none" w:sz="0" w:space="0" w:color="auto"/>
                    <w:bottom w:val="none" w:sz="0" w:space="0" w:color="auto"/>
                    <w:right w:val="none" w:sz="0" w:space="0" w:color="auto"/>
                  </w:divBdr>
                  <w:divsChild>
                    <w:div w:id="1004547852">
                      <w:marLeft w:val="0"/>
                      <w:marRight w:val="0"/>
                      <w:marTop w:val="0"/>
                      <w:marBottom w:val="0"/>
                      <w:divBdr>
                        <w:top w:val="none" w:sz="0" w:space="0" w:color="auto"/>
                        <w:left w:val="none" w:sz="0" w:space="0" w:color="auto"/>
                        <w:bottom w:val="none" w:sz="0" w:space="0" w:color="auto"/>
                        <w:right w:val="none" w:sz="0" w:space="0" w:color="auto"/>
                      </w:divBdr>
                    </w:div>
                  </w:divsChild>
                </w:div>
                <w:div w:id="2105762050">
                  <w:marLeft w:val="0"/>
                  <w:marRight w:val="0"/>
                  <w:marTop w:val="0"/>
                  <w:marBottom w:val="0"/>
                  <w:divBdr>
                    <w:top w:val="none" w:sz="0" w:space="0" w:color="auto"/>
                    <w:left w:val="none" w:sz="0" w:space="0" w:color="auto"/>
                    <w:bottom w:val="none" w:sz="0" w:space="0" w:color="auto"/>
                    <w:right w:val="none" w:sz="0" w:space="0" w:color="auto"/>
                  </w:divBdr>
                  <w:divsChild>
                    <w:div w:id="2041972800">
                      <w:marLeft w:val="0"/>
                      <w:marRight w:val="0"/>
                      <w:marTop w:val="0"/>
                      <w:marBottom w:val="0"/>
                      <w:divBdr>
                        <w:top w:val="none" w:sz="0" w:space="0" w:color="auto"/>
                        <w:left w:val="none" w:sz="0" w:space="0" w:color="auto"/>
                        <w:bottom w:val="none" w:sz="0" w:space="0" w:color="auto"/>
                        <w:right w:val="none" w:sz="0" w:space="0" w:color="auto"/>
                      </w:divBdr>
                    </w:div>
                  </w:divsChild>
                </w:div>
                <w:div w:id="1510875446">
                  <w:marLeft w:val="0"/>
                  <w:marRight w:val="0"/>
                  <w:marTop w:val="0"/>
                  <w:marBottom w:val="0"/>
                  <w:divBdr>
                    <w:top w:val="none" w:sz="0" w:space="0" w:color="auto"/>
                    <w:left w:val="none" w:sz="0" w:space="0" w:color="auto"/>
                    <w:bottom w:val="none" w:sz="0" w:space="0" w:color="auto"/>
                    <w:right w:val="none" w:sz="0" w:space="0" w:color="auto"/>
                  </w:divBdr>
                  <w:divsChild>
                    <w:div w:id="634605982">
                      <w:marLeft w:val="0"/>
                      <w:marRight w:val="0"/>
                      <w:marTop w:val="0"/>
                      <w:marBottom w:val="0"/>
                      <w:divBdr>
                        <w:top w:val="none" w:sz="0" w:space="0" w:color="auto"/>
                        <w:left w:val="none" w:sz="0" w:space="0" w:color="auto"/>
                        <w:bottom w:val="none" w:sz="0" w:space="0" w:color="auto"/>
                        <w:right w:val="none" w:sz="0" w:space="0" w:color="auto"/>
                      </w:divBdr>
                    </w:div>
                    <w:div w:id="1086733123">
                      <w:marLeft w:val="0"/>
                      <w:marRight w:val="0"/>
                      <w:marTop w:val="0"/>
                      <w:marBottom w:val="0"/>
                      <w:divBdr>
                        <w:top w:val="none" w:sz="0" w:space="0" w:color="auto"/>
                        <w:left w:val="none" w:sz="0" w:space="0" w:color="auto"/>
                        <w:bottom w:val="none" w:sz="0" w:space="0" w:color="auto"/>
                        <w:right w:val="none" w:sz="0" w:space="0" w:color="auto"/>
                      </w:divBdr>
                    </w:div>
                    <w:div w:id="567496730">
                      <w:marLeft w:val="0"/>
                      <w:marRight w:val="0"/>
                      <w:marTop w:val="0"/>
                      <w:marBottom w:val="0"/>
                      <w:divBdr>
                        <w:top w:val="none" w:sz="0" w:space="0" w:color="auto"/>
                        <w:left w:val="none" w:sz="0" w:space="0" w:color="auto"/>
                        <w:bottom w:val="none" w:sz="0" w:space="0" w:color="auto"/>
                        <w:right w:val="none" w:sz="0" w:space="0" w:color="auto"/>
                      </w:divBdr>
                    </w:div>
                    <w:div w:id="451945654">
                      <w:marLeft w:val="0"/>
                      <w:marRight w:val="0"/>
                      <w:marTop w:val="0"/>
                      <w:marBottom w:val="0"/>
                      <w:divBdr>
                        <w:top w:val="none" w:sz="0" w:space="0" w:color="auto"/>
                        <w:left w:val="none" w:sz="0" w:space="0" w:color="auto"/>
                        <w:bottom w:val="none" w:sz="0" w:space="0" w:color="auto"/>
                        <w:right w:val="none" w:sz="0" w:space="0" w:color="auto"/>
                      </w:divBdr>
                    </w:div>
                    <w:div w:id="1847555048">
                      <w:marLeft w:val="0"/>
                      <w:marRight w:val="0"/>
                      <w:marTop w:val="0"/>
                      <w:marBottom w:val="0"/>
                      <w:divBdr>
                        <w:top w:val="none" w:sz="0" w:space="0" w:color="auto"/>
                        <w:left w:val="none" w:sz="0" w:space="0" w:color="auto"/>
                        <w:bottom w:val="none" w:sz="0" w:space="0" w:color="auto"/>
                        <w:right w:val="none" w:sz="0" w:space="0" w:color="auto"/>
                      </w:divBdr>
                    </w:div>
                    <w:div w:id="988824470">
                      <w:marLeft w:val="0"/>
                      <w:marRight w:val="0"/>
                      <w:marTop w:val="0"/>
                      <w:marBottom w:val="0"/>
                      <w:divBdr>
                        <w:top w:val="none" w:sz="0" w:space="0" w:color="auto"/>
                        <w:left w:val="none" w:sz="0" w:space="0" w:color="auto"/>
                        <w:bottom w:val="none" w:sz="0" w:space="0" w:color="auto"/>
                        <w:right w:val="none" w:sz="0" w:space="0" w:color="auto"/>
                      </w:divBdr>
                    </w:div>
                    <w:div w:id="1870873618">
                      <w:marLeft w:val="0"/>
                      <w:marRight w:val="0"/>
                      <w:marTop w:val="0"/>
                      <w:marBottom w:val="0"/>
                      <w:divBdr>
                        <w:top w:val="none" w:sz="0" w:space="0" w:color="auto"/>
                        <w:left w:val="none" w:sz="0" w:space="0" w:color="auto"/>
                        <w:bottom w:val="none" w:sz="0" w:space="0" w:color="auto"/>
                        <w:right w:val="none" w:sz="0" w:space="0" w:color="auto"/>
                      </w:divBdr>
                    </w:div>
                    <w:div w:id="105513026">
                      <w:marLeft w:val="0"/>
                      <w:marRight w:val="0"/>
                      <w:marTop w:val="0"/>
                      <w:marBottom w:val="0"/>
                      <w:divBdr>
                        <w:top w:val="none" w:sz="0" w:space="0" w:color="auto"/>
                        <w:left w:val="none" w:sz="0" w:space="0" w:color="auto"/>
                        <w:bottom w:val="none" w:sz="0" w:space="0" w:color="auto"/>
                        <w:right w:val="none" w:sz="0" w:space="0" w:color="auto"/>
                      </w:divBdr>
                    </w:div>
                  </w:divsChild>
                </w:div>
                <w:div w:id="619264277">
                  <w:marLeft w:val="0"/>
                  <w:marRight w:val="0"/>
                  <w:marTop w:val="0"/>
                  <w:marBottom w:val="0"/>
                  <w:divBdr>
                    <w:top w:val="none" w:sz="0" w:space="0" w:color="auto"/>
                    <w:left w:val="none" w:sz="0" w:space="0" w:color="auto"/>
                    <w:bottom w:val="none" w:sz="0" w:space="0" w:color="auto"/>
                    <w:right w:val="none" w:sz="0" w:space="0" w:color="auto"/>
                  </w:divBdr>
                  <w:divsChild>
                    <w:div w:id="478425759">
                      <w:marLeft w:val="0"/>
                      <w:marRight w:val="0"/>
                      <w:marTop w:val="0"/>
                      <w:marBottom w:val="0"/>
                      <w:divBdr>
                        <w:top w:val="none" w:sz="0" w:space="0" w:color="auto"/>
                        <w:left w:val="none" w:sz="0" w:space="0" w:color="auto"/>
                        <w:bottom w:val="none" w:sz="0" w:space="0" w:color="auto"/>
                        <w:right w:val="none" w:sz="0" w:space="0" w:color="auto"/>
                      </w:divBdr>
                    </w:div>
                  </w:divsChild>
                </w:div>
                <w:div w:id="1662855895">
                  <w:marLeft w:val="0"/>
                  <w:marRight w:val="0"/>
                  <w:marTop w:val="0"/>
                  <w:marBottom w:val="0"/>
                  <w:divBdr>
                    <w:top w:val="none" w:sz="0" w:space="0" w:color="auto"/>
                    <w:left w:val="none" w:sz="0" w:space="0" w:color="auto"/>
                    <w:bottom w:val="none" w:sz="0" w:space="0" w:color="auto"/>
                    <w:right w:val="none" w:sz="0" w:space="0" w:color="auto"/>
                  </w:divBdr>
                  <w:divsChild>
                    <w:div w:id="15548446">
                      <w:marLeft w:val="0"/>
                      <w:marRight w:val="0"/>
                      <w:marTop w:val="0"/>
                      <w:marBottom w:val="0"/>
                      <w:divBdr>
                        <w:top w:val="none" w:sz="0" w:space="0" w:color="auto"/>
                        <w:left w:val="none" w:sz="0" w:space="0" w:color="auto"/>
                        <w:bottom w:val="none" w:sz="0" w:space="0" w:color="auto"/>
                        <w:right w:val="none" w:sz="0" w:space="0" w:color="auto"/>
                      </w:divBdr>
                    </w:div>
                  </w:divsChild>
                </w:div>
                <w:div w:id="1435974165">
                  <w:marLeft w:val="0"/>
                  <w:marRight w:val="0"/>
                  <w:marTop w:val="0"/>
                  <w:marBottom w:val="0"/>
                  <w:divBdr>
                    <w:top w:val="none" w:sz="0" w:space="0" w:color="auto"/>
                    <w:left w:val="none" w:sz="0" w:space="0" w:color="auto"/>
                    <w:bottom w:val="none" w:sz="0" w:space="0" w:color="auto"/>
                    <w:right w:val="none" w:sz="0" w:space="0" w:color="auto"/>
                  </w:divBdr>
                  <w:divsChild>
                    <w:div w:id="85813389">
                      <w:marLeft w:val="0"/>
                      <w:marRight w:val="0"/>
                      <w:marTop w:val="0"/>
                      <w:marBottom w:val="0"/>
                      <w:divBdr>
                        <w:top w:val="none" w:sz="0" w:space="0" w:color="auto"/>
                        <w:left w:val="none" w:sz="0" w:space="0" w:color="auto"/>
                        <w:bottom w:val="none" w:sz="0" w:space="0" w:color="auto"/>
                        <w:right w:val="none" w:sz="0" w:space="0" w:color="auto"/>
                      </w:divBdr>
                    </w:div>
                    <w:div w:id="575280750">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773474391">
                      <w:marLeft w:val="0"/>
                      <w:marRight w:val="0"/>
                      <w:marTop w:val="0"/>
                      <w:marBottom w:val="0"/>
                      <w:divBdr>
                        <w:top w:val="none" w:sz="0" w:space="0" w:color="auto"/>
                        <w:left w:val="none" w:sz="0" w:space="0" w:color="auto"/>
                        <w:bottom w:val="none" w:sz="0" w:space="0" w:color="auto"/>
                        <w:right w:val="none" w:sz="0" w:space="0" w:color="auto"/>
                      </w:divBdr>
                    </w:div>
                    <w:div w:id="627668561">
                      <w:marLeft w:val="0"/>
                      <w:marRight w:val="0"/>
                      <w:marTop w:val="0"/>
                      <w:marBottom w:val="0"/>
                      <w:divBdr>
                        <w:top w:val="none" w:sz="0" w:space="0" w:color="auto"/>
                        <w:left w:val="none" w:sz="0" w:space="0" w:color="auto"/>
                        <w:bottom w:val="none" w:sz="0" w:space="0" w:color="auto"/>
                        <w:right w:val="none" w:sz="0" w:space="0" w:color="auto"/>
                      </w:divBdr>
                    </w:div>
                    <w:div w:id="779378042">
                      <w:marLeft w:val="0"/>
                      <w:marRight w:val="0"/>
                      <w:marTop w:val="0"/>
                      <w:marBottom w:val="0"/>
                      <w:divBdr>
                        <w:top w:val="none" w:sz="0" w:space="0" w:color="auto"/>
                        <w:left w:val="none" w:sz="0" w:space="0" w:color="auto"/>
                        <w:bottom w:val="none" w:sz="0" w:space="0" w:color="auto"/>
                        <w:right w:val="none" w:sz="0" w:space="0" w:color="auto"/>
                      </w:divBdr>
                    </w:div>
                    <w:div w:id="699548445">
                      <w:marLeft w:val="0"/>
                      <w:marRight w:val="0"/>
                      <w:marTop w:val="0"/>
                      <w:marBottom w:val="0"/>
                      <w:divBdr>
                        <w:top w:val="none" w:sz="0" w:space="0" w:color="auto"/>
                        <w:left w:val="none" w:sz="0" w:space="0" w:color="auto"/>
                        <w:bottom w:val="none" w:sz="0" w:space="0" w:color="auto"/>
                        <w:right w:val="none" w:sz="0" w:space="0" w:color="auto"/>
                      </w:divBdr>
                    </w:div>
                  </w:divsChild>
                </w:div>
                <w:div w:id="1295020892">
                  <w:marLeft w:val="0"/>
                  <w:marRight w:val="0"/>
                  <w:marTop w:val="0"/>
                  <w:marBottom w:val="0"/>
                  <w:divBdr>
                    <w:top w:val="none" w:sz="0" w:space="0" w:color="auto"/>
                    <w:left w:val="none" w:sz="0" w:space="0" w:color="auto"/>
                    <w:bottom w:val="none" w:sz="0" w:space="0" w:color="auto"/>
                    <w:right w:val="none" w:sz="0" w:space="0" w:color="auto"/>
                  </w:divBdr>
                  <w:divsChild>
                    <w:div w:id="1577856932">
                      <w:marLeft w:val="0"/>
                      <w:marRight w:val="0"/>
                      <w:marTop w:val="0"/>
                      <w:marBottom w:val="0"/>
                      <w:divBdr>
                        <w:top w:val="none" w:sz="0" w:space="0" w:color="auto"/>
                        <w:left w:val="none" w:sz="0" w:space="0" w:color="auto"/>
                        <w:bottom w:val="none" w:sz="0" w:space="0" w:color="auto"/>
                        <w:right w:val="none" w:sz="0" w:space="0" w:color="auto"/>
                      </w:divBdr>
                    </w:div>
                  </w:divsChild>
                </w:div>
                <w:div w:id="2045326997">
                  <w:marLeft w:val="0"/>
                  <w:marRight w:val="0"/>
                  <w:marTop w:val="0"/>
                  <w:marBottom w:val="0"/>
                  <w:divBdr>
                    <w:top w:val="none" w:sz="0" w:space="0" w:color="auto"/>
                    <w:left w:val="none" w:sz="0" w:space="0" w:color="auto"/>
                    <w:bottom w:val="none" w:sz="0" w:space="0" w:color="auto"/>
                    <w:right w:val="none" w:sz="0" w:space="0" w:color="auto"/>
                  </w:divBdr>
                  <w:divsChild>
                    <w:div w:id="699671257">
                      <w:marLeft w:val="0"/>
                      <w:marRight w:val="0"/>
                      <w:marTop w:val="0"/>
                      <w:marBottom w:val="0"/>
                      <w:divBdr>
                        <w:top w:val="none" w:sz="0" w:space="0" w:color="auto"/>
                        <w:left w:val="none" w:sz="0" w:space="0" w:color="auto"/>
                        <w:bottom w:val="none" w:sz="0" w:space="0" w:color="auto"/>
                        <w:right w:val="none" w:sz="0" w:space="0" w:color="auto"/>
                      </w:divBdr>
                    </w:div>
                  </w:divsChild>
                </w:div>
                <w:div w:id="667907642">
                  <w:marLeft w:val="0"/>
                  <w:marRight w:val="0"/>
                  <w:marTop w:val="0"/>
                  <w:marBottom w:val="0"/>
                  <w:divBdr>
                    <w:top w:val="none" w:sz="0" w:space="0" w:color="auto"/>
                    <w:left w:val="none" w:sz="0" w:space="0" w:color="auto"/>
                    <w:bottom w:val="none" w:sz="0" w:space="0" w:color="auto"/>
                    <w:right w:val="none" w:sz="0" w:space="0" w:color="auto"/>
                  </w:divBdr>
                  <w:divsChild>
                    <w:div w:id="196357662">
                      <w:marLeft w:val="0"/>
                      <w:marRight w:val="0"/>
                      <w:marTop w:val="0"/>
                      <w:marBottom w:val="0"/>
                      <w:divBdr>
                        <w:top w:val="none" w:sz="0" w:space="0" w:color="auto"/>
                        <w:left w:val="none" w:sz="0" w:space="0" w:color="auto"/>
                        <w:bottom w:val="none" w:sz="0" w:space="0" w:color="auto"/>
                        <w:right w:val="none" w:sz="0" w:space="0" w:color="auto"/>
                      </w:divBdr>
                    </w:div>
                    <w:div w:id="1076781398">
                      <w:marLeft w:val="0"/>
                      <w:marRight w:val="0"/>
                      <w:marTop w:val="0"/>
                      <w:marBottom w:val="0"/>
                      <w:divBdr>
                        <w:top w:val="none" w:sz="0" w:space="0" w:color="auto"/>
                        <w:left w:val="none" w:sz="0" w:space="0" w:color="auto"/>
                        <w:bottom w:val="none" w:sz="0" w:space="0" w:color="auto"/>
                        <w:right w:val="none" w:sz="0" w:space="0" w:color="auto"/>
                      </w:divBdr>
                    </w:div>
                    <w:div w:id="1281376717">
                      <w:marLeft w:val="0"/>
                      <w:marRight w:val="0"/>
                      <w:marTop w:val="0"/>
                      <w:marBottom w:val="0"/>
                      <w:divBdr>
                        <w:top w:val="none" w:sz="0" w:space="0" w:color="auto"/>
                        <w:left w:val="none" w:sz="0" w:space="0" w:color="auto"/>
                        <w:bottom w:val="none" w:sz="0" w:space="0" w:color="auto"/>
                        <w:right w:val="none" w:sz="0" w:space="0" w:color="auto"/>
                      </w:divBdr>
                    </w:div>
                    <w:div w:id="2075270665">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880164323">
                      <w:marLeft w:val="0"/>
                      <w:marRight w:val="0"/>
                      <w:marTop w:val="0"/>
                      <w:marBottom w:val="0"/>
                      <w:divBdr>
                        <w:top w:val="none" w:sz="0" w:space="0" w:color="auto"/>
                        <w:left w:val="none" w:sz="0" w:space="0" w:color="auto"/>
                        <w:bottom w:val="none" w:sz="0" w:space="0" w:color="auto"/>
                        <w:right w:val="none" w:sz="0" w:space="0" w:color="auto"/>
                      </w:divBdr>
                    </w:div>
                    <w:div w:id="738360964">
                      <w:marLeft w:val="0"/>
                      <w:marRight w:val="0"/>
                      <w:marTop w:val="0"/>
                      <w:marBottom w:val="0"/>
                      <w:divBdr>
                        <w:top w:val="none" w:sz="0" w:space="0" w:color="auto"/>
                        <w:left w:val="none" w:sz="0" w:space="0" w:color="auto"/>
                        <w:bottom w:val="none" w:sz="0" w:space="0" w:color="auto"/>
                        <w:right w:val="none" w:sz="0" w:space="0" w:color="auto"/>
                      </w:divBdr>
                    </w:div>
                    <w:div w:id="739209193">
                      <w:marLeft w:val="0"/>
                      <w:marRight w:val="0"/>
                      <w:marTop w:val="0"/>
                      <w:marBottom w:val="0"/>
                      <w:divBdr>
                        <w:top w:val="none" w:sz="0" w:space="0" w:color="auto"/>
                        <w:left w:val="none" w:sz="0" w:space="0" w:color="auto"/>
                        <w:bottom w:val="none" w:sz="0" w:space="0" w:color="auto"/>
                        <w:right w:val="none" w:sz="0" w:space="0" w:color="auto"/>
                      </w:divBdr>
                    </w:div>
                    <w:div w:id="1804348210">
                      <w:marLeft w:val="0"/>
                      <w:marRight w:val="0"/>
                      <w:marTop w:val="0"/>
                      <w:marBottom w:val="0"/>
                      <w:divBdr>
                        <w:top w:val="none" w:sz="0" w:space="0" w:color="auto"/>
                        <w:left w:val="none" w:sz="0" w:space="0" w:color="auto"/>
                        <w:bottom w:val="none" w:sz="0" w:space="0" w:color="auto"/>
                        <w:right w:val="none" w:sz="0" w:space="0" w:color="auto"/>
                      </w:divBdr>
                    </w:div>
                    <w:div w:id="551962109">
                      <w:marLeft w:val="0"/>
                      <w:marRight w:val="0"/>
                      <w:marTop w:val="0"/>
                      <w:marBottom w:val="0"/>
                      <w:divBdr>
                        <w:top w:val="none" w:sz="0" w:space="0" w:color="auto"/>
                        <w:left w:val="none" w:sz="0" w:space="0" w:color="auto"/>
                        <w:bottom w:val="none" w:sz="0" w:space="0" w:color="auto"/>
                        <w:right w:val="none" w:sz="0" w:space="0" w:color="auto"/>
                      </w:divBdr>
                    </w:div>
                    <w:div w:id="179784276">
                      <w:marLeft w:val="0"/>
                      <w:marRight w:val="0"/>
                      <w:marTop w:val="0"/>
                      <w:marBottom w:val="0"/>
                      <w:divBdr>
                        <w:top w:val="none" w:sz="0" w:space="0" w:color="auto"/>
                        <w:left w:val="none" w:sz="0" w:space="0" w:color="auto"/>
                        <w:bottom w:val="none" w:sz="0" w:space="0" w:color="auto"/>
                        <w:right w:val="none" w:sz="0" w:space="0" w:color="auto"/>
                      </w:divBdr>
                    </w:div>
                  </w:divsChild>
                </w:div>
                <w:div w:id="900942019">
                  <w:marLeft w:val="0"/>
                  <w:marRight w:val="0"/>
                  <w:marTop w:val="0"/>
                  <w:marBottom w:val="0"/>
                  <w:divBdr>
                    <w:top w:val="none" w:sz="0" w:space="0" w:color="auto"/>
                    <w:left w:val="none" w:sz="0" w:space="0" w:color="auto"/>
                    <w:bottom w:val="none" w:sz="0" w:space="0" w:color="auto"/>
                    <w:right w:val="none" w:sz="0" w:space="0" w:color="auto"/>
                  </w:divBdr>
                  <w:divsChild>
                    <w:div w:id="1074471346">
                      <w:marLeft w:val="0"/>
                      <w:marRight w:val="0"/>
                      <w:marTop w:val="0"/>
                      <w:marBottom w:val="0"/>
                      <w:divBdr>
                        <w:top w:val="none" w:sz="0" w:space="0" w:color="auto"/>
                        <w:left w:val="none" w:sz="0" w:space="0" w:color="auto"/>
                        <w:bottom w:val="none" w:sz="0" w:space="0" w:color="auto"/>
                        <w:right w:val="none" w:sz="0" w:space="0" w:color="auto"/>
                      </w:divBdr>
                    </w:div>
                  </w:divsChild>
                </w:div>
                <w:div w:id="377627431">
                  <w:marLeft w:val="0"/>
                  <w:marRight w:val="0"/>
                  <w:marTop w:val="0"/>
                  <w:marBottom w:val="0"/>
                  <w:divBdr>
                    <w:top w:val="none" w:sz="0" w:space="0" w:color="auto"/>
                    <w:left w:val="none" w:sz="0" w:space="0" w:color="auto"/>
                    <w:bottom w:val="none" w:sz="0" w:space="0" w:color="auto"/>
                    <w:right w:val="none" w:sz="0" w:space="0" w:color="auto"/>
                  </w:divBdr>
                  <w:divsChild>
                    <w:div w:id="2116048539">
                      <w:marLeft w:val="0"/>
                      <w:marRight w:val="0"/>
                      <w:marTop w:val="0"/>
                      <w:marBottom w:val="0"/>
                      <w:divBdr>
                        <w:top w:val="none" w:sz="0" w:space="0" w:color="auto"/>
                        <w:left w:val="none" w:sz="0" w:space="0" w:color="auto"/>
                        <w:bottom w:val="none" w:sz="0" w:space="0" w:color="auto"/>
                        <w:right w:val="none" w:sz="0" w:space="0" w:color="auto"/>
                      </w:divBdr>
                    </w:div>
                  </w:divsChild>
                </w:div>
                <w:div w:id="1948345017">
                  <w:marLeft w:val="0"/>
                  <w:marRight w:val="0"/>
                  <w:marTop w:val="0"/>
                  <w:marBottom w:val="0"/>
                  <w:divBdr>
                    <w:top w:val="none" w:sz="0" w:space="0" w:color="auto"/>
                    <w:left w:val="none" w:sz="0" w:space="0" w:color="auto"/>
                    <w:bottom w:val="none" w:sz="0" w:space="0" w:color="auto"/>
                    <w:right w:val="none" w:sz="0" w:space="0" w:color="auto"/>
                  </w:divBdr>
                  <w:divsChild>
                    <w:div w:id="734935189">
                      <w:marLeft w:val="0"/>
                      <w:marRight w:val="0"/>
                      <w:marTop w:val="0"/>
                      <w:marBottom w:val="0"/>
                      <w:divBdr>
                        <w:top w:val="none" w:sz="0" w:space="0" w:color="auto"/>
                        <w:left w:val="none" w:sz="0" w:space="0" w:color="auto"/>
                        <w:bottom w:val="none" w:sz="0" w:space="0" w:color="auto"/>
                        <w:right w:val="none" w:sz="0" w:space="0" w:color="auto"/>
                      </w:divBdr>
                    </w:div>
                    <w:div w:id="1472669105">
                      <w:marLeft w:val="0"/>
                      <w:marRight w:val="0"/>
                      <w:marTop w:val="0"/>
                      <w:marBottom w:val="0"/>
                      <w:divBdr>
                        <w:top w:val="none" w:sz="0" w:space="0" w:color="auto"/>
                        <w:left w:val="none" w:sz="0" w:space="0" w:color="auto"/>
                        <w:bottom w:val="none" w:sz="0" w:space="0" w:color="auto"/>
                        <w:right w:val="none" w:sz="0" w:space="0" w:color="auto"/>
                      </w:divBdr>
                    </w:div>
                    <w:div w:id="493423081">
                      <w:marLeft w:val="0"/>
                      <w:marRight w:val="0"/>
                      <w:marTop w:val="0"/>
                      <w:marBottom w:val="0"/>
                      <w:divBdr>
                        <w:top w:val="none" w:sz="0" w:space="0" w:color="auto"/>
                        <w:left w:val="none" w:sz="0" w:space="0" w:color="auto"/>
                        <w:bottom w:val="none" w:sz="0" w:space="0" w:color="auto"/>
                        <w:right w:val="none" w:sz="0" w:space="0" w:color="auto"/>
                      </w:divBdr>
                    </w:div>
                    <w:div w:id="1216697627">
                      <w:marLeft w:val="0"/>
                      <w:marRight w:val="0"/>
                      <w:marTop w:val="0"/>
                      <w:marBottom w:val="0"/>
                      <w:divBdr>
                        <w:top w:val="none" w:sz="0" w:space="0" w:color="auto"/>
                        <w:left w:val="none" w:sz="0" w:space="0" w:color="auto"/>
                        <w:bottom w:val="none" w:sz="0" w:space="0" w:color="auto"/>
                        <w:right w:val="none" w:sz="0" w:space="0" w:color="auto"/>
                      </w:divBdr>
                    </w:div>
                    <w:div w:id="540089575">
                      <w:marLeft w:val="0"/>
                      <w:marRight w:val="0"/>
                      <w:marTop w:val="0"/>
                      <w:marBottom w:val="0"/>
                      <w:divBdr>
                        <w:top w:val="none" w:sz="0" w:space="0" w:color="auto"/>
                        <w:left w:val="none" w:sz="0" w:space="0" w:color="auto"/>
                        <w:bottom w:val="none" w:sz="0" w:space="0" w:color="auto"/>
                        <w:right w:val="none" w:sz="0" w:space="0" w:color="auto"/>
                      </w:divBdr>
                    </w:div>
                    <w:div w:id="1652637232">
                      <w:marLeft w:val="0"/>
                      <w:marRight w:val="0"/>
                      <w:marTop w:val="0"/>
                      <w:marBottom w:val="0"/>
                      <w:divBdr>
                        <w:top w:val="none" w:sz="0" w:space="0" w:color="auto"/>
                        <w:left w:val="none" w:sz="0" w:space="0" w:color="auto"/>
                        <w:bottom w:val="none" w:sz="0" w:space="0" w:color="auto"/>
                        <w:right w:val="none" w:sz="0" w:space="0" w:color="auto"/>
                      </w:divBdr>
                    </w:div>
                    <w:div w:id="1457261402">
                      <w:marLeft w:val="0"/>
                      <w:marRight w:val="0"/>
                      <w:marTop w:val="0"/>
                      <w:marBottom w:val="0"/>
                      <w:divBdr>
                        <w:top w:val="none" w:sz="0" w:space="0" w:color="auto"/>
                        <w:left w:val="none" w:sz="0" w:space="0" w:color="auto"/>
                        <w:bottom w:val="none" w:sz="0" w:space="0" w:color="auto"/>
                        <w:right w:val="none" w:sz="0" w:space="0" w:color="auto"/>
                      </w:divBdr>
                    </w:div>
                  </w:divsChild>
                </w:div>
                <w:div w:id="498741115">
                  <w:marLeft w:val="0"/>
                  <w:marRight w:val="0"/>
                  <w:marTop w:val="0"/>
                  <w:marBottom w:val="0"/>
                  <w:divBdr>
                    <w:top w:val="none" w:sz="0" w:space="0" w:color="auto"/>
                    <w:left w:val="none" w:sz="0" w:space="0" w:color="auto"/>
                    <w:bottom w:val="none" w:sz="0" w:space="0" w:color="auto"/>
                    <w:right w:val="none" w:sz="0" w:space="0" w:color="auto"/>
                  </w:divBdr>
                  <w:divsChild>
                    <w:div w:id="2105883129">
                      <w:marLeft w:val="0"/>
                      <w:marRight w:val="0"/>
                      <w:marTop w:val="0"/>
                      <w:marBottom w:val="0"/>
                      <w:divBdr>
                        <w:top w:val="none" w:sz="0" w:space="0" w:color="auto"/>
                        <w:left w:val="none" w:sz="0" w:space="0" w:color="auto"/>
                        <w:bottom w:val="none" w:sz="0" w:space="0" w:color="auto"/>
                        <w:right w:val="none" w:sz="0" w:space="0" w:color="auto"/>
                      </w:divBdr>
                    </w:div>
                  </w:divsChild>
                </w:div>
                <w:div w:id="1210067500">
                  <w:marLeft w:val="0"/>
                  <w:marRight w:val="0"/>
                  <w:marTop w:val="0"/>
                  <w:marBottom w:val="0"/>
                  <w:divBdr>
                    <w:top w:val="none" w:sz="0" w:space="0" w:color="auto"/>
                    <w:left w:val="none" w:sz="0" w:space="0" w:color="auto"/>
                    <w:bottom w:val="none" w:sz="0" w:space="0" w:color="auto"/>
                    <w:right w:val="none" w:sz="0" w:space="0" w:color="auto"/>
                  </w:divBdr>
                  <w:divsChild>
                    <w:div w:id="513081963">
                      <w:marLeft w:val="0"/>
                      <w:marRight w:val="0"/>
                      <w:marTop w:val="0"/>
                      <w:marBottom w:val="0"/>
                      <w:divBdr>
                        <w:top w:val="none" w:sz="0" w:space="0" w:color="auto"/>
                        <w:left w:val="none" w:sz="0" w:space="0" w:color="auto"/>
                        <w:bottom w:val="none" w:sz="0" w:space="0" w:color="auto"/>
                        <w:right w:val="none" w:sz="0" w:space="0" w:color="auto"/>
                      </w:divBdr>
                    </w:div>
                  </w:divsChild>
                </w:div>
                <w:div w:id="494495472">
                  <w:marLeft w:val="0"/>
                  <w:marRight w:val="0"/>
                  <w:marTop w:val="0"/>
                  <w:marBottom w:val="0"/>
                  <w:divBdr>
                    <w:top w:val="none" w:sz="0" w:space="0" w:color="auto"/>
                    <w:left w:val="none" w:sz="0" w:space="0" w:color="auto"/>
                    <w:bottom w:val="none" w:sz="0" w:space="0" w:color="auto"/>
                    <w:right w:val="none" w:sz="0" w:space="0" w:color="auto"/>
                  </w:divBdr>
                  <w:divsChild>
                    <w:div w:id="1596474401">
                      <w:marLeft w:val="0"/>
                      <w:marRight w:val="0"/>
                      <w:marTop w:val="0"/>
                      <w:marBottom w:val="0"/>
                      <w:divBdr>
                        <w:top w:val="none" w:sz="0" w:space="0" w:color="auto"/>
                        <w:left w:val="none" w:sz="0" w:space="0" w:color="auto"/>
                        <w:bottom w:val="none" w:sz="0" w:space="0" w:color="auto"/>
                        <w:right w:val="none" w:sz="0" w:space="0" w:color="auto"/>
                      </w:divBdr>
                    </w:div>
                    <w:div w:id="1418286878">
                      <w:marLeft w:val="0"/>
                      <w:marRight w:val="0"/>
                      <w:marTop w:val="0"/>
                      <w:marBottom w:val="0"/>
                      <w:divBdr>
                        <w:top w:val="none" w:sz="0" w:space="0" w:color="auto"/>
                        <w:left w:val="none" w:sz="0" w:space="0" w:color="auto"/>
                        <w:bottom w:val="none" w:sz="0" w:space="0" w:color="auto"/>
                        <w:right w:val="none" w:sz="0" w:space="0" w:color="auto"/>
                      </w:divBdr>
                    </w:div>
                    <w:div w:id="127744518">
                      <w:marLeft w:val="0"/>
                      <w:marRight w:val="0"/>
                      <w:marTop w:val="0"/>
                      <w:marBottom w:val="0"/>
                      <w:divBdr>
                        <w:top w:val="none" w:sz="0" w:space="0" w:color="auto"/>
                        <w:left w:val="none" w:sz="0" w:space="0" w:color="auto"/>
                        <w:bottom w:val="none" w:sz="0" w:space="0" w:color="auto"/>
                        <w:right w:val="none" w:sz="0" w:space="0" w:color="auto"/>
                      </w:divBdr>
                    </w:div>
                    <w:div w:id="333993642">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sChild>
                </w:div>
                <w:div w:id="527916336">
                  <w:marLeft w:val="0"/>
                  <w:marRight w:val="0"/>
                  <w:marTop w:val="0"/>
                  <w:marBottom w:val="0"/>
                  <w:divBdr>
                    <w:top w:val="none" w:sz="0" w:space="0" w:color="auto"/>
                    <w:left w:val="none" w:sz="0" w:space="0" w:color="auto"/>
                    <w:bottom w:val="none" w:sz="0" w:space="0" w:color="auto"/>
                    <w:right w:val="none" w:sz="0" w:space="0" w:color="auto"/>
                  </w:divBdr>
                  <w:divsChild>
                    <w:div w:id="6236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8730">
          <w:marLeft w:val="0"/>
          <w:marRight w:val="0"/>
          <w:marTop w:val="0"/>
          <w:marBottom w:val="0"/>
          <w:divBdr>
            <w:top w:val="none" w:sz="0" w:space="0" w:color="auto"/>
            <w:left w:val="none" w:sz="0" w:space="0" w:color="auto"/>
            <w:bottom w:val="none" w:sz="0" w:space="0" w:color="auto"/>
            <w:right w:val="none" w:sz="0" w:space="0" w:color="auto"/>
          </w:divBdr>
        </w:div>
        <w:div w:id="378744441">
          <w:marLeft w:val="0"/>
          <w:marRight w:val="0"/>
          <w:marTop w:val="0"/>
          <w:marBottom w:val="0"/>
          <w:divBdr>
            <w:top w:val="none" w:sz="0" w:space="0" w:color="auto"/>
            <w:left w:val="none" w:sz="0" w:space="0" w:color="auto"/>
            <w:bottom w:val="none" w:sz="0" w:space="0" w:color="auto"/>
            <w:right w:val="none" w:sz="0" w:space="0" w:color="auto"/>
          </w:divBdr>
        </w:div>
        <w:div w:id="1827672794">
          <w:marLeft w:val="0"/>
          <w:marRight w:val="0"/>
          <w:marTop w:val="0"/>
          <w:marBottom w:val="0"/>
          <w:divBdr>
            <w:top w:val="none" w:sz="0" w:space="0" w:color="auto"/>
            <w:left w:val="none" w:sz="0" w:space="0" w:color="auto"/>
            <w:bottom w:val="none" w:sz="0" w:space="0" w:color="auto"/>
            <w:right w:val="none" w:sz="0" w:space="0" w:color="auto"/>
          </w:divBdr>
        </w:div>
        <w:div w:id="1248226604">
          <w:marLeft w:val="0"/>
          <w:marRight w:val="0"/>
          <w:marTop w:val="0"/>
          <w:marBottom w:val="0"/>
          <w:divBdr>
            <w:top w:val="none" w:sz="0" w:space="0" w:color="auto"/>
            <w:left w:val="none" w:sz="0" w:space="0" w:color="auto"/>
            <w:bottom w:val="none" w:sz="0" w:space="0" w:color="auto"/>
            <w:right w:val="none" w:sz="0" w:space="0" w:color="auto"/>
          </w:divBdr>
        </w:div>
        <w:div w:id="1546024346">
          <w:marLeft w:val="0"/>
          <w:marRight w:val="0"/>
          <w:marTop w:val="0"/>
          <w:marBottom w:val="0"/>
          <w:divBdr>
            <w:top w:val="none" w:sz="0" w:space="0" w:color="auto"/>
            <w:left w:val="none" w:sz="0" w:space="0" w:color="auto"/>
            <w:bottom w:val="none" w:sz="0" w:space="0" w:color="auto"/>
            <w:right w:val="none" w:sz="0" w:space="0" w:color="auto"/>
          </w:divBdr>
        </w:div>
        <w:div w:id="1223105538">
          <w:marLeft w:val="0"/>
          <w:marRight w:val="0"/>
          <w:marTop w:val="0"/>
          <w:marBottom w:val="0"/>
          <w:divBdr>
            <w:top w:val="none" w:sz="0" w:space="0" w:color="auto"/>
            <w:left w:val="none" w:sz="0" w:space="0" w:color="auto"/>
            <w:bottom w:val="none" w:sz="0" w:space="0" w:color="auto"/>
            <w:right w:val="none" w:sz="0" w:space="0" w:color="auto"/>
          </w:divBdr>
        </w:div>
        <w:div w:id="97674794">
          <w:marLeft w:val="0"/>
          <w:marRight w:val="0"/>
          <w:marTop w:val="0"/>
          <w:marBottom w:val="0"/>
          <w:divBdr>
            <w:top w:val="none" w:sz="0" w:space="0" w:color="auto"/>
            <w:left w:val="none" w:sz="0" w:space="0" w:color="auto"/>
            <w:bottom w:val="none" w:sz="0" w:space="0" w:color="auto"/>
            <w:right w:val="none" w:sz="0" w:space="0" w:color="auto"/>
          </w:divBdr>
        </w:div>
        <w:div w:id="213781463">
          <w:marLeft w:val="0"/>
          <w:marRight w:val="0"/>
          <w:marTop w:val="0"/>
          <w:marBottom w:val="0"/>
          <w:divBdr>
            <w:top w:val="none" w:sz="0" w:space="0" w:color="auto"/>
            <w:left w:val="none" w:sz="0" w:space="0" w:color="auto"/>
            <w:bottom w:val="none" w:sz="0" w:space="0" w:color="auto"/>
            <w:right w:val="none" w:sz="0" w:space="0" w:color="auto"/>
          </w:divBdr>
        </w:div>
        <w:div w:id="82362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i.slack.com/methods/users.list" TargetMode="External"/><Relationship Id="rId26" Type="http://schemas.openxmlformats.org/officeDocument/2006/relationships/image" Target="media/image8.png"/><Relationship Id="rId39" Type="http://schemas.openxmlformats.org/officeDocument/2006/relationships/hyperlink" Target="https://google.github.io/styleguide/htmlcssguide.html" TargetMode="External"/><Relationship Id="rId21" Type="http://schemas.openxmlformats.org/officeDocument/2006/relationships/hyperlink" Target="https://css-tricks.com/modern-normalize/" TargetMode="External"/><Relationship Id="rId34" Type="http://schemas.openxmlformats.org/officeDocument/2006/relationships/hyperlink" Target="https://www.php-fig.org/psr/psr-1/" TargetMode="External"/><Relationship Id="rId42" Type="http://schemas.openxmlformats.org/officeDocument/2006/relationships/diagramLayout" Target="diagrams/layout1.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dev.to/lathindu1/laravel-best-practice-coding-standards-part-01-304l" TargetMode="External"/><Relationship Id="rId40" Type="http://schemas.openxmlformats.org/officeDocument/2006/relationships/hyperlink" Target="https://google.github.io/styleguide/jsguide.html" TargetMode="External"/><Relationship Id="rId45" Type="http://schemas.microsoft.com/office/2007/relationships/diagramDrawing" Target="diagrams/drawing1.xml"/><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s://elad2412.github.io/the-new-css-reset/" TargetMode="External"/><Relationship Id="rId14" Type="http://schemas.openxmlformats.org/officeDocument/2006/relationships/image" Target="media/image3.png"/><Relationship Id="rId22" Type="http://schemas.openxmlformats.org/officeDocument/2006/relationships/hyperlink" Target="https://csstools.github.io/sanitize.cs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php-fig.org/psr/psr-12/" TargetMode="External"/><Relationship Id="rId43" Type="http://schemas.openxmlformats.org/officeDocument/2006/relationships/diagramQuickStyle" Target="diagrams/quickStyle1.xml"/><Relationship Id="rId48" Type="http://schemas.openxmlformats.org/officeDocument/2006/relationships/image" Target="media/image18.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u.rs-online.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ev.to/lathindu1/laravel-best-practice-coding-standards-part-02-a40" TargetMode="External"/><Relationship Id="rId46" Type="http://schemas.openxmlformats.org/officeDocument/2006/relationships/image" Target="media/image16.png"/><Relationship Id="rId59" Type="http://schemas.microsoft.com/office/2011/relationships/people" Target="people.xml"/><Relationship Id="rId20" Type="http://schemas.openxmlformats.org/officeDocument/2006/relationships/hyperlink" Target="https://meyerweb.com/eric/tools/css/reset/" TargetMode="External"/><Relationship Id="rId41" Type="http://schemas.openxmlformats.org/officeDocument/2006/relationships/diagramData" Target="diagrams/data1.xm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necolas.github.io/normalize.css/" TargetMode="External"/><Relationship Id="rId28" Type="http://schemas.openxmlformats.org/officeDocument/2006/relationships/image" Target="media/image10.png"/><Relationship Id="rId36" Type="http://schemas.openxmlformats.org/officeDocument/2006/relationships/hyperlink" Target="https://www.php-fig.org/psr/psr-4/" TargetMode="External"/><Relationship Id="rId49" Type="http://schemas.openxmlformats.org/officeDocument/2006/relationships/image" Target="media/image19.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diagramColors" Target="diagrams/colors1.xml"/><Relationship Id="rId52" Type="http://schemas.openxmlformats.org/officeDocument/2006/relationships/image" Target="media/image22.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35BD2E-F828-4796-93BB-571F9950E3D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ABCDB27E-2872-416E-832F-AF97F36BA677}">
      <dgm:prSet phldrT="[Text]" custT="1"/>
      <dgm:spPr/>
      <dgm:t>
        <a:bodyPr/>
        <a:lstStyle/>
        <a:p>
          <a:r>
            <a:rPr lang="en-AU" sz="600"/>
            <a:t>Project-folder</a:t>
          </a:r>
          <a:endParaRPr lang="en-US" sz="600"/>
        </a:p>
      </dgm:t>
    </dgm:pt>
    <dgm:pt modelId="{D1B156A1-7FB5-40E6-84E4-5D32AB121100}" type="parTrans" cxnId="{E586ADF7-AAA3-4FA2-8ED1-270EB0D6CFB5}">
      <dgm:prSet/>
      <dgm:spPr/>
      <dgm:t>
        <a:bodyPr/>
        <a:lstStyle/>
        <a:p>
          <a:endParaRPr lang="en-US"/>
        </a:p>
      </dgm:t>
    </dgm:pt>
    <dgm:pt modelId="{CDCD3B13-B3EB-4A98-8ACB-B09D9DB29F9D}" type="sibTrans" cxnId="{E586ADF7-AAA3-4FA2-8ED1-270EB0D6CFB5}">
      <dgm:prSet/>
      <dgm:spPr/>
      <dgm:t>
        <a:bodyPr/>
        <a:lstStyle/>
        <a:p>
          <a:endParaRPr lang="en-US"/>
        </a:p>
      </dgm:t>
    </dgm:pt>
    <dgm:pt modelId="{40B2C243-40ED-4867-A80F-AC7470B17852}">
      <dgm:prSet custT="1"/>
      <dgm:spPr/>
      <dgm:t>
        <a:bodyPr/>
        <a:lstStyle/>
        <a:p>
          <a:r>
            <a:rPr lang="en-AU" sz="600" b="1"/>
            <a:t>Home</a:t>
          </a:r>
          <a:r>
            <a:rPr lang="en-AU" sz="600"/>
            <a:t> page</a:t>
          </a:r>
          <a:br>
            <a:rPr lang="en-AU" sz="600"/>
          </a:br>
          <a:r>
            <a:rPr lang="en-AU" sz="600"/>
            <a:t>(index.html)</a:t>
          </a:r>
        </a:p>
      </dgm:t>
    </dgm:pt>
    <dgm:pt modelId="{BABB1F9F-54DE-416F-86D2-901E02C668EC}" type="parTrans" cxnId="{86A3C0B9-C432-46D4-93E6-41D7785300C4}">
      <dgm:prSet/>
      <dgm:spPr/>
      <dgm:t>
        <a:bodyPr/>
        <a:lstStyle/>
        <a:p>
          <a:endParaRPr lang="en-US" sz="1600"/>
        </a:p>
      </dgm:t>
    </dgm:pt>
    <dgm:pt modelId="{BBBF5953-A69F-4C51-8DFC-9FD70DC39A49}" type="sibTrans" cxnId="{86A3C0B9-C432-46D4-93E6-41D7785300C4}">
      <dgm:prSet/>
      <dgm:spPr/>
      <dgm:t>
        <a:bodyPr/>
        <a:lstStyle/>
        <a:p>
          <a:endParaRPr lang="en-US"/>
        </a:p>
      </dgm:t>
    </dgm:pt>
    <dgm:pt modelId="{A3D9695C-55E0-4E83-867D-E40282957C42}">
      <dgm:prSet custT="1"/>
      <dgm:spPr/>
      <dgm:t>
        <a:bodyPr/>
        <a:lstStyle/>
        <a:p>
          <a:r>
            <a:rPr lang="en-AU" sz="600" b="1"/>
            <a:t>assets</a:t>
          </a:r>
          <a:br>
            <a:rPr lang="en-AU" sz="600" b="1"/>
          </a:br>
          <a:r>
            <a:rPr lang="en-AU" sz="600"/>
            <a:t> folder</a:t>
          </a:r>
        </a:p>
      </dgm:t>
    </dgm:pt>
    <dgm:pt modelId="{F72CBE4B-C962-40C0-8067-B06676EF2E57}" type="parTrans" cxnId="{29E8F424-53D0-4A5E-BE88-451C3E74B6E7}">
      <dgm:prSet/>
      <dgm:spPr/>
      <dgm:t>
        <a:bodyPr/>
        <a:lstStyle/>
        <a:p>
          <a:endParaRPr lang="en-US" sz="1600"/>
        </a:p>
      </dgm:t>
    </dgm:pt>
    <dgm:pt modelId="{24E256D9-F694-48E7-9D09-9E73F2D25E92}" type="sibTrans" cxnId="{29E8F424-53D0-4A5E-BE88-451C3E74B6E7}">
      <dgm:prSet/>
      <dgm:spPr/>
      <dgm:t>
        <a:bodyPr/>
        <a:lstStyle/>
        <a:p>
          <a:endParaRPr lang="en-US"/>
        </a:p>
      </dgm:t>
    </dgm:pt>
    <dgm:pt modelId="{857048B5-AEAC-4F46-BF34-8A7E9CA15EC2}">
      <dgm:prSet custT="1"/>
      <dgm:spPr/>
      <dgm:t>
        <a:bodyPr/>
        <a:lstStyle/>
        <a:p>
          <a:r>
            <a:rPr lang="en-AU" sz="600" b="1"/>
            <a:t>css</a:t>
          </a:r>
          <a:br>
            <a:rPr lang="en-AU" sz="600" b="1"/>
          </a:br>
          <a:r>
            <a:rPr lang="en-AU" sz="600"/>
            <a:t> folder</a:t>
          </a:r>
        </a:p>
      </dgm:t>
    </dgm:pt>
    <dgm:pt modelId="{53093590-2DA8-4BF9-995B-A9244DC1CCD0}" type="parTrans" cxnId="{0EB07D56-02ED-44FD-8308-7959787FF1FC}">
      <dgm:prSet/>
      <dgm:spPr/>
      <dgm:t>
        <a:bodyPr/>
        <a:lstStyle/>
        <a:p>
          <a:endParaRPr lang="en-US" sz="1600"/>
        </a:p>
      </dgm:t>
    </dgm:pt>
    <dgm:pt modelId="{13290672-AA3C-465F-8CB1-6BD86CC2BD12}" type="sibTrans" cxnId="{0EB07D56-02ED-44FD-8308-7959787FF1FC}">
      <dgm:prSet/>
      <dgm:spPr/>
      <dgm:t>
        <a:bodyPr/>
        <a:lstStyle/>
        <a:p>
          <a:endParaRPr lang="en-US"/>
        </a:p>
      </dgm:t>
    </dgm:pt>
    <dgm:pt modelId="{80189095-0063-4545-9C9D-63C4BAB43638}">
      <dgm:prSet custT="1"/>
      <dgm:spPr/>
      <dgm:t>
        <a:bodyPr/>
        <a:lstStyle/>
        <a:p>
          <a:r>
            <a:rPr lang="en-AU" sz="600" b="1"/>
            <a:t>main</a:t>
          </a:r>
          <a:br>
            <a:rPr lang="en-AU" sz="600"/>
          </a:br>
          <a:r>
            <a:rPr lang="en-AU" sz="600"/>
            <a:t>CSS file</a:t>
          </a:r>
        </a:p>
      </dgm:t>
    </dgm:pt>
    <dgm:pt modelId="{2E340E13-C543-4CD6-AEBB-A6C7D2F743B6}" type="parTrans" cxnId="{AB80E326-7B43-44E0-9F9D-CBF8B99531D7}">
      <dgm:prSet/>
      <dgm:spPr/>
      <dgm:t>
        <a:bodyPr/>
        <a:lstStyle/>
        <a:p>
          <a:endParaRPr lang="en-US" sz="1600"/>
        </a:p>
      </dgm:t>
    </dgm:pt>
    <dgm:pt modelId="{7E537931-4B6E-4FBD-8056-B49EEB7E9C92}" type="sibTrans" cxnId="{AB80E326-7B43-44E0-9F9D-CBF8B99531D7}">
      <dgm:prSet/>
      <dgm:spPr/>
      <dgm:t>
        <a:bodyPr/>
        <a:lstStyle/>
        <a:p>
          <a:endParaRPr lang="en-US"/>
        </a:p>
      </dgm:t>
    </dgm:pt>
    <dgm:pt modelId="{1480ED3D-F77A-4979-8AA0-C4F6AEC920FF}">
      <dgm:prSet custT="1"/>
      <dgm:spPr/>
      <dgm:t>
        <a:bodyPr/>
        <a:lstStyle/>
        <a:p>
          <a:r>
            <a:rPr lang="en-AU" sz="600" b="1"/>
            <a:t>js</a:t>
          </a:r>
          <a:br>
            <a:rPr lang="en-AU" sz="600" b="1"/>
          </a:br>
          <a:r>
            <a:rPr lang="en-AU" sz="600"/>
            <a:t> folder</a:t>
          </a:r>
        </a:p>
      </dgm:t>
    </dgm:pt>
    <dgm:pt modelId="{D75A0254-65BB-4DB0-A118-583A0F0602EA}" type="parTrans" cxnId="{D039B0CA-7490-4789-AF1D-292DB3BE0D2A}">
      <dgm:prSet/>
      <dgm:spPr/>
      <dgm:t>
        <a:bodyPr/>
        <a:lstStyle/>
        <a:p>
          <a:endParaRPr lang="en-US" sz="1600"/>
        </a:p>
      </dgm:t>
    </dgm:pt>
    <dgm:pt modelId="{6B51FE48-73F5-4DE4-B44D-D769DA5A2209}" type="sibTrans" cxnId="{D039B0CA-7490-4789-AF1D-292DB3BE0D2A}">
      <dgm:prSet/>
      <dgm:spPr/>
      <dgm:t>
        <a:bodyPr/>
        <a:lstStyle/>
        <a:p>
          <a:endParaRPr lang="en-US"/>
        </a:p>
      </dgm:t>
    </dgm:pt>
    <dgm:pt modelId="{DD48193E-E8D2-453D-8D7D-79A7BBA01F68}">
      <dgm:prSet custT="1"/>
      <dgm:spPr/>
      <dgm:t>
        <a:bodyPr/>
        <a:lstStyle/>
        <a:p>
          <a:r>
            <a:rPr lang="en-AU" sz="600"/>
            <a:t>main</a:t>
          </a:r>
          <a:br>
            <a:rPr lang="en-AU" sz="600"/>
          </a:br>
          <a:r>
            <a:rPr lang="en-AU" sz="600"/>
            <a:t>JS files</a:t>
          </a:r>
        </a:p>
      </dgm:t>
    </dgm:pt>
    <dgm:pt modelId="{18CCD0F0-4B0F-44F7-87FA-15ABAFD028F5}" type="parTrans" cxnId="{8B9E58CA-9E77-4C81-B95C-171AE7BBE1E4}">
      <dgm:prSet/>
      <dgm:spPr/>
      <dgm:t>
        <a:bodyPr/>
        <a:lstStyle/>
        <a:p>
          <a:endParaRPr lang="en-US" sz="1600"/>
        </a:p>
      </dgm:t>
    </dgm:pt>
    <dgm:pt modelId="{C4F4403C-DBBD-4AB0-9F8D-65B27821B318}" type="sibTrans" cxnId="{8B9E58CA-9E77-4C81-B95C-171AE7BBE1E4}">
      <dgm:prSet/>
      <dgm:spPr/>
      <dgm:t>
        <a:bodyPr/>
        <a:lstStyle/>
        <a:p>
          <a:endParaRPr lang="en-US"/>
        </a:p>
      </dgm:t>
    </dgm:pt>
    <dgm:pt modelId="{7A173744-1C34-499D-979A-E30A91E5BFE0}">
      <dgm:prSet custT="1"/>
      <dgm:spPr/>
      <dgm:t>
        <a:bodyPr/>
        <a:lstStyle/>
        <a:p>
          <a:r>
            <a:rPr lang="en-AU" sz="600" b="1"/>
            <a:t>img</a:t>
          </a:r>
          <a:r>
            <a:rPr lang="en-AU" sz="600"/>
            <a:t> </a:t>
          </a:r>
          <a:br>
            <a:rPr lang="en-AU" sz="600"/>
          </a:br>
          <a:r>
            <a:rPr lang="en-AU" sz="600"/>
            <a:t>folder</a:t>
          </a:r>
        </a:p>
      </dgm:t>
    </dgm:pt>
    <dgm:pt modelId="{C94DB9CE-B2FD-49D4-A5D7-6785D1566224}" type="parTrans" cxnId="{17174C08-9885-48A2-92D2-839A0C443CE3}">
      <dgm:prSet/>
      <dgm:spPr/>
      <dgm:t>
        <a:bodyPr/>
        <a:lstStyle/>
        <a:p>
          <a:endParaRPr lang="en-US" sz="1600"/>
        </a:p>
      </dgm:t>
    </dgm:pt>
    <dgm:pt modelId="{314CEF10-E505-435D-922E-2DCA30CF6D47}" type="sibTrans" cxnId="{17174C08-9885-48A2-92D2-839A0C443CE3}">
      <dgm:prSet/>
      <dgm:spPr/>
      <dgm:t>
        <a:bodyPr/>
        <a:lstStyle/>
        <a:p>
          <a:endParaRPr lang="en-US"/>
        </a:p>
      </dgm:t>
    </dgm:pt>
    <dgm:pt modelId="{8FBBE85B-01E7-4F47-90D1-9AD42A259C38}">
      <dgm:prSet custT="1"/>
      <dgm:spPr/>
      <dgm:t>
        <a:bodyPr/>
        <a:lstStyle/>
        <a:p>
          <a:r>
            <a:rPr lang="en-AU" sz="600"/>
            <a:t>Image files</a:t>
          </a:r>
        </a:p>
      </dgm:t>
    </dgm:pt>
    <dgm:pt modelId="{D676150A-4C1D-40A8-B797-6F8208DE3274}" type="parTrans" cxnId="{DA3366DA-551B-4CBD-B18F-0B90364F887A}">
      <dgm:prSet/>
      <dgm:spPr/>
      <dgm:t>
        <a:bodyPr/>
        <a:lstStyle/>
        <a:p>
          <a:endParaRPr lang="en-US" sz="1600"/>
        </a:p>
      </dgm:t>
    </dgm:pt>
    <dgm:pt modelId="{813C4B2A-45DF-4928-9CF0-5C9F11AB5CA5}" type="sibTrans" cxnId="{DA3366DA-551B-4CBD-B18F-0B90364F887A}">
      <dgm:prSet/>
      <dgm:spPr/>
      <dgm:t>
        <a:bodyPr/>
        <a:lstStyle/>
        <a:p>
          <a:endParaRPr lang="en-US"/>
        </a:p>
      </dgm:t>
    </dgm:pt>
    <dgm:pt modelId="{79F2705B-4BAB-432D-AABE-88896446DA01}">
      <dgm:prSet custT="1"/>
      <dgm:spPr/>
      <dgm:t>
        <a:bodyPr/>
        <a:lstStyle/>
        <a:p>
          <a:r>
            <a:rPr lang="en-AU" sz="600" b="1"/>
            <a:t>fonts</a:t>
          </a:r>
          <a:br>
            <a:rPr lang="en-AU" sz="600" b="1"/>
          </a:br>
          <a:r>
            <a:rPr lang="en-AU" sz="600"/>
            <a:t>folder</a:t>
          </a:r>
        </a:p>
      </dgm:t>
    </dgm:pt>
    <dgm:pt modelId="{1028FC0D-9C2B-4C3F-B415-165617F6BE7B}" type="parTrans" cxnId="{DBF7BF34-43A3-4F37-9824-AA1582C1A2C4}">
      <dgm:prSet/>
      <dgm:spPr/>
      <dgm:t>
        <a:bodyPr/>
        <a:lstStyle/>
        <a:p>
          <a:endParaRPr lang="en-US" sz="1600"/>
        </a:p>
      </dgm:t>
    </dgm:pt>
    <dgm:pt modelId="{77C224C4-A2E4-4467-BFB1-4175FFD828D9}" type="sibTrans" cxnId="{DBF7BF34-43A3-4F37-9824-AA1582C1A2C4}">
      <dgm:prSet/>
      <dgm:spPr/>
      <dgm:t>
        <a:bodyPr/>
        <a:lstStyle/>
        <a:p>
          <a:endParaRPr lang="en-US"/>
        </a:p>
      </dgm:t>
    </dgm:pt>
    <dgm:pt modelId="{7877B81D-B708-4535-848B-C320FE701222}">
      <dgm:prSet custT="1"/>
      <dgm:spPr/>
      <dgm:t>
        <a:bodyPr/>
        <a:lstStyle/>
        <a:p>
          <a:r>
            <a:rPr lang="en-AU" sz="600"/>
            <a:t>Font files</a:t>
          </a:r>
        </a:p>
      </dgm:t>
    </dgm:pt>
    <dgm:pt modelId="{C4BF3618-B613-4240-93A4-37B2F8E59A22}" type="parTrans" cxnId="{918774DA-BFD0-4BBE-BB07-2D11CC499256}">
      <dgm:prSet/>
      <dgm:spPr/>
      <dgm:t>
        <a:bodyPr/>
        <a:lstStyle/>
        <a:p>
          <a:endParaRPr lang="en-US" sz="1600"/>
        </a:p>
      </dgm:t>
    </dgm:pt>
    <dgm:pt modelId="{14D29BDF-27F8-4CAC-972D-91D62B7175BC}" type="sibTrans" cxnId="{918774DA-BFD0-4BBE-BB07-2D11CC499256}">
      <dgm:prSet/>
      <dgm:spPr/>
      <dgm:t>
        <a:bodyPr/>
        <a:lstStyle/>
        <a:p>
          <a:endParaRPr lang="en-US"/>
        </a:p>
      </dgm:t>
    </dgm:pt>
    <dgm:pt modelId="{112C908A-92D7-4BB8-9DD5-D08849F9CBAA}">
      <dgm:prSet custT="1"/>
      <dgm:spPr/>
      <dgm:t>
        <a:bodyPr/>
        <a:lstStyle/>
        <a:p>
          <a:r>
            <a:rPr lang="en-AU" sz="600" b="1"/>
            <a:t>media</a:t>
          </a:r>
          <a:br>
            <a:rPr lang="en-AU" sz="600" b="1"/>
          </a:br>
          <a:r>
            <a:rPr lang="en-AU" sz="600"/>
            <a:t>folder</a:t>
          </a:r>
        </a:p>
      </dgm:t>
    </dgm:pt>
    <dgm:pt modelId="{D538FB91-E6EE-4108-A5A9-70E231245B09}" type="parTrans" cxnId="{0D0ACD9B-69FE-42F7-B852-9B50DA488163}">
      <dgm:prSet/>
      <dgm:spPr/>
      <dgm:t>
        <a:bodyPr/>
        <a:lstStyle/>
        <a:p>
          <a:endParaRPr lang="en-US" sz="1600"/>
        </a:p>
      </dgm:t>
    </dgm:pt>
    <dgm:pt modelId="{DDB94A0B-40CD-43EB-9479-F30509608806}" type="sibTrans" cxnId="{0D0ACD9B-69FE-42F7-B852-9B50DA488163}">
      <dgm:prSet/>
      <dgm:spPr/>
      <dgm:t>
        <a:bodyPr/>
        <a:lstStyle/>
        <a:p>
          <a:endParaRPr lang="en-US"/>
        </a:p>
      </dgm:t>
    </dgm:pt>
    <dgm:pt modelId="{583BEBA1-37EE-4B16-95ED-53B3B0E4FB17}">
      <dgm:prSet custT="1"/>
      <dgm:spPr/>
      <dgm:t>
        <a:bodyPr/>
        <a:lstStyle/>
        <a:p>
          <a:r>
            <a:rPr lang="en-AU" sz="600"/>
            <a:t>Video / audio files</a:t>
          </a:r>
        </a:p>
      </dgm:t>
    </dgm:pt>
    <dgm:pt modelId="{B90F338E-3578-463F-841A-530164D9DC36}" type="parTrans" cxnId="{E259A5BD-22D4-4FA9-BA45-EEF08451E100}">
      <dgm:prSet/>
      <dgm:spPr/>
      <dgm:t>
        <a:bodyPr/>
        <a:lstStyle/>
        <a:p>
          <a:endParaRPr lang="en-US" sz="1600"/>
        </a:p>
      </dgm:t>
    </dgm:pt>
    <dgm:pt modelId="{746C83C0-CAA6-4CCD-BB7C-31FABA3AA57D}" type="sibTrans" cxnId="{E259A5BD-22D4-4FA9-BA45-EEF08451E100}">
      <dgm:prSet/>
      <dgm:spPr/>
      <dgm:t>
        <a:bodyPr/>
        <a:lstStyle/>
        <a:p>
          <a:endParaRPr lang="en-US"/>
        </a:p>
      </dgm:t>
    </dgm:pt>
    <dgm:pt modelId="{0C46BAF3-0422-406E-97DA-B199EF8901DA}">
      <dgm:prSet custT="1"/>
      <dgm:spPr/>
      <dgm:t>
        <a:bodyPr/>
        <a:lstStyle/>
        <a:p>
          <a:r>
            <a:rPr lang="en-AU" sz="600" b="1"/>
            <a:t>downloads</a:t>
          </a:r>
          <a:br>
            <a:rPr lang="en-AU" sz="600" b="1"/>
          </a:br>
          <a:r>
            <a:rPr lang="en-AU" sz="600"/>
            <a:t>folder</a:t>
          </a:r>
        </a:p>
      </dgm:t>
    </dgm:pt>
    <dgm:pt modelId="{5BDE2A8C-2054-4593-B214-F556914F79D8}" type="parTrans" cxnId="{B5833721-C275-458F-AFCB-8DF713A68F16}">
      <dgm:prSet/>
      <dgm:spPr/>
      <dgm:t>
        <a:bodyPr/>
        <a:lstStyle/>
        <a:p>
          <a:endParaRPr lang="en-US" sz="1600"/>
        </a:p>
      </dgm:t>
    </dgm:pt>
    <dgm:pt modelId="{875696D7-3207-4DD9-B733-2BFA93C9F024}" type="sibTrans" cxnId="{B5833721-C275-458F-AFCB-8DF713A68F16}">
      <dgm:prSet/>
      <dgm:spPr/>
      <dgm:t>
        <a:bodyPr/>
        <a:lstStyle/>
        <a:p>
          <a:endParaRPr lang="en-US"/>
        </a:p>
      </dgm:t>
    </dgm:pt>
    <dgm:pt modelId="{62589DBE-F7C2-4284-8711-70F60E623385}">
      <dgm:prSet custT="1"/>
      <dgm:spPr/>
      <dgm:t>
        <a:bodyPr/>
        <a:lstStyle/>
        <a:p>
          <a:r>
            <a:rPr lang="en-AU" sz="600" b="1"/>
            <a:t>phase-1</a:t>
          </a:r>
          <a:br>
            <a:rPr lang="en-AU" sz="600" b="1"/>
          </a:br>
          <a:r>
            <a:rPr lang="en-AU" sz="600"/>
            <a:t>folder</a:t>
          </a:r>
        </a:p>
      </dgm:t>
    </dgm:pt>
    <dgm:pt modelId="{56AFE577-0939-4793-A1D1-0072548EBCDD}" type="parTrans" cxnId="{814A3E3C-DE00-4EC6-A71A-298F2B9C704A}">
      <dgm:prSet/>
      <dgm:spPr/>
      <dgm:t>
        <a:bodyPr/>
        <a:lstStyle/>
        <a:p>
          <a:endParaRPr lang="en-US" sz="1600"/>
        </a:p>
      </dgm:t>
    </dgm:pt>
    <dgm:pt modelId="{C4E46A33-82EB-45B3-94B9-9C5CB4027C83}" type="sibTrans" cxnId="{814A3E3C-DE00-4EC6-A71A-298F2B9C704A}">
      <dgm:prSet/>
      <dgm:spPr/>
      <dgm:t>
        <a:bodyPr/>
        <a:lstStyle/>
        <a:p>
          <a:endParaRPr lang="en-US"/>
        </a:p>
      </dgm:t>
    </dgm:pt>
    <dgm:pt modelId="{7593C6CF-4102-4122-9216-0C07D7AD896E}">
      <dgm:prSet custT="1"/>
      <dgm:spPr/>
      <dgm:t>
        <a:bodyPr/>
        <a:lstStyle/>
        <a:p>
          <a:r>
            <a:rPr lang="en-AU" sz="600" b="1"/>
            <a:t>page</a:t>
          </a:r>
          <a:endParaRPr lang="en-AU" sz="600"/>
        </a:p>
      </dgm:t>
    </dgm:pt>
    <dgm:pt modelId="{3372AD9A-B215-4A95-9AB3-D8ED91DC0369}" type="parTrans" cxnId="{0C5643FB-7897-4539-AABC-4F33A1ACBB6D}">
      <dgm:prSet/>
      <dgm:spPr/>
      <dgm:t>
        <a:bodyPr/>
        <a:lstStyle/>
        <a:p>
          <a:endParaRPr lang="en-US" sz="1600"/>
        </a:p>
      </dgm:t>
    </dgm:pt>
    <dgm:pt modelId="{DE8F765C-43C8-4E16-8A98-2A9C80F4B323}" type="sibTrans" cxnId="{0C5643FB-7897-4539-AABC-4F33A1ACBB6D}">
      <dgm:prSet/>
      <dgm:spPr/>
      <dgm:t>
        <a:bodyPr/>
        <a:lstStyle/>
        <a:p>
          <a:endParaRPr lang="en-US"/>
        </a:p>
      </dgm:t>
    </dgm:pt>
    <dgm:pt modelId="{49554CCD-5B59-43BE-A629-35F767682076}">
      <dgm:prSet custT="1"/>
      <dgm:spPr/>
      <dgm:t>
        <a:bodyPr/>
        <a:lstStyle/>
        <a:p>
          <a:r>
            <a:rPr lang="en-AU" sz="600" b="1"/>
            <a:t>phase-2</a:t>
          </a:r>
          <a:br>
            <a:rPr lang="en-AU" sz="600"/>
          </a:br>
          <a:r>
            <a:rPr lang="en-AU" sz="600"/>
            <a:t>folder</a:t>
          </a:r>
        </a:p>
      </dgm:t>
    </dgm:pt>
    <dgm:pt modelId="{7FC87296-FCDB-4A72-BB93-89E7ECD35DF6}" type="parTrans" cxnId="{1970F108-F904-4C4D-A65D-E6411725ABC0}">
      <dgm:prSet/>
      <dgm:spPr/>
      <dgm:t>
        <a:bodyPr/>
        <a:lstStyle/>
        <a:p>
          <a:endParaRPr lang="en-GB" sz="1600"/>
        </a:p>
      </dgm:t>
    </dgm:pt>
    <dgm:pt modelId="{6D6228BF-9545-402A-8A01-CFF6124B931D}" type="sibTrans" cxnId="{1970F108-F904-4C4D-A65D-E6411725ABC0}">
      <dgm:prSet/>
      <dgm:spPr/>
      <dgm:t>
        <a:bodyPr/>
        <a:lstStyle/>
        <a:p>
          <a:endParaRPr lang="en-GB"/>
        </a:p>
      </dgm:t>
    </dgm:pt>
    <dgm:pt modelId="{8DCBFADA-5194-4ABE-ACDE-4E62E33AAE20}">
      <dgm:prSet custT="1"/>
      <dgm:spPr/>
      <dgm:t>
        <a:bodyPr/>
        <a:lstStyle/>
        <a:p>
          <a:r>
            <a:rPr lang="en-AU" sz="600"/>
            <a:t>TBA</a:t>
          </a:r>
        </a:p>
      </dgm:t>
    </dgm:pt>
    <dgm:pt modelId="{A7A32D61-6797-4374-A872-72C31999BC42}" type="parTrans" cxnId="{3845B915-9E22-40D6-BCDA-A47B8F2F6C32}">
      <dgm:prSet/>
      <dgm:spPr/>
      <dgm:t>
        <a:bodyPr/>
        <a:lstStyle/>
        <a:p>
          <a:endParaRPr lang="en-GB" sz="1600"/>
        </a:p>
      </dgm:t>
    </dgm:pt>
    <dgm:pt modelId="{218F813E-F428-4EB2-9CD6-ADD87158A4C8}" type="sibTrans" cxnId="{3845B915-9E22-40D6-BCDA-A47B8F2F6C32}">
      <dgm:prSet/>
      <dgm:spPr/>
      <dgm:t>
        <a:bodyPr/>
        <a:lstStyle/>
        <a:p>
          <a:endParaRPr lang="en-GB"/>
        </a:p>
      </dgm:t>
    </dgm:pt>
    <dgm:pt modelId="{C89F438E-0AD4-4F1B-BB15-EE497E0B3289}">
      <dgm:prSet custT="1"/>
      <dgm:spPr/>
      <dgm:t>
        <a:bodyPr/>
        <a:lstStyle/>
        <a:p>
          <a:r>
            <a:rPr lang="en-AU" sz="600"/>
            <a:t>additional </a:t>
          </a:r>
          <a:br>
            <a:rPr lang="en-AU" sz="600"/>
          </a:br>
          <a:r>
            <a:rPr lang="en-AU" sz="600"/>
            <a:t>JS files</a:t>
          </a:r>
        </a:p>
      </dgm:t>
    </dgm:pt>
    <dgm:pt modelId="{53B1458F-0227-4332-BFC5-8A7CA879FA4C}" type="parTrans" cxnId="{8A1866C7-CEB0-4FF6-AFEE-50384882C111}">
      <dgm:prSet/>
      <dgm:spPr/>
      <dgm:t>
        <a:bodyPr/>
        <a:lstStyle/>
        <a:p>
          <a:endParaRPr lang="en-GB" sz="1600"/>
        </a:p>
      </dgm:t>
    </dgm:pt>
    <dgm:pt modelId="{4F5C133E-9BEB-41B2-869E-960FEFFC12E7}" type="sibTrans" cxnId="{8A1866C7-CEB0-4FF6-AFEE-50384882C111}">
      <dgm:prSet/>
      <dgm:spPr/>
      <dgm:t>
        <a:bodyPr/>
        <a:lstStyle/>
        <a:p>
          <a:endParaRPr lang="en-GB"/>
        </a:p>
      </dgm:t>
    </dgm:pt>
    <dgm:pt modelId="{C502D593-B2A0-4E26-8705-B398BB7D49BD}">
      <dgm:prSet custT="1"/>
      <dgm:spPr/>
      <dgm:t>
        <a:bodyPr/>
        <a:lstStyle/>
        <a:p>
          <a:r>
            <a:rPr lang="en-AU" sz="600"/>
            <a:t>additional </a:t>
          </a:r>
          <a:br>
            <a:rPr lang="en-AU" sz="600"/>
          </a:br>
          <a:r>
            <a:rPr lang="en-AU" sz="600"/>
            <a:t>CSS files</a:t>
          </a:r>
        </a:p>
      </dgm:t>
    </dgm:pt>
    <dgm:pt modelId="{28F29091-F6EC-442F-8149-C1F0573BD3B6}" type="parTrans" cxnId="{49CB0877-CEA7-41E7-9FAC-FD9BD39BC4B3}">
      <dgm:prSet/>
      <dgm:spPr/>
      <dgm:t>
        <a:bodyPr/>
        <a:lstStyle/>
        <a:p>
          <a:endParaRPr lang="en-GB" sz="1600"/>
        </a:p>
      </dgm:t>
    </dgm:pt>
    <dgm:pt modelId="{1F028255-0146-464C-9064-3E4D644C2B76}" type="sibTrans" cxnId="{49CB0877-CEA7-41E7-9FAC-FD9BD39BC4B3}">
      <dgm:prSet/>
      <dgm:spPr/>
      <dgm:t>
        <a:bodyPr/>
        <a:lstStyle/>
        <a:p>
          <a:endParaRPr lang="en-GB"/>
        </a:p>
      </dgm:t>
    </dgm:pt>
    <dgm:pt modelId="{C49E07AA-CACB-B340-924F-3FAD16CEA35B}">
      <dgm:prSet custT="1"/>
      <dgm:spPr/>
      <dgm:t>
        <a:bodyPr/>
        <a:lstStyle/>
        <a:p>
          <a:r>
            <a:rPr lang="en-AU" sz="600" b="1"/>
            <a:t>evidence</a:t>
          </a:r>
          <a:r>
            <a:rPr lang="en-AU" sz="600"/>
            <a:t> </a:t>
          </a:r>
          <a:br>
            <a:rPr lang="en-AU" sz="600"/>
          </a:br>
          <a:r>
            <a:rPr lang="en-AU" sz="600"/>
            <a:t>folder</a:t>
          </a:r>
        </a:p>
      </dgm:t>
    </dgm:pt>
    <dgm:pt modelId="{35E81551-1CEB-0C49-A71D-91F8870CA4CC}" type="parTrans" cxnId="{B5448B1B-113D-0E41-9D5F-D1E2B432AAAF}">
      <dgm:prSet/>
      <dgm:spPr/>
      <dgm:t>
        <a:bodyPr/>
        <a:lstStyle/>
        <a:p>
          <a:endParaRPr lang="en-GB" sz="1600"/>
        </a:p>
      </dgm:t>
    </dgm:pt>
    <dgm:pt modelId="{BD017774-7F7F-3446-A8D7-807BE1C511DD}" type="sibTrans" cxnId="{B5448B1B-113D-0E41-9D5F-D1E2B432AAAF}">
      <dgm:prSet/>
      <dgm:spPr/>
      <dgm:t>
        <a:bodyPr/>
        <a:lstStyle/>
        <a:p>
          <a:endParaRPr lang="en-GB"/>
        </a:p>
      </dgm:t>
    </dgm:pt>
    <dgm:pt modelId="{6F3D7365-3B07-1645-A843-CDD04222D034}">
      <dgm:prSet custT="1"/>
      <dgm:spPr/>
      <dgm:t>
        <a:bodyPr/>
        <a:lstStyle/>
        <a:p>
          <a:r>
            <a:rPr lang="en-AU" sz="600" b="1"/>
            <a:t>evidence</a:t>
          </a:r>
          <a:r>
            <a:rPr lang="en-AU" sz="600"/>
            <a:t> </a:t>
          </a:r>
          <a:br>
            <a:rPr lang="en-AU" sz="600"/>
          </a:br>
          <a:r>
            <a:rPr lang="en-AU" sz="600"/>
            <a:t>folder</a:t>
          </a:r>
        </a:p>
      </dgm:t>
    </dgm:pt>
    <dgm:pt modelId="{B7BA86DE-A235-C64C-A408-26EE2CC0A5C9}" type="parTrans" cxnId="{02A5EBF1-6D97-6347-A8C8-C9A7212E99FE}">
      <dgm:prSet/>
      <dgm:spPr/>
      <dgm:t>
        <a:bodyPr/>
        <a:lstStyle/>
        <a:p>
          <a:endParaRPr lang="en-GB" sz="1600"/>
        </a:p>
      </dgm:t>
    </dgm:pt>
    <dgm:pt modelId="{A34D8DA6-CC31-BB40-8E58-C512EAC7088C}" type="sibTrans" cxnId="{02A5EBF1-6D97-6347-A8C8-C9A7212E99FE}">
      <dgm:prSet/>
      <dgm:spPr/>
      <dgm:t>
        <a:bodyPr/>
        <a:lstStyle/>
        <a:p>
          <a:endParaRPr lang="en-GB"/>
        </a:p>
      </dgm:t>
    </dgm:pt>
    <dgm:pt modelId="{457FC1AE-F795-2E4F-91A6-02F3788EF218}">
      <dgm:prSet custT="1"/>
      <dgm:spPr/>
      <dgm:t>
        <a:bodyPr/>
        <a:lstStyle/>
        <a:p>
          <a:r>
            <a:rPr lang="en-AU" sz="600" b="1"/>
            <a:t>phase-3</a:t>
          </a:r>
          <a:br>
            <a:rPr lang="en-AU" sz="600"/>
          </a:br>
          <a:r>
            <a:rPr lang="en-AU" sz="600"/>
            <a:t>folder</a:t>
          </a:r>
        </a:p>
      </dgm:t>
    </dgm:pt>
    <dgm:pt modelId="{620BB5DA-EAB1-6646-9928-CFCAE808B259}" type="parTrans" cxnId="{C1E1CC2B-CAC1-D442-8F9E-A89E24C2E4E1}">
      <dgm:prSet/>
      <dgm:spPr/>
      <dgm:t>
        <a:bodyPr/>
        <a:lstStyle/>
        <a:p>
          <a:endParaRPr lang="en-GB" sz="1600"/>
        </a:p>
      </dgm:t>
    </dgm:pt>
    <dgm:pt modelId="{7D4F6707-F770-284D-9019-3645133ABEDF}" type="sibTrans" cxnId="{C1E1CC2B-CAC1-D442-8F9E-A89E24C2E4E1}">
      <dgm:prSet/>
      <dgm:spPr/>
      <dgm:t>
        <a:bodyPr/>
        <a:lstStyle/>
        <a:p>
          <a:endParaRPr lang="en-GB"/>
        </a:p>
      </dgm:t>
    </dgm:pt>
    <dgm:pt modelId="{F43F3125-2FA9-CF4C-A5FF-8CC7485CADD7}">
      <dgm:prSet custT="1"/>
      <dgm:spPr/>
      <dgm:t>
        <a:bodyPr/>
        <a:lstStyle/>
        <a:p>
          <a:r>
            <a:rPr lang="en-AU" sz="600"/>
            <a:t>TBA</a:t>
          </a:r>
        </a:p>
      </dgm:t>
    </dgm:pt>
    <dgm:pt modelId="{0DDB378D-3E72-FF49-BEC1-33A97DCCAB3B}" type="parTrans" cxnId="{26EA951F-B767-6E44-9A2B-248D9BCC2BF1}">
      <dgm:prSet/>
      <dgm:spPr/>
      <dgm:t>
        <a:bodyPr/>
        <a:lstStyle/>
        <a:p>
          <a:endParaRPr lang="en-GB" sz="1600"/>
        </a:p>
      </dgm:t>
    </dgm:pt>
    <dgm:pt modelId="{F48D79EF-E52B-6346-8DBB-0DA31E79CE62}" type="sibTrans" cxnId="{26EA951F-B767-6E44-9A2B-248D9BCC2BF1}">
      <dgm:prSet/>
      <dgm:spPr/>
      <dgm:t>
        <a:bodyPr/>
        <a:lstStyle/>
        <a:p>
          <a:endParaRPr lang="en-GB"/>
        </a:p>
      </dgm:t>
    </dgm:pt>
    <dgm:pt modelId="{44E38CDE-20AF-6C48-8F48-6884EB350D6F}">
      <dgm:prSet custT="1"/>
      <dgm:spPr/>
      <dgm:t>
        <a:bodyPr/>
        <a:lstStyle/>
        <a:p>
          <a:r>
            <a:rPr lang="en-AU" sz="600" b="1"/>
            <a:t>evidence</a:t>
          </a:r>
          <a:r>
            <a:rPr lang="en-AU" sz="600"/>
            <a:t> </a:t>
          </a:r>
          <a:br>
            <a:rPr lang="en-AU" sz="600"/>
          </a:br>
          <a:r>
            <a:rPr lang="en-AU" sz="600"/>
            <a:t>folder</a:t>
          </a:r>
        </a:p>
      </dgm:t>
    </dgm:pt>
    <dgm:pt modelId="{E2DA5964-B0DC-1D47-91E4-8E0F85F7201F}" type="parTrans" cxnId="{2B716AD9-2667-714C-A1F4-7DE6FA0AAB67}">
      <dgm:prSet/>
      <dgm:spPr/>
      <dgm:t>
        <a:bodyPr/>
        <a:lstStyle/>
        <a:p>
          <a:endParaRPr lang="en-GB" sz="1600"/>
        </a:p>
      </dgm:t>
    </dgm:pt>
    <dgm:pt modelId="{DFE40D51-9642-7040-A817-70E409987D7D}" type="sibTrans" cxnId="{2B716AD9-2667-714C-A1F4-7DE6FA0AAB67}">
      <dgm:prSet/>
      <dgm:spPr/>
      <dgm:t>
        <a:bodyPr/>
        <a:lstStyle/>
        <a:p>
          <a:endParaRPr lang="en-GB"/>
        </a:p>
      </dgm:t>
    </dgm:pt>
    <dgm:pt modelId="{C175870F-EC1F-6240-9727-7790E17FAF47}">
      <dgm:prSet custT="1"/>
      <dgm:spPr/>
      <dgm:t>
        <a:bodyPr/>
        <a:lstStyle/>
        <a:p>
          <a:r>
            <a:rPr lang="en-AU" sz="600" b="1"/>
            <a:t>phase-4</a:t>
          </a:r>
          <a:br>
            <a:rPr lang="en-AU" sz="600"/>
          </a:br>
          <a:r>
            <a:rPr lang="en-AU" sz="600"/>
            <a:t>folder</a:t>
          </a:r>
        </a:p>
      </dgm:t>
    </dgm:pt>
    <dgm:pt modelId="{EAE9D740-6017-D548-A2D5-B4CF6631E085}" type="parTrans" cxnId="{5AA01EE9-4827-9B4D-9DC1-18BE05E120C2}">
      <dgm:prSet/>
      <dgm:spPr/>
      <dgm:t>
        <a:bodyPr/>
        <a:lstStyle/>
        <a:p>
          <a:endParaRPr lang="en-GB" sz="1600"/>
        </a:p>
      </dgm:t>
    </dgm:pt>
    <dgm:pt modelId="{E9C93EF9-883F-DB42-A203-0C49C15424C6}" type="sibTrans" cxnId="{5AA01EE9-4827-9B4D-9DC1-18BE05E120C2}">
      <dgm:prSet/>
      <dgm:spPr/>
      <dgm:t>
        <a:bodyPr/>
        <a:lstStyle/>
        <a:p>
          <a:endParaRPr lang="en-GB"/>
        </a:p>
      </dgm:t>
    </dgm:pt>
    <dgm:pt modelId="{BB054DB2-D9E5-A146-9C29-8BCBB2AE8FC4}">
      <dgm:prSet custT="1"/>
      <dgm:spPr/>
      <dgm:t>
        <a:bodyPr/>
        <a:lstStyle/>
        <a:p>
          <a:r>
            <a:rPr lang="en-AU" sz="600"/>
            <a:t>TBA</a:t>
          </a:r>
        </a:p>
      </dgm:t>
    </dgm:pt>
    <dgm:pt modelId="{9CC43683-B15C-7442-B0C4-B60AEFB80FCA}" type="parTrans" cxnId="{E404D635-451F-4245-AAAF-E32CD78CBD54}">
      <dgm:prSet/>
      <dgm:spPr/>
      <dgm:t>
        <a:bodyPr/>
        <a:lstStyle/>
        <a:p>
          <a:endParaRPr lang="en-GB" sz="1600"/>
        </a:p>
      </dgm:t>
    </dgm:pt>
    <dgm:pt modelId="{DE7B75DF-154C-CC4F-9989-B16A0974116D}" type="sibTrans" cxnId="{E404D635-451F-4245-AAAF-E32CD78CBD54}">
      <dgm:prSet/>
      <dgm:spPr/>
      <dgm:t>
        <a:bodyPr/>
        <a:lstStyle/>
        <a:p>
          <a:endParaRPr lang="en-GB"/>
        </a:p>
      </dgm:t>
    </dgm:pt>
    <dgm:pt modelId="{F89D0ED5-533E-3C4F-9D73-88E9520CE7C9}">
      <dgm:prSet custT="1"/>
      <dgm:spPr/>
      <dgm:t>
        <a:bodyPr/>
        <a:lstStyle/>
        <a:p>
          <a:r>
            <a:rPr lang="en-AU" sz="600" b="1"/>
            <a:t>evidence</a:t>
          </a:r>
          <a:r>
            <a:rPr lang="en-AU" sz="600"/>
            <a:t> </a:t>
          </a:r>
          <a:br>
            <a:rPr lang="en-AU" sz="600"/>
          </a:br>
          <a:r>
            <a:rPr lang="en-AU" sz="600"/>
            <a:t>folder</a:t>
          </a:r>
        </a:p>
      </dgm:t>
    </dgm:pt>
    <dgm:pt modelId="{74269534-5B1A-9344-BAA7-6463C4C27E8A}" type="parTrans" cxnId="{29C78BA1-854B-A24C-85CF-BD846A2F1883}">
      <dgm:prSet/>
      <dgm:spPr/>
      <dgm:t>
        <a:bodyPr/>
        <a:lstStyle/>
        <a:p>
          <a:endParaRPr lang="en-GB" sz="1600"/>
        </a:p>
      </dgm:t>
    </dgm:pt>
    <dgm:pt modelId="{FDBD7DC2-E886-3B4E-A880-1D268AEEC0E0}" type="sibTrans" cxnId="{29C78BA1-854B-A24C-85CF-BD846A2F1883}">
      <dgm:prSet/>
      <dgm:spPr/>
      <dgm:t>
        <a:bodyPr/>
        <a:lstStyle/>
        <a:p>
          <a:endParaRPr lang="en-GB"/>
        </a:p>
      </dgm:t>
    </dgm:pt>
    <dgm:pt modelId="{76EA21BC-C12B-4943-9C98-49A81412D3D1}" type="pres">
      <dgm:prSet presAssocID="{6535BD2E-F828-4796-93BB-571F9950E3DA}" presName="hierChild1" presStyleCnt="0">
        <dgm:presLayoutVars>
          <dgm:orgChart val="1"/>
          <dgm:chPref val="1"/>
          <dgm:dir/>
          <dgm:animOne val="branch"/>
          <dgm:animLvl val="lvl"/>
          <dgm:resizeHandles/>
        </dgm:presLayoutVars>
      </dgm:prSet>
      <dgm:spPr/>
    </dgm:pt>
    <dgm:pt modelId="{A00B97F5-428E-418B-B52E-18D9207ADF97}" type="pres">
      <dgm:prSet presAssocID="{ABCDB27E-2872-416E-832F-AF97F36BA677}" presName="hierRoot1" presStyleCnt="0">
        <dgm:presLayoutVars>
          <dgm:hierBranch val="init"/>
        </dgm:presLayoutVars>
      </dgm:prSet>
      <dgm:spPr/>
    </dgm:pt>
    <dgm:pt modelId="{BD07C9F9-B6D4-4520-AF4A-2DCC5D3B7AC8}" type="pres">
      <dgm:prSet presAssocID="{ABCDB27E-2872-416E-832F-AF97F36BA677}" presName="rootComposite1" presStyleCnt="0"/>
      <dgm:spPr/>
    </dgm:pt>
    <dgm:pt modelId="{40D02110-17BC-4768-9F43-4448865F00DA}" type="pres">
      <dgm:prSet presAssocID="{ABCDB27E-2872-416E-832F-AF97F36BA677}" presName="rootText1" presStyleLbl="node0" presStyleIdx="0" presStyleCnt="1">
        <dgm:presLayoutVars>
          <dgm:chPref val="3"/>
        </dgm:presLayoutVars>
      </dgm:prSet>
      <dgm:spPr/>
    </dgm:pt>
    <dgm:pt modelId="{6839BDA5-6067-4C58-909E-598315F398FB}" type="pres">
      <dgm:prSet presAssocID="{ABCDB27E-2872-416E-832F-AF97F36BA677}" presName="rootConnector1" presStyleLbl="node1" presStyleIdx="0" presStyleCnt="0"/>
      <dgm:spPr/>
    </dgm:pt>
    <dgm:pt modelId="{1857DA1B-A3C8-461D-BDCF-88D4D37DFBE4}" type="pres">
      <dgm:prSet presAssocID="{ABCDB27E-2872-416E-832F-AF97F36BA677}" presName="hierChild2" presStyleCnt="0"/>
      <dgm:spPr/>
    </dgm:pt>
    <dgm:pt modelId="{4A271AF7-13C9-4EE3-BF40-2F15216EE7C9}" type="pres">
      <dgm:prSet presAssocID="{BABB1F9F-54DE-416F-86D2-901E02C668EC}" presName="Name37" presStyleLbl="parChTrans1D2" presStyleIdx="0" presStyleCnt="6"/>
      <dgm:spPr/>
    </dgm:pt>
    <dgm:pt modelId="{72835E5F-2278-426A-87B9-958054AE2BF5}" type="pres">
      <dgm:prSet presAssocID="{40B2C243-40ED-4867-A80F-AC7470B17852}" presName="hierRoot2" presStyleCnt="0">
        <dgm:presLayoutVars>
          <dgm:hierBranch val="init"/>
        </dgm:presLayoutVars>
      </dgm:prSet>
      <dgm:spPr/>
    </dgm:pt>
    <dgm:pt modelId="{2D86205F-4A6D-42B8-A9CE-D61101EA47AF}" type="pres">
      <dgm:prSet presAssocID="{40B2C243-40ED-4867-A80F-AC7470B17852}" presName="rootComposite" presStyleCnt="0"/>
      <dgm:spPr/>
    </dgm:pt>
    <dgm:pt modelId="{4ECDA1D8-3034-401F-BB5A-2F0681FFE0A8}" type="pres">
      <dgm:prSet presAssocID="{40B2C243-40ED-4867-A80F-AC7470B17852}" presName="rootText" presStyleLbl="node2" presStyleIdx="0" presStyleCnt="6">
        <dgm:presLayoutVars>
          <dgm:chPref val="3"/>
        </dgm:presLayoutVars>
      </dgm:prSet>
      <dgm:spPr/>
    </dgm:pt>
    <dgm:pt modelId="{DE353CB8-A341-4798-9952-7FCF75B17E0F}" type="pres">
      <dgm:prSet presAssocID="{40B2C243-40ED-4867-A80F-AC7470B17852}" presName="rootConnector" presStyleLbl="node2" presStyleIdx="0" presStyleCnt="6"/>
      <dgm:spPr/>
    </dgm:pt>
    <dgm:pt modelId="{6B4D3F0B-C82F-4052-8BDD-F2AB28DA876B}" type="pres">
      <dgm:prSet presAssocID="{40B2C243-40ED-4867-A80F-AC7470B17852}" presName="hierChild4" presStyleCnt="0"/>
      <dgm:spPr/>
    </dgm:pt>
    <dgm:pt modelId="{23955E7A-2827-4ECA-8EB4-CD67496EE1D8}" type="pres">
      <dgm:prSet presAssocID="{40B2C243-40ED-4867-A80F-AC7470B17852}" presName="hierChild5" presStyleCnt="0"/>
      <dgm:spPr/>
    </dgm:pt>
    <dgm:pt modelId="{ACE68C97-AC77-402D-8474-6305780D5E97}" type="pres">
      <dgm:prSet presAssocID="{F72CBE4B-C962-40C0-8067-B06676EF2E57}" presName="Name37" presStyleLbl="parChTrans1D2" presStyleIdx="1" presStyleCnt="6"/>
      <dgm:spPr/>
    </dgm:pt>
    <dgm:pt modelId="{A6FA018C-098B-46F3-B7FA-3402B41E810E}" type="pres">
      <dgm:prSet presAssocID="{A3D9695C-55E0-4E83-867D-E40282957C42}" presName="hierRoot2" presStyleCnt="0">
        <dgm:presLayoutVars>
          <dgm:hierBranch val="init"/>
        </dgm:presLayoutVars>
      </dgm:prSet>
      <dgm:spPr/>
    </dgm:pt>
    <dgm:pt modelId="{22603BA2-A401-4FF5-BDDF-93379EB89BCD}" type="pres">
      <dgm:prSet presAssocID="{A3D9695C-55E0-4E83-867D-E40282957C42}" presName="rootComposite" presStyleCnt="0"/>
      <dgm:spPr/>
    </dgm:pt>
    <dgm:pt modelId="{FD0653C3-E834-4244-AB98-475CF861990F}" type="pres">
      <dgm:prSet presAssocID="{A3D9695C-55E0-4E83-867D-E40282957C42}" presName="rootText" presStyleLbl="node2" presStyleIdx="1" presStyleCnt="6">
        <dgm:presLayoutVars>
          <dgm:chPref val="3"/>
        </dgm:presLayoutVars>
      </dgm:prSet>
      <dgm:spPr/>
    </dgm:pt>
    <dgm:pt modelId="{2DEFEDC9-F3DF-4722-BCA7-07DA873838D9}" type="pres">
      <dgm:prSet presAssocID="{A3D9695C-55E0-4E83-867D-E40282957C42}" presName="rootConnector" presStyleLbl="node2" presStyleIdx="1" presStyleCnt="6"/>
      <dgm:spPr/>
    </dgm:pt>
    <dgm:pt modelId="{69320B44-0FB7-4219-AF8E-8A95384CC76F}" type="pres">
      <dgm:prSet presAssocID="{A3D9695C-55E0-4E83-867D-E40282957C42}" presName="hierChild4" presStyleCnt="0"/>
      <dgm:spPr/>
    </dgm:pt>
    <dgm:pt modelId="{FA141CB9-888D-4ED4-9D92-2B161C8CA9E5}" type="pres">
      <dgm:prSet presAssocID="{53093590-2DA8-4BF9-995B-A9244DC1CCD0}" presName="Name37" presStyleLbl="parChTrans1D3" presStyleIdx="0" presStyleCnt="14"/>
      <dgm:spPr/>
    </dgm:pt>
    <dgm:pt modelId="{EA39A0D0-D833-4BFD-BCAD-17807B5919A9}" type="pres">
      <dgm:prSet presAssocID="{857048B5-AEAC-4F46-BF34-8A7E9CA15EC2}" presName="hierRoot2" presStyleCnt="0">
        <dgm:presLayoutVars>
          <dgm:hierBranch val="init"/>
        </dgm:presLayoutVars>
      </dgm:prSet>
      <dgm:spPr/>
    </dgm:pt>
    <dgm:pt modelId="{57C63A30-2265-42B1-A84B-DC88E37E6C2B}" type="pres">
      <dgm:prSet presAssocID="{857048B5-AEAC-4F46-BF34-8A7E9CA15EC2}" presName="rootComposite" presStyleCnt="0"/>
      <dgm:spPr/>
    </dgm:pt>
    <dgm:pt modelId="{2AA7C665-EA02-41E1-AA21-FD9AC9EF4FD7}" type="pres">
      <dgm:prSet presAssocID="{857048B5-AEAC-4F46-BF34-8A7E9CA15EC2}" presName="rootText" presStyleLbl="node3" presStyleIdx="0" presStyleCnt="14">
        <dgm:presLayoutVars>
          <dgm:chPref val="3"/>
        </dgm:presLayoutVars>
      </dgm:prSet>
      <dgm:spPr/>
    </dgm:pt>
    <dgm:pt modelId="{6355E2D4-7B45-4359-9A25-1E04E2B48480}" type="pres">
      <dgm:prSet presAssocID="{857048B5-AEAC-4F46-BF34-8A7E9CA15EC2}" presName="rootConnector" presStyleLbl="node3" presStyleIdx="0" presStyleCnt="14"/>
      <dgm:spPr/>
    </dgm:pt>
    <dgm:pt modelId="{BF5B9367-C4F8-4EF1-A05A-A8203E2D0878}" type="pres">
      <dgm:prSet presAssocID="{857048B5-AEAC-4F46-BF34-8A7E9CA15EC2}" presName="hierChild4" presStyleCnt="0"/>
      <dgm:spPr/>
    </dgm:pt>
    <dgm:pt modelId="{FEA0988D-25C1-48D1-88E0-8E0E2A959B53}" type="pres">
      <dgm:prSet presAssocID="{2E340E13-C543-4CD6-AEBB-A6C7D2F743B6}" presName="Name37" presStyleLbl="parChTrans1D4" presStyleIdx="0" presStyleCnt="7"/>
      <dgm:spPr/>
    </dgm:pt>
    <dgm:pt modelId="{05D8160D-56CB-4044-8532-459720889385}" type="pres">
      <dgm:prSet presAssocID="{80189095-0063-4545-9C9D-63C4BAB43638}" presName="hierRoot2" presStyleCnt="0">
        <dgm:presLayoutVars>
          <dgm:hierBranch val="init"/>
        </dgm:presLayoutVars>
      </dgm:prSet>
      <dgm:spPr/>
    </dgm:pt>
    <dgm:pt modelId="{E23D8C4F-6883-4A3E-AA64-926E71371C75}" type="pres">
      <dgm:prSet presAssocID="{80189095-0063-4545-9C9D-63C4BAB43638}" presName="rootComposite" presStyleCnt="0"/>
      <dgm:spPr/>
    </dgm:pt>
    <dgm:pt modelId="{D6CC9B3C-D43B-4064-AE25-47C2BC01BAA0}" type="pres">
      <dgm:prSet presAssocID="{80189095-0063-4545-9C9D-63C4BAB43638}" presName="rootText" presStyleLbl="node4" presStyleIdx="0" presStyleCnt="7">
        <dgm:presLayoutVars>
          <dgm:chPref val="3"/>
        </dgm:presLayoutVars>
      </dgm:prSet>
      <dgm:spPr/>
    </dgm:pt>
    <dgm:pt modelId="{B532329F-50B3-4C46-9BAE-2B6AE73148C5}" type="pres">
      <dgm:prSet presAssocID="{80189095-0063-4545-9C9D-63C4BAB43638}" presName="rootConnector" presStyleLbl="node4" presStyleIdx="0" presStyleCnt="7"/>
      <dgm:spPr/>
    </dgm:pt>
    <dgm:pt modelId="{3E14CC43-F627-42B0-A07D-BA5F06804855}" type="pres">
      <dgm:prSet presAssocID="{80189095-0063-4545-9C9D-63C4BAB43638}" presName="hierChild4" presStyleCnt="0"/>
      <dgm:spPr/>
    </dgm:pt>
    <dgm:pt modelId="{D390FF88-68CC-45F7-B14E-C908A407E283}" type="pres">
      <dgm:prSet presAssocID="{80189095-0063-4545-9C9D-63C4BAB43638}" presName="hierChild5" presStyleCnt="0"/>
      <dgm:spPr/>
    </dgm:pt>
    <dgm:pt modelId="{BBC0FA11-28FF-4DF1-AF3C-F35252BD9361}" type="pres">
      <dgm:prSet presAssocID="{28F29091-F6EC-442F-8149-C1F0573BD3B6}" presName="Name37" presStyleLbl="parChTrans1D4" presStyleIdx="1" presStyleCnt="7"/>
      <dgm:spPr/>
    </dgm:pt>
    <dgm:pt modelId="{6326E0E6-FBA4-46E8-9E7B-DC4D5CED80BA}" type="pres">
      <dgm:prSet presAssocID="{C502D593-B2A0-4E26-8705-B398BB7D49BD}" presName="hierRoot2" presStyleCnt="0">
        <dgm:presLayoutVars>
          <dgm:hierBranch val="init"/>
        </dgm:presLayoutVars>
      </dgm:prSet>
      <dgm:spPr/>
    </dgm:pt>
    <dgm:pt modelId="{F1D5BC00-6252-4CB0-9FF2-6C81F6F342F6}" type="pres">
      <dgm:prSet presAssocID="{C502D593-B2A0-4E26-8705-B398BB7D49BD}" presName="rootComposite" presStyleCnt="0"/>
      <dgm:spPr/>
    </dgm:pt>
    <dgm:pt modelId="{73F3DDD5-C5C3-4718-AFC3-72399C66210F}" type="pres">
      <dgm:prSet presAssocID="{C502D593-B2A0-4E26-8705-B398BB7D49BD}" presName="rootText" presStyleLbl="node4" presStyleIdx="1" presStyleCnt="7">
        <dgm:presLayoutVars>
          <dgm:chPref val="3"/>
        </dgm:presLayoutVars>
      </dgm:prSet>
      <dgm:spPr/>
    </dgm:pt>
    <dgm:pt modelId="{3C765DD5-6BAE-4C5D-AAFC-BA85F324F56C}" type="pres">
      <dgm:prSet presAssocID="{C502D593-B2A0-4E26-8705-B398BB7D49BD}" presName="rootConnector" presStyleLbl="node4" presStyleIdx="1" presStyleCnt="7"/>
      <dgm:spPr/>
    </dgm:pt>
    <dgm:pt modelId="{5848AC9C-6E48-4566-B44A-2242A284D6E0}" type="pres">
      <dgm:prSet presAssocID="{C502D593-B2A0-4E26-8705-B398BB7D49BD}" presName="hierChild4" presStyleCnt="0"/>
      <dgm:spPr/>
    </dgm:pt>
    <dgm:pt modelId="{A3CCE0FC-A0BC-4B2D-9E09-D31AE12AA8D4}" type="pres">
      <dgm:prSet presAssocID="{C502D593-B2A0-4E26-8705-B398BB7D49BD}" presName="hierChild5" presStyleCnt="0"/>
      <dgm:spPr/>
    </dgm:pt>
    <dgm:pt modelId="{98ABC18B-3CB8-4E9D-B9C3-D4D6AEDDBA72}" type="pres">
      <dgm:prSet presAssocID="{857048B5-AEAC-4F46-BF34-8A7E9CA15EC2}" presName="hierChild5" presStyleCnt="0"/>
      <dgm:spPr/>
    </dgm:pt>
    <dgm:pt modelId="{8AC873C2-71E7-4F80-9AFE-068A37395C85}" type="pres">
      <dgm:prSet presAssocID="{D75A0254-65BB-4DB0-A118-583A0F0602EA}" presName="Name37" presStyleLbl="parChTrans1D3" presStyleIdx="1" presStyleCnt="14"/>
      <dgm:spPr/>
    </dgm:pt>
    <dgm:pt modelId="{EB8FE438-4180-4A79-BCC0-0FF3D990E47E}" type="pres">
      <dgm:prSet presAssocID="{1480ED3D-F77A-4979-8AA0-C4F6AEC920FF}" presName="hierRoot2" presStyleCnt="0">
        <dgm:presLayoutVars>
          <dgm:hierBranch val="init"/>
        </dgm:presLayoutVars>
      </dgm:prSet>
      <dgm:spPr/>
    </dgm:pt>
    <dgm:pt modelId="{FC361B8F-FABC-4FFE-8DEB-CC794E0FE742}" type="pres">
      <dgm:prSet presAssocID="{1480ED3D-F77A-4979-8AA0-C4F6AEC920FF}" presName="rootComposite" presStyleCnt="0"/>
      <dgm:spPr/>
    </dgm:pt>
    <dgm:pt modelId="{B213C290-1B8B-4D90-835C-35F0CB7942CC}" type="pres">
      <dgm:prSet presAssocID="{1480ED3D-F77A-4979-8AA0-C4F6AEC920FF}" presName="rootText" presStyleLbl="node3" presStyleIdx="1" presStyleCnt="14">
        <dgm:presLayoutVars>
          <dgm:chPref val="3"/>
        </dgm:presLayoutVars>
      </dgm:prSet>
      <dgm:spPr/>
    </dgm:pt>
    <dgm:pt modelId="{89CE79AB-3343-4B93-990E-B28F8753C712}" type="pres">
      <dgm:prSet presAssocID="{1480ED3D-F77A-4979-8AA0-C4F6AEC920FF}" presName="rootConnector" presStyleLbl="node3" presStyleIdx="1" presStyleCnt="14"/>
      <dgm:spPr/>
    </dgm:pt>
    <dgm:pt modelId="{51E8CAFE-DE08-40D0-A2C6-E0719250691E}" type="pres">
      <dgm:prSet presAssocID="{1480ED3D-F77A-4979-8AA0-C4F6AEC920FF}" presName="hierChild4" presStyleCnt="0"/>
      <dgm:spPr/>
    </dgm:pt>
    <dgm:pt modelId="{E1979E6A-ABD0-447F-B050-54EF14182DCE}" type="pres">
      <dgm:prSet presAssocID="{18CCD0F0-4B0F-44F7-87FA-15ABAFD028F5}" presName="Name37" presStyleLbl="parChTrans1D4" presStyleIdx="2" presStyleCnt="7"/>
      <dgm:spPr/>
    </dgm:pt>
    <dgm:pt modelId="{92751EF0-9352-4331-A29F-8397CA422744}" type="pres">
      <dgm:prSet presAssocID="{DD48193E-E8D2-453D-8D7D-79A7BBA01F68}" presName="hierRoot2" presStyleCnt="0">
        <dgm:presLayoutVars>
          <dgm:hierBranch val="init"/>
        </dgm:presLayoutVars>
      </dgm:prSet>
      <dgm:spPr/>
    </dgm:pt>
    <dgm:pt modelId="{721A78E0-5504-47F7-AEA1-AD4D1F2F4C77}" type="pres">
      <dgm:prSet presAssocID="{DD48193E-E8D2-453D-8D7D-79A7BBA01F68}" presName="rootComposite" presStyleCnt="0"/>
      <dgm:spPr/>
    </dgm:pt>
    <dgm:pt modelId="{619F572E-8BFE-48E4-A027-6CCBF276E54D}" type="pres">
      <dgm:prSet presAssocID="{DD48193E-E8D2-453D-8D7D-79A7BBA01F68}" presName="rootText" presStyleLbl="node4" presStyleIdx="2" presStyleCnt="7">
        <dgm:presLayoutVars>
          <dgm:chPref val="3"/>
        </dgm:presLayoutVars>
      </dgm:prSet>
      <dgm:spPr/>
    </dgm:pt>
    <dgm:pt modelId="{9A27C644-28BB-4B96-9323-B7CCC1850531}" type="pres">
      <dgm:prSet presAssocID="{DD48193E-E8D2-453D-8D7D-79A7BBA01F68}" presName="rootConnector" presStyleLbl="node4" presStyleIdx="2" presStyleCnt="7"/>
      <dgm:spPr/>
    </dgm:pt>
    <dgm:pt modelId="{5616F701-8618-4E91-8D88-BDBBCD65EC21}" type="pres">
      <dgm:prSet presAssocID="{DD48193E-E8D2-453D-8D7D-79A7BBA01F68}" presName="hierChild4" presStyleCnt="0"/>
      <dgm:spPr/>
    </dgm:pt>
    <dgm:pt modelId="{3088D16B-0932-4247-8798-277791D85DC8}" type="pres">
      <dgm:prSet presAssocID="{DD48193E-E8D2-453D-8D7D-79A7BBA01F68}" presName="hierChild5" presStyleCnt="0"/>
      <dgm:spPr/>
    </dgm:pt>
    <dgm:pt modelId="{DB33F48A-B2E1-4157-81CA-813E9264C889}" type="pres">
      <dgm:prSet presAssocID="{53B1458F-0227-4332-BFC5-8A7CA879FA4C}" presName="Name37" presStyleLbl="parChTrans1D4" presStyleIdx="3" presStyleCnt="7"/>
      <dgm:spPr/>
    </dgm:pt>
    <dgm:pt modelId="{C9717A3A-8401-457D-B183-340BA3096067}" type="pres">
      <dgm:prSet presAssocID="{C89F438E-0AD4-4F1B-BB15-EE497E0B3289}" presName="hierRoot2" presStyleCnt="0">
        <dgm:presLayoutVars>
          <dgm:hierBranch val="init"/>
        </dgm:presLayoutVars>
      </dgm:prSet>
      <dgm:spPr/>
    </dgm:pt>
    <dgm:pt modelId="{536419D8-0CF1-4186-BBD6-3964A0353B9C}" type="pres">
      <dgm:prSet presAssocID="{C89F438E-0AD4-4F1B-BB15-EE497E0B3289}" presName="rootComposite" presStyleCnt="0"/>
      <dgm:spPr/>
    </dgm:pt>
    <dgm:pt modelId="{9BF5E5CD-2F65-4750-8BF0-AB2358F8D1FE}" type="pres">
      <dgm:prSet presAssocID="{C89F438E-0AD4-4F1B-BB15-EE497E0B3289}" presName="rootText" presStyleLbl="node4" presStyleIdx="3" presStyleCnt="7">
        <dgm:presLayoutVars>
          <dgm:chPref val="3"/>
        </dgm:presLayoutVars>
      </dgm:prSet>
      <dgm:spPr/>
    </dgm:pt>
    <dgm:pt modelId="{15FB0E2B-9978-4ECD-BE5B-72955BA51421}" type="pres">
      <dgm:prSet presAssocID="{C89F438E-0AD4-4F1B-BB15-EE497E0B3289}" presName="rootConnector" presStyleLbl="node4" presStyleIdx="3" presStyleCnt="7"/>
      <dgm:spPr/>
    </dgm:pt>
    <dgm:pt modelId="{F5049E32-3C82-4080-A578-444ED6C56A67}" type="pres">
      <dgm:prSet presAssocID="{C89F438E-0AD4-4F1B-BB15-EE497E0B3289}" presName="hierChild4" presStyleCnt="0"/>
      <dgm:spPr/>
    </dgm:pt>
    <dgm:pt modelId="{F9FB7C23-367E-4B20-8612-14FBB8EF6317}" type="pres">
      <dgm:prSet presAssocID="{C89F438E-0AD4-4F1B-BB15-EE497E0B3289}" presName="hierChild5" presStyleCnt="0"/>
      <dgm:spPr/>
    </dgm:pt>
    <dgm:pt modelId="{A88C059D-9D44-435D-BB7B-12CF49C32B51}" type="pres">
      <dgm:prSet presAssocID="{1480ED3D-F77A-4979-8AA0-C4F6AEC920FF}" presName="hierChild5" presStyleCnt="0"/>
      <dgm:spPr/>
    </dgm:pt>
    <dgm:pt modelId="{B42C7CAE-BFFA-43FB-BE21-91906E25DA7A}" type="pres">
      <dgm:prSet presAssocID="{C94DB9CE-B2FD-49D4-A5D7-6785D1566224}" presName="Name37" presStyleLbl="parChTrans1D3" presStyleIdx="2" presStyleCnt="14"/>
      <dgm:spPr/>
    </dgm:pt>
    <dgm:pt modelId="{E0B71C0C-1189-4AB3-9D9F-C6B4CB1483B9}" type="pres">
      <dgm:prSet presAssocID="{7A173744-1C34-499D-979A-E30A91E5BFE0}" presName="hierRoot2" presStyleCnt="0">
        <dgm:presLayoutVars>
          <dgm:hierBranch val="init"/>
        </dgm:presLayoutVars>
      </dgm:prSet>
      <dgm:spPr/>
    </dgm:pt>
    <dgm:pt modelId="{851CFF96-C304-4953-8BE4-E8153B822AEC}" type="pres">
      <dgm:prSet presAssocID="{7A173744-1C34-499D-979A-E30A91E5BFE0}" presName="rootComposite" presStyleCnt="0"/>
      <dgm:spPr/>
    </dgm:pt>
    <dgm:pt modelId="{360625AC-DE13-4CDF-96FB-28480655D907}" type="pres">
      <dgm:prSet presAssocID="{7A173744-1C34-499D-979A-E30A91E5BFE0}" presName="rootText" presStyleLbl="node3" presStyleIdx="2" presStyleCnt="14">
        <dgm:presLayoutVars>
          <dgm:chPref val="3"/>
        </dgm:presLayoutVars>
      </dgm:prSet>
      <dgm:spPr/>
    </dgm:pt>
    <dgm:pt modelId="{3975572E-53AF-4A58-9CFC-929D72EC0B5B}" type="pres">
      <dgm:prSet presAssocID="{7A173744-1C34-499D-979A-E30A91E5BFE0}" presName="rootConnector" presStyleLbl="node3" presStyleIdx="2" presStyleCnt="14"/>
      <dgm:spPr/>
    </dgm:pt>
    <dgm:pt modelId="{DFF55CA6-8403-4123-96D4-D70B07B1A90D}" type="pres">
      <dgm:prSet presAssocID="{7A173744-1C34-499D-979A-E30A91E5BFE0}" presName="hierChild4" presStyleCnt="0"/>
      <dgm:spPr/>
    </dgm:pt>
    <dgm:pt modelId="{467262AB-A8F9-4A4B-A5B9-2B237D7D5780}" type="pres">
      <dgm:prSet presAssocID="{D676150A-4C1D-40A8-B797-6F8208DE3274}" presName="Name37" presStyleLbl="parChTrans1D4" presStyleIdx="4" presStyleCnt="7"/>
      <dgm:spPr/>
    </dgm:pt>
    <dgm:pt modelId="{6090C561-05C6-4165-913F-CE90CD1DC0D9}" type="pres">
      <dgm:prSet presAssocID="{8FBBE85B-01E7-4F47-90D1-9AD42A259C38}" presName="hierRoot2" presStyleCnt="0">
        <dgm:presLayoutVars>
          <dgm:hierBranch val="init"/>
        </dgm:presLayoutVars>
      </dgm:prSet>
      <dgm:spPr/>
    </dgm:pt>
    <dgm:pt modelId="{D6DD7504-C22C-4C03-A0A6-994D6D3BE882}" type="pres">
      <dgm:prSet presAssocID="{8FBBE85B-01E7-4F47-90D1-9AD42A259C38}" presName="rootComposite" presStyleCnt="0"/>
      <dgm:spPr/>
    </dgm:pt>
    <dgm:pt modelId="{CFCE10D4-DAF9-44F6-B8D5-AAE2BAC14044}" type="pres">
      <dgm:prSet presAssocID="{8FBBE85B-01E7-4F47-90D1-9AD42A259C38}" presName="rootText" presStyleLbl="node4" presStyleIdx="4" presStyleCnt="7">
        <dgm:presLayoutVars>
          <dgm:chPref val="3"/>
        </dgm:presLayoutVars>
      </dgm:prSet>
      <dgm:spPr/>
    </dgm:pt>
    <dgm:pt modelId="{BA618676-E187-4BED-A6BA-E3DC1628D043}" type="pres">
      <dgm:prSet presAssocID="{8FBBE85B-01E7-4F47-90D1-9AD42A259C38}" presName="rootConnector" presStyleLbl="node4" presStyleIdx="4" presStyleCnt="7"/>
      <dgm:spPr/>
    </dgm:pt>
    <dgm:pt modelId="{53F70D5B-5B86-430A-805E-EA1ED578F617}" type="pres">
      <dgm:prSet presAssocID="{8FBBE85B-01E7-4F47-90D1-9AD42A259C38}" presName="hierChild4" presStyleCnt="0"/>
      <dgm:spPr/>
    </dgm:pt>
    <dgm:pt modelId="{C6030650-AF2A-4776-95CC-47CF7C42A46B}" type="pres">
      <dgm:prSet presAssocID="{8FBBE85B-01E7-4F47-90D1-9AD42A259C38}" presName="hierChild5" presStyleCnt="0"/>
      <dgm:spPr/>
    </dgm:pt>
    <dgm:pt modelId="{04D5DCE9-68CB-49F6-985C-388A3396A371}" type="pres">
      <dgm:prSet presAssocID="{7A173744-1C34-499D-979A-E30A91E5BFE0}" presName="hierChild5" presStyleCnt="0"/>
      <dgm:spPr/>
    </dgm:pt>
    <dgm:pt modelId="{1288E2DE-7300-4424-AA79-A8E42ECD5489}" type="pres">
      <dgm:prSet presAssocID="{1028FC0D-9C2B-4C3F-B415-165617F6BE7B}" presName="Name37" presStyleLbl="parChTrans1D3" presStyleIdx="3" presStyleCnt="14"/>
      <dgm:spPr/>
    </dgm:pt>
    <dgm:pt modelId="{5C4CE792-318C-4925-B7E3-A4D27BB63EC4}" type="pres">
      <dgm:prSet presAssocID="{79F2705B-4BAB-432D-AABE-88896446DA01}" presName="hierRoot2" presStyleCnt="0">
        <dgm:presLayoutVars>
          <dgm:hierBranch val="init"/>
        </dgm:presLayoutVars>
      </dgm:prSet>
      <dgm:spPr/>
    </dgm:pt>
    <dgm:pt modelId="{3973790E-8D62-466D-826D-3F69900B67F4}" type="pres">
      <dgm:prSet presAssocID="{79F2705B-4BAB-432D-AABE-88896446DA01}" presName="rootComposite" presStyleCnt="0"/>
      <dgm:spPr/>
    </dgm:pt>
    <dgm:pt modelId="{612CC57C-EA82-4546-AB2D-C83BD75EB31A}" type="pres">
      <dgm:prSet presAssocID="{79F2705B-4BAB-432D-AABE-88896446DA01}" presName="rootText" presStyleLbl="node3" presStyleIdx="3" presStyleCnt="14">
        <dgm:presLayoutVars>
          <dgm:chPref val="3"/>
        </dgm:presLayoutVars>
      </dgm:prSet>
      <dgm:spPr/>
    </dgm:pt>
    <dgm:pt modelId="{1F8F839C-12D5-4482-BD88-6C94EA2FA246}" type="pres">
      <dgm:prSet presAssocID="{79F2705B-4BAB-432D-AABE-88896446DA01}" presName="rootConnector" presStyleLbl="node3" presStyleIdx="3" presStyleCnt="14"/>
      <dgm:spPr/>
    </dgm:pt>
    <dgm:pt modelId="{BA27DEB5-5F29-41D9-B795-85AC22CC2016}" type="pres">
      <dgm:prSet presAssocID="{79F2705B-4BAB-432D-AABE-88896446DA01}" presName="hierChild4" presStyleCnt="0"/>
      <dgm:spPr/>
    </dgm:pt>
    <dgm:pt modelId="{FBB96C00-6459-42F3-9729-A33FA43846FB}" type="pres">
      <dgm:prSet presAssocID="{C4BF3618-B613-4240-93A4-37B2F8E59A22}" presName="Name37" presStyleLbl="parChTrans1D4" presStyleIdx="5" presStyleCnt="7"/>
      <dgm:spPr/>
    </dgm:pt>
    <dgm:pt modelId="{F4F6D2CE-8E89-4D52-8E01-8AAF1EA44BC1}" type="pres">
      <dgm:prSet presAssocID="{7877B81D-B708-4535-848B-C320FE701222}" presName="hierRoot2" presStyleCnt="0">
        <dgm:presLayoutVars>
          <dgm:hierBranch val="init"/>
        </dgm:presLayoutVars>
      </dgm:prSet>
      <dgm:spPr/>
    </dgm:pt>
    <dgm:pt modelId="{0331D9B1-5A40-4814-ACA0-B71655A4676D}" type="pres">
      <dgm:prSet presAssocID="{7877B81D-B708-4535-848B-C320FE701222}" presName="rootComposite" presStyleCnt="0"/>
      <dgm:spPr/>
    </dgm:pt>
    <dgm:pt modelId="{5EFB678F-CEE3-4553-B6BC-0A5A575D0FE0}" type="pres">
      <dgm:prSet presAssocID="{7877B81D-B708-4535-848B-C320FE701222}" presName="rootText" presStyleLbl="node4" presStyleIdx="5" presStyleCnt="7">
        <dgm:presLayoutVars>
          <dgm:chPref val="3"/>
        </dgm:presLayoutVars>
      </dgm:prSet>
      <dgm:spPr/>
    </dgm:pt>
    <dgm:pt modelId="{EF66566E-1E1C-4390-AC19-3FC586CEA41E}" type="pres">
      <dgm:prSet presAssocID="{7877B81D-B708-4535-848B-C320FE701222}" presName="rootConnector" presStyleLbl="node4" presStyleIdx="5" presStyleCnt="7"/>
      <dgm:spPr/>
    </dgm:pt>
    <dgm:pt modelId="{A0458C33-485A-4212-AB43-6D50C4E732EA}" type="pres">
      <dgm:prSet presAssocID="{7877B81D-B708-4535-848B-C320FE701222}" presName="hierChild4" presStyleCnt="0"/>
      <dgm:spPr/>
    </dgm:pt>
    <dgm:pt modelId="{01AD014B-496F-4269-A608-42F78F3C897D}" type="pres">
      <dgm:prSet presAssocID="{7877B81D-B708-4535-848B-C320FE701222}" presName="hierChild5" presStyleCnt="0"/>
      <dgm:spPr/>
    </dgm:pt>
    <dgm:pt modelId="{6A7DAEEB-C086-410D-8E28-AE751145851F}" type="pres">
      <dgm:prSet presAssocID="{79F2705B-4BAB-432D-AABE-88896446DA01}" presName="hierChild5" presStyleCnt="0"/>
      <dgm:spPr/>
    </dgm:pt>
    <dgm:pt modelId="{5C93931F-961A-40F7-8DEA-2459D0822382}" type="pres">
      <dgm:prSet presAssocID="{D538FB91-E6EE-4108-A5A9-70E231245B09}" presName="Name37" presStyleLbl="parChTrans1D3" presStyleIdx="4" presStyleCnt="14"/>
      <dgm:spPr/>
    </dgm:pt>
    <dgm:pt modelId="{BE7F5A8C-227B-44E6-B5C3-F54BB06FC00C}" type="pres">
      <dgm:prSet presAssocID="{112C908A-92D7-4BB8-9DD5-D08849F9CBAA}" presName="hierRoot2" presStyleCnt="0">
        <dgm:presLayoutVars>
          <dgm:hierBranch val="init"/>
        </dgm:presLayoutVars>
      </dgm:prSet>
      <dgm:spPr/>
    </dgm:pt>
    <dgm:pt modelId="{A27A1069-44A1-4215-863F-A8237F66550D}" type="pres">
      <dgm:prSet presAssocID="{112C908A-92D7-4BB8-9DD5-D08849F9CBAA}" presName="rootComposite" presStyleCnt="0"/>
      <dgm:spPr/>
    </dgm:pt>
    <dgm:pt modelId="{1A291F15-0955-4D5E-92AE-3A032A1C6E9A}" type="pres">
      <dgm:prSet presAssocID="{112C908A-92D7-4BB8-9DD5-D08849F9CBAA}" presName="rootText" presStyleLbl="node3" presStyleIdx="4" presStyleCnt="14">
        <dgm:presLayoutVars>
          <dgm:chPref val="3"/>
        </dgm:presLayoutVars>
      </dgm:prSet>
      <dgm:spPr/>
    </dgm:pt>
    <dgm:pt modelId="{3707A8CB-B820-49FE-B716-09940131800B}" type="pres">
      <dgm:prSet presAssocID="{112C908A-92D7-4BB8-9DD5-D08849F9CBAA}" presName="rootConnector" presStyleLbl="node3" presStyleIdx="4" presStyleCnt="14"/>
      <dgm:spPr/>
    </dgm:pt>
    <dgm:pt modelId="{566241FD-D17A-4603-9A1F-49CAEF6AA21C}" type="pres">
      <dgm:prSet presAssocID="{112C908A-92D7-4BB8-9DD5-D08849F9CBAA}" presName="hierChild4" presStyleCnt="0"/>
      <dgm:spPr/>
    </dgm:pt>
    <dgm:pt modelId="{37627EA0-126C-4F48-AF20-C8EA5E5A4ED1}" type="pres">
      <dgm:prSet presAssocID="{B90F338E-3578-463F-841A-530164D9DC36}" presName="Name37" presStyleLbl="parChTrans1D4" presStyleIdx="6" presStyleCnt="7"/>
      <dgm:spPr/>
    </dgm:pt>
    <dgm:pt modelId="{6C4E6B19-100B-41CD-83B2-243CD3D5F8EA}" type="pres">
      <dgm:prSet presAssocID="{583BEBA1-37EE-4B16-95ED-53B3B0E4FB17}" presName="hierRoot2" presStyleCnt="0">
        <dgm:presLayoutVars>
          <dgm:hierBranch val="init"/>
        </dgm:presLayoutVars>
      </dgm:prSet>
      <dgm:spPr/>
    </dgm:pt>
    <dgm:pt modelId="{27965E9B-3C55-4A0B-8D35-5ADDC49B0161}" type="pres">
      <dgm:prSet presAssocID="{583BEBA1-37EE-4B16-95ED-53B3B0E4FB17}" presName="rootComposite" presStyleCnt="0"/>
      <dgm:spPr/>
    </dgm:pt>
    <dgm:pt modelId="{ED555ED8-88F5-4F53-96B8-A54DC528051D}" type="pres">
      <dgm:prSet presAssocID="{583BEBA1-37EE-4B16-95ED-53B3B0E4FB17}" presName="rootText" presStyleLbl="node4" presStyleIdx="6" presStyleCnt="7">
        <dgm:presLayoutVars>
          <dgm:chPref val="3"/>
        </dgm:presLayoutVars>
      </dgm:prSet>
      <dgm:spPr/>
    </dgm:pt>
    <dgm:pt modelId="{9A1D9B0C-9007-40CE-95B3-C572A5D31690}" type="pres">
      <dgm:prSet presAssocID="{583BEBA1-37EE-4B16-95ED-53B3B0E4FB17}" presName="rootConnector" presStyleLbl="node4" presStyleIdx="6" presStyleCnt="7"/>
      <dgm:spPr/>
    </dgm:pt>
    <dgm:pt modelId="{C4205D18-E119-483E-9FD2-C9A0E31451C6}" type="pres">
      <dgm:prSet presAssocID="{583BEBA1-37EE-4B16-95ED-53B3B0E4FB17}" presName="hierChild4" presStyleCnt="0"/>
      <dgm:spPr/>
    </dgm:pt>
    <dgm:pt modelId="{97AD84EB-85D4-4918-89F6-20AF5317DB13}" type="pres">
      <dgm:prSet presAssocID="{583BEBA1-37EE-4B16-95ED-53B3B0E4FB17}" presName="hierChild5" presStyleCnt="0"/>
      <dgm:spPr/>
    </dgm:pt>
    <dgm:pt modelId="{E0BC60AB-B71F-4F4A-B5E2-C5717E8FF0B9}" type="pres">
      <dgm:prSet presAssocID="{112C908A-92D7-4BB8-9DD5-D08849F9CBAA}" presName="hierChild5" presStyleCnt="0"/>
      <dgm:spPr/>
    </dgm:pt>
    <dgm:pt modelId="{D064E501-0B53-499E-8CB2-63E791AB487C}" type="pres">
      <dgm:prSet presAssocID="{5BDE2A8C-2054-4593-B214-F556914F79D8}" presName="Name37" presStyleLbl="parChTrans1D3" presStyleIdx="5" presStyleCnt="14"/>
      <dgm:spPr/>
    </dgm:pt>
    <dgm:pt modelId="{39BBC5FB-C327-4D61-9A72-51A600A9E163}" type="pres">
      <dgm:prSet presAssocID="{0C46BAF3-0422-406E-97DA-B199EF8901DA}" presName="hierRoot2" presStyleCnt="0">
        <dgm:presLayoutVars>
          <dgm:hierBranch val="init"/>
        </dgm:presLayoutVars>
      </dgm:prSet>
      <dgm:spPr/>
    </dgm:pt>
    <dgm:pt modelId="{97A10303-FA45-43BC-AD69-93330E45DDCB}" type="pres">
      <dgm:prSet presAssocID="{0C46BAF3-0422-406E-97DA-B199EF8901DA}" presName="rootComposite" presStyleCnt="0"/>
      <dgm:spPr/>
    </dgm:pt>
    <dgm:pt modelId="{D900D4D9-1070-4F29-B7AF-E837D3682E05}" type="pres">
      <dgm:prSet presAssocID="{0C46BAF3-0422-406E-97DA-B199EF8901DA}" presName="rootText" presStyleLbl="node3" presStyleIdx="5" presStyleCnt="14">
        <dgm:presLayoutVars>
          <dgm:chPref val="3"/>
        </dgm:presLayoutVars>
      </dgm:prSet>
      <dgm:spPr/>
    </dgm:pt>
    <dgm:pt modelId="{B1E34C62-F652-4194-A315-9C42239939D4}" type="pres">
      <dgm:prSet presAssocID="{0C46BAF3-0422-406E-97DA-B199EF8901DA}" presName="rootConnector" presStyleLbl="node3" presStyleIdx="5" presStyleCnt="14"/>
      <dgm:spPr/>
    </dgm:pt>
    <dgm:pt modelId="{06002178-C26C-4796-8D51-E78702B2DB76}" type="pres">
      <dgm:prSet presAssocID="{0C46BAF3-0422-406E-97DA-B199EF8901DA}" presName="hierChild4" presStyleCnt="0"/>
      <dgm:spPr/>
    </dgm:pt>
    <dgm:pt modelId="{B526AE7A-B84B-4B2F-9B95-25D0ED80D83A}" type="pres">
      <dgm:prSet presAssocID="{0C46BAF3-0422-406E-97DA-B199EF8901DA}" presName="hierChild5" presStyleCnt="0"/>
      <dgm:spPr/>
    </dgm:pt>
    <dgm:pt modelId="{6AF6D345-EC6A-4DEC-B405-1301582ED549}" type="pres">
      <dgm:prSet presAssocID="{A3D9695C-55E0-4E83-867D-E40282957C42}" presName="hierChild5" presStyleCnt="0"/>
      <dgm:spPr/>
    </dgm:pt>
    <dgm:pt modelId="{B5FFFBE6-72C4-4B76-B042-8D1813D0A1E7}" type="pres">
      <dgm:prSet presAssocID="{56AFE577-0939-4793-A1D1-0072548EBCDD}" presName="Name37" presStyleLbl="parChTrans1D2" presStyleIdx="2" presStyleCnt="6"/>
      <dgm:spPr/>
    </dgm:pt>
    <dgm:pt modelId="{CB157FD1-169B-4AD2-A888-6A9E0FA66D2D}" type="pres">
      <dgm:prSet presAssocID="{62589DBE-F7C2-4284-8711-70F60E623385}" presName="hierRoot2" presStyleCnt="0">
        <dgm:presLayoutVars>
          <dgm:hierBranch val="init"/>
        </dgm:presLayoutVars>
      </dgm:prSet>
      <dgm:spPr/>
    </dgm:pt>
    <dgm:pt modelId="{6B66BEBB-D6E3-4544-998E-481ADB01B68E}" type="pres">
      <dgm:prSet presAssocID="{62589DBE-F7C2-4284-8711-70F60E623385}" presName="rootComposite" presStyleCnt="0"/>
      <dgm:spPr/>
    </dgm:pt>
    <dgm:pt modelId="{0500B93E-9E71-44A9-9907-3E4248DBF889}" type="pres">
      <dgm:prSet presAssocID="{62589DBE-F7C2-4284-8711-70F60E623385}" presName="rootText" presStyleLbl="node2" presStyleIdx="2" presStyleCnt="6">
        <dgm:presLayoutVars>
          <dgm:chPref val="3"/>
        </dgm:presLayoutVars>
      </dgm:prSet>
      <dgm:spPr/>
    </dgm:pt>
    <dgm:pt modelId="{5524E473-257C-4411-B15D-7C8A6D1DD2D8}" type="pres">
      <dgm:prSet presAssocID="{62589DBE-F7C2-4284-8711-70F60E623385}" presName="rootConnector" presStyleLbl="node2" presStyleIdx="2" presStyleCnt="6"/>
      <dgm:spPr/>
    </dgm:pt>
    <dgm:pt modelId="{B90A19FE-CEDA-409F-9CD2-ADF316262011}" type="pres">
      <dgm:prSet presAssocID="{62589DBE-F7C2-4284-8711-70F60E623385}" presName="hierChild4" presStyleCnt="0"/>
      <dgm:spPr/>
    </dgm:pt>
    <dgm:pt modelId="{A3287A42-DE9B-43D0-88C4-E25B43E9EA85}" type="pres">
      <dgm:prSet presAssocID="{3372AD9A-B215-4A95-9AB3-D8ED91DC0369}" presName="Name37" presStyleLbl="parChTrans1D3" presStyleIdx="6" presStyleCnt="14"/>
      <dgm:spPr/>
    </dgm:pt>
    <dgm:pt modelId="{CA12E1EE-1F16-40A2-89B2-B4EF29DD57E0}" type="pres">
      <dgm:prSet presAssocID="{7593C6CF-4102-4122-9216-0C07D7AD896E}" presName="hierRoot2" presStyleCnt="0">
        <dgm:presLayoutVars>
          <dgm:hierBranch val="init"/>
        </dgm:presLayoutVars>
      </dgm:prSet>
      <dgm:spPr/>
    </dgm:pt>
    <dgm:pt modelId="{91C63480-F853-4A63-A190-F1218B39B031}" type="pres">
      <dgm:prSet presAssocID="{7593C6CF-4102-4122-9216-0C07D7AD896E}" presName="rootComposite" presStyleCnt="0"/>
      <dgm:spPr/>
    </dgm:pt>
    <dgm:pt modelId="{BED6EA84-EBA6-43B6-9944-4F0A0790044B}" type="pres">
      <dgm:prSet presAssocID="{7593C6CF-4102-4122-9216-0C07D7AD896E}" presName="rootText" presStyleLbl="node3" presStyleIdx="6" presStyleCnt="14">
        <dgm:presLayoutVars>
          <dgm:chPref val="3"/>
        </dgm:presLayoutVars>
      </dgm:prSet>
      <dgm:spPr/>
    </dgm:pt>
    <dgm:pt modelId="{0256E628-BDAE-49B1-8816-30E8D5F4FFEC}" type="pres">
      <dgm:prSet presAssocID="{7593C6CF-4102-4122-9216-0C07D7AD896E}" presName="rootConnector" presStyleLbl="node3" presStyleIdx="6" presStyleCnt="14"/>
      <dgm:spPr/>
    </dgm:pt>
    <dgm:pt modelId="{C0C7C3DA-0FF5-4A89-A490-308EE1A39788}" type="pres">
      <dgm:prSet presAssocID="{7593C6CF-4102-4122-9216-0C07D7AD896E}" presName="hierChild4" presStyleCnt="0"/>
      <dgm:spPr/>
    </dgm:pt>
    <dgm:pt modelId="{EAD1CB10-34DB-43F7-978E-2E4A23856E55}" type="pres">
      <dgm:prSet presAssocID="{7593C6CF-4102-4122-9216-0C07D7AD896E}" presName="hierChild5" presStyleCnt="0"/>
      <dgm:spPr/>
    </dgm:pt>
    <dgm:pt modelId="{DF3D0ED1-CB91-8444-91FA-F00317AFABEC}" type="pres">
      <dgm:prSet presAssocID="{35E81551-1CEB-0C49-A71D-91F8870CA4CC}" presName="Name37" presStyleLbl="parChTrans1D3" presStyleIdx="7" presStyleCnt="14"/>
      <dgm:spPr/>
    </dgm:pt>
    <dgm:pt modelId="{51737D1E-862F-BF4A-A795-017E13D30527}" type="pres">
      <dgm:prSet presAssocID="{C49E07AA-CACB-B340-924F-3FAD16CEA35B}" presName="hierRoot2" presStyleCnt="0">
        <dgm:presLayoutVars>
          <dgm:hierBranch val="init"/>
        </dgm:presLayoutVars>
      </dgm:prSet>
      <dgm:spPr/>
    </dgm:pt>
    <dgm:pt modelId="{C6F19A9F-3EC5-4647-BB41-3BF312EA2752}" type="pres">
      <dgm:prSet presAssocID="{C49E07AA-CACB-B340-924F-3FAD16CEA35B}" presName="rootComposite" presStyleCnt="0"/>
      <dgm:spPr/>
    </dgm:pt>
    <dgm:pt modelId="{2CB9FA05-8A62-CE42-A94A-F6CA8392DA2F}" type="pres">
      <dgm:prSet presAssocID="{C49E07AA-CACB-B340-924F-3FAD16CEA35B}" presName="rootText" presStyleLbl="node3" presStyleIdx="7" presStyleCnt="14">
        <dgm:presLayoutVars>
          <dgm:chPref val="3"/>
        </dgm:presLayoutVars>
      </dgm:prSet>
      <dgm:spPr/>
    </dgm:pt>
    <dgm:pt modelId="{DC5526C7-2DA9-3F40-BAEC-4678E87C88F1}" type="pres">
      <dgm:prSet presAssocID="{C49E07AA-CACB-B340-924F-3FAD16CEA35B}" presName="rootConnector" presStyleLbl="node3" presStyleIdx="7" presStyleCnt="14"/>
      <dgm:spPr/>
    </dgm:pt>
    <dgm:pt modelId="{1F592763-9A1F-4743-BC46-4954D42611F7}" type="pres">
      <dgm:prSet presAssocID="{C49E07AA-CACB-B340-924F-3FAD16CEA35B}" presName="hierChild4" presStyleCnt="0"/>
      <dgm:spPr/>
    </dgm:pt>
    <dgm:pt modelId="{BBA77760-C697-C942-AE90-8D5289D1A510}" type="pres">
      <dgm:prSet presAssocID="{C49E07AA-CACB-B340-924F-3FAD16CEA35B}" presName="hierChild5" presStyleCnt="0"/>
      <dgm:spPr/>
    </dgm:pt>
    <dgm:pt modelId="{3B346F43-E30F-49E1-9251-2B9EA4B6746A}" type="pres">
      <dgm:prSet presAssocID="{62589DBE-F7C2-4284-8711-70F60E623385}" presName="hierChild5" presStyleCnt="0"/>
      <dgm:spPr/>
    </dgm:pt>
    <dgm:pt modelId="{D9448803-FA5A-45B5-B139-6D7D20DEBF86}" type="pres">
      <dgm:prSet presAssocID="{7FC87296-FCDB-4A72-BB93-89E7ECD35DF6}" presName="Name37" presStyleLbl="parChTrans1D2" presStyleIdx="3" presStyleCnt="6"/>
      <dgm:spPr/>
    </dgm:pt>
    <dgm:pt modelId="{AC7B1C1A-600F-41AE-8E59-27F5658D568D}" type="pres">
      <dgm:prSet presAssocID="{49554CCD-5B59-43BE-A629-35F767682076}" presName="hierRoot2" presStyleCnt="0">
        <dgm:presLayoutVars>
          <dgm:hierBranch val="init"/>
        </dgm:presLayoutVars>
      </dgm:prSet>
      <dgm:spPr/>
    </dgm:pt>
    <dgm:pt modelId="{CFDB667F-92D9-467F-BB98-1335D431C070}" type="pres">
      <dgm:prSet presAssocID="{49554CCD-5B59-43BE-A629-35F767682076}" presName="rootComposite" presStyleCnt="0"/>
      <dgm:spPr/>
    </dgm:pt>
    <dgm:pt modelId="{1067B19D-1C21-480F-A94F-B2F5BEF6F745}" type="pres">
      <dgm:prSet presAssocID="{49554CCD-5B59-43BE-A629-35F767682076}" presName="rootText" presStyleLbl="node2" presStyleIdx="3" presStyleCnt="6">
        <dgm:presLayoutVars>
          <dgm:chPref val="3"/>
        </dgm:presLayoutVars>
      </dgm:prSet>
      <dgm:spPr/>
    </dgm:pt>
    <dgm:pt modelId="{C509314D-7FE1-49D5-8F2D-7E10A8AAB984}" type="pres">
      <dgm:prSet presAssocID="{49554CCD-5B59-43BE-A629-35F767682076}" presName="rootConnector" presStyleLbl="node2" presStyleIdx="3" presStyleCnt="6"/>
      <dgm:spPr/>
    </dgm:pt>
    <dgm:pt modelId="{51EA90A8-85D6-429B-9B8F-C738753FD6F9}" type="pres">
      <dgm:prSet presAssocID="{49554CCD-5B59-43BE-A629-35F767682076}" presName="hierChild4" presStyleCnt="0"/>
      <dgm:spPr/>
    </dgm:pt>
    <dgm:pt modelId="{EDCEA1F1-CB28-4993-A821-49A50BF77D19}" type="pres">
      <dgm:prSet presAssocID="{A7A32D61-6797-4374-A872-72C31999BC42}" presName="Name37" presStyleLbl="parChTrans1D3" presStyleIdx="8" presStyleCnt="14"/>
      <dgm:spPr/>
    </dgm:pt>
    <dgm:pt modelId="{DA829DEE-913F-4928-9DFF-25E030ACEEB1}" type="pres">
      <dgm:prSet presAssocID="{8DCBFADA-5194-4ABE-ACDE-4E62E33AAE20}" presName="hierRoot2" presStyleCnt="0">
        <dgm:presLayoutVars>
          <dgm:hierBranch val="init"/>
        </dgm:presLayoutVars>
      </dgm:prSet>
      <dgm:spPr/>
    </dgm:pt>
    <dgm:pt modelId="{FA2281B4-3B42-4635-A499-4970F912A024}" type="pres">
      <dgm:prSet presAssocID="{8DCBFADA-5194-4ABE-ACDE-4E62E33AAE20}" presName="rootComposite" presStyleCnt="0"/>
      <dgm:spPr/>
    </dgm:pt>
    <dgm:pt modelId="{42FCF6E7-26E5-4ABB-94B8-A47381BEDDD1}" type="pres">
      <dgm:prSet presAssocID="{8DCBFADA-5194-4ABE-ACDE-4E62E33AAE20}" presName="rootText" presStyleLbl="node3" presStyleIdx="8" presStyleCnt="14">
        <dgm:presLayoutVars>
          <dgm:chPref val="3"/>
        </dgm:presLayoutVars>
      </dgm:prSet>
      <dgm:spPr/>
    </dgm:pt>
    <dgm:pt modelId="{B6B1228B-C05A-4511-AA79-7D366BC57AAE}" type="pres">
      <dgm:prSet presAssocID="{8DCBFADA-5194-4ABE-ACDE-4E62E33AAE20}" presName="rootConnector" presStyleLbl="node3" presStyleIdx="8" presStyleCnt="14"/>
      <dgm:spPr/>
    </dgm:pt>
    <dgm:pt modelId="{E8DAD82B-9328-4E2B-9E38-32A8F8DF86FA}" type="pres">
      <dgm:prSet presAssocID="{8DCBFADA-5194-4ABE-ACDE-4E62E33AAE20}" presName="hierChild4" presStyleCnt="0"/>
      <dgm:spPr/>
    </dgm:pt>
    <dgm:pt modelId="{99F3CE33-A8D7-4985-9F96-F41B44BD985B}" type="pres">
      <dgm:prSet presAssocID="{8DCBFADA-5194-4ABE-ACDE-4E62E33AAE20}" presName="hierChild5" presStyleCnt="0"/>
      <dgm:spPr/>
    </dgm:pt>
    <dgm:pt modelId="{EEBA6AA7-9999-8648-B22C-AACA6E7B6E76}" type="pres">
      <dgm:prSet presAssocID="{B7BA86DE-A235-C64C-A408-26EE2CC0A5C9}" presName="Name37" presStyleLbl="parChTrans1D3" presStyleIdx="9" presStyleCnt="14"/>
      <dgm:spPr/>
    </dgm:pt>
    <dgm:pt modelId="{D2B70F05-9D39-8D48-9ABA-D9DCC612D855}" type="pres">
      <dgm:prSet presAssocID="{6F3D7365-3B07-1645-A843-CDD04222D034}" presName="hierRoot2" presStyleCnt="0">
        <dgm:presLayoutVars>
          <dgm:hierBranch val="init"/>
        </dgm:presLayoutVars>
      </dgm:prSet>
      <dgm:spPr/>
    </dgm:pt>
    <dgm:pt modelId="{9646BAD1-E00B-394F-B60C-3179D34C60A3}" type="pres">
      <dgm:prSet presAssocID="{6F3D7365-3B07-1645-A843-CDD04222D034}" presName="rootComposite" presStyleCnt="0"/>
      <dgm:spPr/>
    </dgm:pt>
    <dgm:pt modelId="{EDD8B114-2FCD-A145-BF2E-CFA9783C64A2}" type="pres">
      <dgm:prSet presAssocID="{6F3D7365-3B07-1645-A843-CDD04222D034}" presName="rootText" presStyleLbl="node3" presStyleIdx="9" presStyleCnt="14">
        <dgm:presLayoutVars>
          <dgm:chPref val="3"/>
        </dgm:presLayoutVars>
      </dgm:prSet>
      <dgm:spPr/>
    </dgm:pt>
    <dgm:pt modelId="{4A8707EB-8685-AD4D-B0D6-E40641656079}" type="pres">
      <dgm:prSet presAssocID="{6F3D7365-3B07-1645-A843-CDD04222D034}" presName="rootConnector" presStyleLbl="node3" presStyleIdx="9" presStyleCnt="14"/>
      <dgm:spPr/>
    </dgm:pt>
    <dgm:pt modelId="{D9F41820-EB0B-CF40-B5D8-35829FFF3054}" type="pres">
      <dgm:prSet presAssocID="{6F3D7365-3B07-1645-A843-CDD04222D034}" presName="hierChild4" presStyleCnt="0"/>
      <dgm:spPr/>
    </dgm:pt>
    <dgm:pt modelId="{8BEC38A8-7AC8-8F48-845F-E71952FCA728}" type="pres">
      <dgm:prSet presAssocID="{6F3D7365-3B07-1645-A843-CDD04222D034}" presName="hierChild5" presStyleCnt="0"/>
      <dgm:spPr/>
    </dgm:pt>
    <dgm:pt modelId="{E653D0C8-92C8-4B62-81BB-705015903AF4}" type="pres">
      <dgm:prSet presAssocID="{49554CCD-5B59-43BE-A629-35F767682076}" presName="hierChild5" presStyleCnt="0"/>
      <dgm:spPr/>
    </dgm:pt>
    <dgm:pt modelId="{8067A8D9-CFDE-1242-88B0-CAA79702BCAB}" type="pres">
      <dgm:prSet presAssocID="{620BB5DA-EAB1-6646-9928-CFCAE808B259}" presName="Name37" presStyleLbl="parChTrans1D2" presStyleIdx="4" presStyleCnt="6"/>
      <dgm:spPr/>
    </dgm:pt>
    <dgm:pt modelId="{FAFFAAE1-39B1-874E-B20A-5172B17667A0}" type="pres">
      <dgm:prSet presAssocID="{457FC1AE-F795-2E4F-91A6-02F3788EF218}" presName="hierRoot2" presStyleCnt="0">
        <dgm:presLayoutVars>
          <dgm:hierBranch val="init"/>
        </dgm:presLayoutVars>
      </dgm:prSet>
      <dgm:spPr/>
    </dgm:pt>
    <dgm:pt modelId="{D8E8F533-79B6-DD45-B75C-D591B5D2F7D5}" type="pres">
      <dgm:prSet presAssocID="{457FC1AE-F795-2E4F-91A6-02F3788EF218}" presName="rootComposite" presStyleCnt="0"/>
      <dgm:spPr/>
    </dgm:pt>
    <dgm:pt modelId="{3402AFD0-E41F-6345-BB3C-390957DFEE7F}" type="pres">
      <dgm:prSet presAssocID="{457FC1AE-F795-2E4F-91A6-02F3788EF218}" presName="rootText" presStyleLbl="node2" presStyleIdx="4" presStyleCnt="6">
        <dgm:presLayoutVars>
          <dgm:chPref val="3"/>
        </dgm:presLayoutVars>
      </dgm:prSet>
      <dgm:spPr/>
    </dgm:pt>
    <dgm:pt modelId="{CBA2FB32-3100-4D40-8EB8-2139159F2CFE}" type="pres">
      <dgm:prSet presAssocID="{457FC1AE-F795-2E4F-91A6-02F3788EF218}" presName="rootConnector" presStyleLbl="node2" presStyleIdx="4" presStyleCnt="6"/>
      <dgm:spPr/>
    </dgm:pt>
    <dgm:pt modelId="{F544EAA5-1010-7745-8E2E-AA693C43018C}" type="pres">
      <dgm:prSet presAssocID="{457FC1AE-F795-2E4F-91A6-02F3788EF218}" presName="hierChild4" presStyleCnt="0"/>
      <dgm:spPr/>
    </dgm:pt>
    <dgm:pt modelId="{6C187D37-A544-4B46-AA0A-904EAE8EF7DD}" type="pres">
      <dgm:prSet presAssocID="{0DDB378D-3E72-FF49-BEC1-33A97DCCAB3B}" presName="Name37" presStyleLbl="parChTrans1D3" presStyleIdx="10" presStyleCnt="14"/>
      <dgm:spPr/>
    </dgm:pt>
    <dgm:pt modelId="{21DC9E2F-2DB8-4743-9841-E665C4A14434}" type="pres">
      <dgm:prSet presAssocID="{F43F3125-2FA9-CF4C-A5FF-8CC7485CADD7}" presName="hierRoot2" presStyleCnt="0">
        <dgm:presLayoutVars>
          <dgm:hierBranch val="init"/>
        </dgm:presLayoutVars>
      </dgm:prSet>
      <dgm:spPr/>
    </dgm:pt>
    <dgm:pt modelId="{32C9C257-3F82-5A46-A7E3-03BA999F6F12}" type="pres">
      <dgm:prSet presAssocID="{F43F3125-2FA9-CF4C-A5FF-8CC7485CADD7}" presName="rootComposite" presStyleCnt="0"/>
      <dgm:spPr/>
    </dgm:pt>
    <dgm:pt modelId="{F7DF1523-7C14-7647-A7EB-82E160263675}" type="pres">
      <dgm:prSet presAssocID="{F43F3125-2FA9-CF4C-A5FF-8CC7485CADD7}" presName="rootText" presStyleLbl="node3" presStyleIdx="10" presStyleCnt="14">
        <dgm:presLayoutVars>
          <dgm:chPref val="3"/>
        </dgm:presLayoutVars>
      </dgm:prSet>
      <dgm:spPr/>
    </dgm:pt>
    <dgm:pt modelId="{69721839-C65F-4B42-9870-A51A10AFECD6}" type="pres">
      <dgm:prSet presAssocID="{F43F3125-2FA9-CF4C-A5FF-8CC7485CADD7}" presName="rootConnector" presStyleLbl="node3" presStyleIdx="10" presStyleCnt="14"/>
      <dgm:spPr/>
    </dgm:pt>
    <dgm:pt modelId="{8E99C563-3F2D-BB46-A1C0-0F387D6AE990}" type="pres">
      <dgm:prSet presAssocID="{F43F3125-2FA9-CF4C-A5FF-8CC7485CADD7}" presName="hierChild4" presStyleCnt="0"/>
      <dgm:spPr/>
    </dgm:pt>
    <dgm:pt modelId="{59828C9D-8FB4-B844-BD83-3EBB5B18934A}" type="pres">
      <dgm:prSet presAssocID="{F43F3125-2FA9-CF4C-A5FF-8CC7485CADD7}" presName="hierChild5" presStyleCnt="0"/>
      <dgm:spPr/>
    </dgm:pt>
    <dgm:pt modelId="{71BC5C7D-1AEA-C14F-97DD-465679ABBC7F}" type="pres">
      <dgm:prSet presAssocID="{E2DA5964-B0DC-1D47-91E4-8E0F85F7201F}" presName="Name37" presStyleLbl="parChTrans1D3" presStyleIdx="11" presStyleCnt="14"/>
      <dgm:spPr/>
    </dgm:pt>
    <dgm:pt modelId="{920E742B-5D57-C04E-9AE6-D65B3D844887}" type="pres">
      <dgm:prSet presAssocID="{44E38CDE-20AF-6C48-8F48-6884EB350D6F}" presName="hierRoot2" presStyleCnt="0">
        <dgm:presLayoutVars>
          <dgm:hierBranch val="init"/>
        </dgm:presLayoutVars>
      </dgm:prSet>
      <dgm:spPr/>
    </dgm:pt>
    <dgm:pt modelId="{35A63954-30FD-E049-B3CE-C99B3BEE5AFE}" type="pres">
      <dgm:prSet presAssocID="{44E38CDE-20AF-6C48-8F48-6884EB350D6F}" presName="rootComposite" presStyleCnt="0"/>
      <dgm:spPr/>
    </dgm:pt>
    <dgm:pt modelId="{4C2F954D-4F48-C54D-A17B-644556922FEC}" type="pres">
      <dgm:prSet presAssocID="{44E38CDE-20AF-6C48-8F48-6884EB350D6F}" presName="rootText" presStyleLbl="node3" presStyleIdx="11" presStyleCnt="14">
        <dgm:presLayoutVars>
          <dgm:chPref val="3"/>
        </dgm:presLayoutVars>
      </dgm:prSet>
      <dgm:spPr/>
    </dgm:pt>
    <dgm:pt modelId="{91B58E43-3436-F847-B693-A7C8F76CBBAD}" type="pres">
      <dgm:prSet presAssocID="{44E38CDE-20AF-6C48-8F48-6884EB350D6F}" presName="rootConnector" presStyleLbl="node3" presStyleIdx="11" presStyleCnt="14"/>
      <dgm:spPr/>
    </dgm:pt>
    <dgm:pt modelId="{21BE1896-F8B5-174E-A392-AC8D27020DA1}" type="pres">
      <dgm:prSet presAssocID="{44E38CDE-20AF-6C48-8F48-6884EB350D6F}" presName="hierChild4" presStyleCnt="0"/>
      <dgm:spPr/>
    </dgm:pt>
    <dgm:pt modelId="{B7AA65F6-6298-B142-BA77-105785656D23}" type="pres">
      <dgm:prSet presAssocID="{44E38CDE-20AF-6C48-8F48-6884EB350D6F}" presName="hierChild5" presStyleCnt="0"/>
      <dgm:spPr/>
    </dgm:pt>
    <dgm:pt modelId="{CE8B4DB1-281D-A148-8861-B9F0E342055B}" type="pres">
      <dgm:prSet presAssocID="{457FC1AE-F795-2E4F-91A6-02F3788EF218}" presName="hierChild5" presStyleCnt="0"/>
      <dgm:spPr/>
    </dgm:pt>
    <dgm:pt modelId="{F46EDAA1-B1F9-E940-AAA8-2357800B4CEF}" type="pres">
      <dgm:prSet presAssocID="{EAE9D740-6017-D548-A2D5-B4CF6631E085}" presName="Name37" presStyleLbl="parChTrans1D2" presStyleIdx="5" presStyleCnt="6"/>
      <dgm:spPr/>
    </dgm:pt>
    <dgm:pt modelId="{4E550180-D79D-224F-AD0A-5F2C9B609058}" type="pres">
      <dgm:prSet presAssocID="{C175870F-EC1F-6240-9727-7790E17FAF47}" presName="hierRoot2" presStyleCnt="0">
        <dgm:presLayoutVars>
          <dgm:hierBranch val="init"/>
        </dgm:presLayoutVars>
      </dgm:prSet>
      <dgm:spPr/>
    </dgm:pt>
    <dgm:pt modelId="{CB1A3FAB-4E90-EE4D-87E3-335C255EC208}" type="pres">
      <dgm:prSet presAssocID="{C175870F-EC1F-6240-9727-7790E17FAF47}" presName="rootComposite" presStyleCnt="0"/>
      <dgm:spPr/>
    </dgm:pt>
    <dgm:pt modelId="{B582C9D2-9676-B747-BCD7-5C8C3887E0DD}" type="pres">
      <dgm:prSet presAssocID="{C175870F-EC1F-6240-9727-7790E17FAF47}" presName="rootText" presStyleLbl="node2" presStyleIdx="5" presStyleCnt="6">
        <dgm:presLayoutVars>
          <dgm:chPref val="3"/>
        </dgm:presLayoutVars>
      </dgm:prSet>
      <dgm:spPr/>
    </dgm:pt>
    <dgm:pt modelId="{E6A6F233-EEC5-C144-AC58-66EE023321BC}" type="pres">
      <dgm:prSet presAssocID="{C175870F-EC1F-6240-9727-7790E17FAF47}" presName="rootConnector" presStyleLbl="node2" presStyleIdx="5" presStyleCnt="6"/>
      <dgm:spPr/>
    </dgm:pt>
    <dgm:pt modelId="{BAF0366E-549B-CC43-997D-2CF6F5AB3E13}" type="pres">
      <dgm:prSet presAssocID="{C175870F-EC1F-6240-9727-7790E17FAF47}" presName="hierChild4" presStyleCnt="0"/>
      <dgm:spPr/>
    </dgm:pt>
    <dgm:pt modelId="{7E9096F8-5E22-E443-A128-FD572BB81476}" type="pres">
      <dgm:prSet presAssocID="{9CC43683-B15C-7442-B0C4-B60AEFB80FCA}" presName="Name37" presStyleLbl="parChTrans1D3" presStyleIdx="12" presStyleCnt="14"/>
      <dgm:spPr/>
    </dgm:pt>
    <dgm:pt modelId="{4815F5E5-2486-D143-BF2D-540C9840F9C0}" type="pres">
      <dgm:prSet presAssocID="{BB054DB2-D9E5-A146-9C29-8BCBB2AE8FC4}" presName="hierRoot2" presStyleCnt="0">
        <dgm:presLayoutVars>
          <dgm:hierBranch val="init"/>
        </dgm:presLayoutVars>
      </dgm:prSet>
      <dgm:spPr/>
    </dgm:pt>
    <dgm:pt modelId="{C8565D66-19B0-3E45-B1DA-A7233933C484}" type="pres">
      <dgm:prSet presAssocID="{BB054DB2-D9E5-A146-9C29-8BCBB2AE8FC4}" presName="rootComposite" presStyleCnt="0"/>
      <dgm:spPr/>
    </dgm:pt>
    <dgm:pt modelId="{B90B58B0-0971-B940-9227-0B35803E89D2}" type="pres">
      <dgm:prSet presAssocID="{BB054DB2-D9E5-A146-9C29-8BCBB2AE8FC4}" presName="rootText" presStyleLbl="node3" presStyleIdx="12" presStyleCnt="14">
        <dgm:presLayoutVars>
          <dgm:chPref val="3"/>
        </dgm:presLayoutVars>
      </dgm:prSet>
      <dgm:spPr/>
    </dgm:pt>
    <dgm:pt modelId="{F7AF9616-4A21-584E-98C6-16475850DCAF}" type="pres">
      <dgm:prSet presAssocID="{BB054DB2-D9E5-A146-9C29-8BCBB2AE8FC4}" presName="rootConnector" presStyleLbl="node3" presStyleIdx="12" presStyleCnt="14"/>
      <dgm:spPr/>
    </dgm:pt>
    <dgm:pt modelId="{29645EF1-B3CC-D046-81C6-F21957960DEA}" type="pres">
      <dgm:prSet presAssocID="{BB054DB2-D9E5-A146-9C29-8BCBB2AE8FC4}" presName="hierChild4" presStyleCnt="0"/>
      <dgm:spPr/>
    </dgm:pt>
    <dgm:pt modelId="{DC3ABD79-5958-0449-A4A0-7760B6BAFEA1}" type="pres">
      <dgm:prSet presAssocID="{BB054DB2-D9E5-A146-9C29-8BCBB2AE8FC4}" presName="hierChild5" presStyleCnt="0"/>
      <dgm:spPr/>
    </dgm:pt>
    <dgm:pt modelId="{74504436-5FD6-3A42-84FA-74A95E372F4E}" type="pres">
      <dgm:prSet presAssocID="{74269534-5B1A-9344-BAA7-6463C4C27E8A}" presName="Name37" presStyleLbl="parChTrans1D3" presStyleIdx="13" presStyleCnt="14"/>
      <dgm:spPr/>
    </dgm:pt>
    <dgm:pt modelId="{F9D36D32-AAD5-0349-B681-21A00F1C1BA8}" type="pres">
      <dgm:prSet presAssocID="{F89D0ED5-533E-3C4F-9D73-88E9520CE7C9}" presName="hierRoot2" presStyleCnt="0">
        <dgm:presLayoutVars>
          <dgm:hierBranch val="init"/>
        </dgm:presLayoutVars>
      </dgm:prSet>
      <dgm:spPr/>
    </dgm:pt>
    <dgm:pt modelId="{94DC248C-E13E-0140-A8BA-E6B62C5653BE}" type="pres">
      <dgm:prSet presAssocID="{F89D0ED5-533E-3C4F-9D73-88E9520CE7C9}" presName="rootComposite" presStyleCnt="0"/>
      <dgm:spPr/>
    </dgm:pt>
    <dgm:pt modelId="{49951519-AD12-6C44-976E-34040C6A8D18}" type="pres">
      <dgm:prSet presAssocID="{F89D0ED5-533E-3C4F-9D73-88E9520CE7C9}" presName="rootText" presStyleLbl="node3" presStyleIdx="13" presStyleCnt="14">
        <dgm:presLayoutVars>
          <dgm:chPref val="3"/>
        </dgm:presLayoutVars>
      </dgm:prSet>
      <dgm:spPr/>
    </dgm:pt>
    <dgm:pt modelId="{C415A323-DF1A-8046-9D9F-080AF5B0F4A0}" type="pres">
      <dgm:prSet presAssocID="{F89D0ED5-533E-3C4F-9D73-88E9520CE7C9}" presName="rootConnector" presStyleLbl="node3" presStyleIdx="13" presStyleCnt="14"/>
      <dgm:spPr/>
    </dgm:pt>
    <dgm:pt modelId="{5A44B644-A9AE-1F41-8F67-AC8D75BEB606}" type="pres">
      <dgm:prSet presAssocID="{F89D0ED5-533E-3C4F-9D73-88E9520CE7C9}" presName="hierChild4" presStyleCnt="0"/>
      <dgm:spPr/>
    </dgm:pt>
    <dgm:pt modelId="{E8A5BAC7-AA21-AE44-8AF3-30F945B0AB61}" type="pres">
      <dgm:prSet presAssocID="{F89D0ED5-533E-3C4F-9D73-88E9520CE7C9}" presName="hierChild5" presStyleCnt="0"/>
      <dgm:spPr/>
    </dgm:pt>
    <dgm:pt modelId="{436CA63D-CB93-8145-8CEC-BC50E36DD4C4}" type="pres">
      <dgm:prSet presAssocID="{C175870F-EC1F-6240-9727-7790E17FAF47}" presName="hierChild5" presStyleCnt="0"/>
      <dgm:spPr/>
    </dgm:pt>
    <dgm:pt modelId="{2F3F84D7-36D7-437C-B388-BEBCE629889C}" type="pres">
      <dgm:prSet presAssocID="{ABCDB27E-2872-416E-832F-AF97F36BA677}" presName="hierChild3" presStyleCnt="0"/>
      <dgm:spPr/>
    </dgm:pt>
  </dgm:ptLst>
  <dgm:cxnLst>
    <dgm:cxn modelId="{17174C08-9885-48A2-92D2-839A0C443CE3}" srcId="{A3D9695C-55E0-4E83-867D-E40282957C42}" destId="{7A173744-1C34-499D-979A-E30A91E5BFE0}" srcOrd="2" destOrd="0" parTransId="{C94DB9CE-B2FD-49D4-A5D7-6785D1566224}" sibTransId="{314CEF10-E505-435D-922E-2DCA30CF6D47}"/>
    <dgm:cxn modelId="{1970F108-F904-4C4D-A65D-E6411725ABC0}" srcId="{ABCDB27E-2872-416E-832F-AF97F36BA677}" destId="{49554CCD-5B59-43BE-A629-35F767682076}" srcOrd="3" destOrd="0" parTransId="{7FC87296-FCDB-4A72-BB93-89E7ECD35DF6}" sibTransId="{6D6228BF-9545-402A-8A01-CFF6124B931D}"/>
    <dgm:cxn modelId="{55569109-49E2-4F6D-9B00-6C86D6D2E360}" type="presOf" srcId="{7A173744-1C34-499D-979A-E30A91E5BFE0}" destId="{360625AC-DE13-4CDF-96FB-28480655D907}" srcOrd="0" destOrd="0" presId="urn:microsoft.com/office/officeart/2005/8/layout/orgChart1"/>
    <dgm:cxn modelId="{D088E10C-5315-4329-AA77-75D003D5DBD1}" type="presOf" srcId="{6535BD2E-F828-4796-93BB-571F9950E3DA}" destId="{76EA21BC-C12B-4943-9C98-49A81412D3D1}" srcOrd="0" destOrd="0" presId="urn:microsoft.com/office/officeart/2005/8/layout/orgChart1"/>
    <dgm:cxn modelId="{9851970D-71E2-4512-B79B-25E68547AAC3}" type="presOf" srcId="{7593C6CF-4102-4122-9216-0C07D7AD896E}" destId="{BED6EA84-EBA6-43B6-9944-4F0A0790044B}" srcOrd="0" destOrd="0" presId="urn:microsoft.com/office/officeart/2005/8/layout/orgChart1"/>
    <dgm:cxn modelId="{A35AA10D-24AD-4B1D-9F95-195B93F84D79}" type="presOf" srcId="{7593C6CF-4102-4122-9216-0C07D7AD896E}" destId="{0256E628-BDAE-49B1-8816-30E8D5F4FFEC}" srcOrd="1" destOrd="0" presId="urn:microsoft.com/office/officeart/2005/8/layout/orgChart1"/>
    <dgm:cxn modelId="{2367B70D-93CC-1D43-A95C-7AD2000F4ED0}" type="presOf" srcId="{44E38CDE-20AF-6C48-8F48-6884EB350D6F}" destId="{91B58E43-3436-F847-B693-A7C8F76CBBAD}" srcOrd="1" destOrd="0" presId="urn:microsoft.com/office/officeart/2005/8/layout/orgChart1"/>
    <dgm:cxn modelId="{3C5B260E-63C3-4DFB-8E51-6D336FAA6338}" type="presOf" srcId="{B90F338E-3578-463F-841A-530164D9DC36}" destId="{37627EA0-126C-4F48-AF20-C8EA5E5A4ED1}" srcOrd="0" destOrd="0" presId="urn:microsoft.com/office/officeart/2005/8/layout/orgChart1"/>
    <dgm:cxn modelId="{F0724315-D39A-4A43-9E14-5E5F5EF14502}" type="presOf" srcId="{457FC1AE-F795-2E4F-91A6-02F3788EF218}" destId="{CBA2FB32-3100-4D40-8EB8-2139159F2CFE}" srcOrd="1" destOrd="0" presId="urn:microsoft.com/office/officeart/2005/8/layout/orgChart1"/>
    <dgm:cxn modelId="{3845B915-9E22-40D6-BCDA-A47B8F2F6C32}" srcId="{49554CCD-5B59-43BE-A629-35F767682076}" destId="{8DCBFADA-5194-4ABE-ACDE-4E62E33AAE20}" srcOrd="0" destOrd="0" parTransId="{A7A32D61-6797-4374-A872-72C31999BC42}" sibTransId="{218F813E-F428-4EB2-9CD6-ADD87158A4C8}"/>
    <dgm:cxn modelId="{B5448B1B-113D-0E41-9D5F-D1E2B432AAAF}" srcId="{62589DBE-F7C2-4284-8711-70F60E623385}" destId="{C49E07AA-CACB-B340-924F-3FAD16CEA35B}" srcOrd="1" destOrd="0" parTransId="{35E81551-1CEB-0C49-A71D-91F8870CA4CC}" sibTransId="{BD017774-7F7F-3446-A8D7-807BE1C511DD}"/>
    <dgm:cxn modelId="{26EA951F-B767-6E44-9A2B-248D9BCC2BF1}" srcId="{457FC1AE-F795-2E4F-91A6-02F3788EF218}" destId="{F43F3125-2FA9-CF4C-A5FF-8CC7485CADD7}" srcOrd="0" destOrd="0" parTransId="{0DDB378D-3E72-FF49-BEC1-33A97DCCAB3B}" sibTransId="{F48D79EF-E52B-6346-8DBB-0DA31E79CE62}"/>
    <dgm:cxn modelId="{365B0D20-A844-42B8-B876-306E19B53C0D}" type="presOf" srcId="{49554CCD-5B59-43BE-A629-35F767682076}" destId="{C509314D-7FE1-49D5-8F2D-7E10A8AAB984}" srcOrd="1" destOrd="0" presId="urn:microsoft.com/office/officeart/2005/8/layout/orgChart1"/>
    <dgm:cxn modelId="{B5833721-C275-458F-AFCB-8DF713A68F16}" srcId="{A3D9695C-55E0-4E83-867D-E40282957C42}" destId="{0C46BAF3-0422-406E-97DA-B199EF8901DA}" srcOrd="5" destOrd="0" parTransId="{5BDE2A8C-2054-4593-B214-F556914F79D8}" sibTransId="{875696D7-3207-4DD9-B733-2BFA93C9F024}"/>
    <dgm:cxn modelId="{5A820623-76FE-0F44-970B-38D0C2F3E11A}" type="presOf" srcId="{C49E07AA-CACB-B340-924F-3FAD16CEA35B}" destId="{DC5526C7-2DA9-3F40-BAEC-4678E87C88F1}" srcOrd="1" destOrd="0" presId="urn:microsoft.com/office/officeart/2005/8/layout/orgChart1"/>
    <dgm:cxn modelId="{D2CF9524-7746-41F9-83C7-42EC97598CBD}" type="presOf" srcId="{C94DB9CE-B2FD-49D4-A5D7-6785D1566224}" destId="{B42C7CAE-BFFA-43FB-BE21-91906E25DA7A}" srcOrd="0" destOrd="0" presId="urn:microsoft.com/office/officeart/2005/8/layout/orgChart1"/>
    <dgm:cxn modelId="{AD74D724-45B5-4F26-8365-D62190A6FB7C}" type="presOf" srcId="{C89F438E-0AD4-4F1B-BB15-EE497E0B3289}" destId="{9BF5E5CD-2F65-4750-8BF0-AB2358F8D1FE}" srcOrd="0" destOrd="0" presId="urn:microsoft.com/office/officeart/2005/8/layout/orgChart1"/>
    <dgm:cxn modelId="{29E8F424-53D0-4A5E-BE88-451C3E74B6E7}" srcId="{ABCDB27E-2872-416E-832F-AF97F36BA677}" destId="{A3D9695C-55E0-4E83-867D-E40282957C42}" srcOrd="1" destOrd="0" parTransId="{F72CBE4B-C962-40C0-8067-B06676EF2E57}" sibTransId="{24E256D9-F694-48E7-9D09-9E73F2D25E92}"/>
    <dgm:cxn modelId="{48AEF824-429F-492C-AB61-66B9BB023093}" type="presOf" srcId="{2E340E13-C543-4CD6-AEBB-A6C7D2F743B6}" destId="{FEA0988D-25C1-48D1-88E0-8E0E2A959B53}" srcOrd="0" destOrd="0" presId="urn:microsoft.com/office/officeart/2005/8/layout/orgChart1"/>
    <dgm:cxn modelId="{25BAA026-D969-4628-93F5-AA4DBE0C38B9}" type="presOf" srcId="{DD48193E-E8D2-453D-8D7D-79A7BBA01F68}" destId="{9A27C644-28BB-4B96-9323-B7CCC1850531}" srcOrd="1" destOrd="0" presId="urn:microsoft.com/office/officeart/2005/8/layout/orgChart1"/>
    <dgm:cxn modelId="{AB80E326-7B43-44E0-9F9D-CBF8B99531D7}" srcId="{857048B5-AEAC-4F46-BF34-8A7E9CA15EC2}" destId="{80189095-0063-4545-9C9D-63C4BAB43638}" srcOrd="0" destOrd="0" parTransId="{2E340E13-C543-4CD6-AEBB-A6C7D2F743B6}" sibTransId="{7E537931-4B6E-4FBD-8056-B49EEB7E9C92}"/>
    <dgm:cxn modelId="{45F8CD27-23C2-42D5-8DB2-B9BFC97BDE32}" type="presOf" srcId="{D75A0254-65BB-4DB0-A118-583A0F0602EA}" destId="{8AC873C2-71E7-4F80-9AFE-068A37395C85}" srcOrd="0" destOrd="0" presId="urn:microsoft.com/office/officeart/2005/8/layout/orgChart1"/>
    <dgm:cxn modelId="{C1E1CC2B-CAC1-D442-8F9E-A89E24C2E4E1}" srcId="{ABCDB27E-2872-416E-832F-AF97F36BA677}" destId="{457FC1AE-F795-2E4F-91A6-02F3788EF218}" srcOrd="4" destOrd="0" parTransId="{620BB5DA-EAB1-6646-9928-CFCAE808B259}" sibTransId="{7D4F6707-F770-284D-9019-3645133ABEDF}"/>
    <dgm:cxn modelId="{B4D86B33-10A0-AD4D-9979-13C97F073AE1}" type="presOf" srcId="{EAE9D740-6017-D548-A2D5-B4CF6631E085}" destId="{F46EDAA1-B1F9-E940-AAA8-2357800B4CEF}" srcOrd="0" destOrd="0" presId="urn:microsoft.com/office/officeart/2005/8/layout/orgChart1"/>
    <dgm:cxn modelId="{DBF7BF34-43A3-4F37-9824-AA1582C1A2C4}" srcId="{A3D9695C-55E0-4E83-867D-E40282957C42}" destId="{79F2705B-4BAB-432D-AABE-88896446DA01}" srcOrd="3" destOrd="0" parTransId="{1028FC0D-9C2B-4C3F-B415-165617F6BE7B}" sibTransId="{77C224C4-A2E4-4467-BFB1-4175FFD828D9}"/>
    <dgm:cxn modelId="{E404D635-451F-4245-AAAF-E32CD78CBD54}" srcId="{C175870F-EC1F-6240-9727-7790E17FAF47}" destId="{BB054DB2-D9E5-A146-9C29-8BCBB2AE8FC4}" srcOrd="0" destOrd="0" parTransId="{9CC43683-B15C-7442-B0C4-B60AEFB80FCA}" sibTransId="{DE7B75DF-154C-CC4F-9989-B16A0974116D}"/>
    <dgm:cxn modelId="{814A3E3C-DE00-4EC6-A71A-298F2B9C704A}" srcId="{ABCDB27E-2872-416E-832F-AF97F36BA677}" destId="{62589DBE-F7C2-4284-8711-70F60E623385}" srcOrd="2" destOrd="0" parTransId="{56AFE577-0939-4793-A1D1-0072548EBCDD}" sibTransId="{C4E46A33-82EB-45B3-94B9-9C5CB4027C83}"/>
    <dgm:cxn modelId="{C5A64D5E-C22E-514F-BC34-CADE30A9F721}" type="presOf" srcId="{BB054DB2-D9E5-A146-9C29-8BCBB2AE8FC4}" destId="{B90B58B0-0971-B940-9227-0B35803E89D2}" srcOrd="0" destOrd="0" presId="urn:microsoft.com/office/officeart/2005/8/layout/orgChart1"/>
    <dgm:cxn modelId="{06D2655F-1DB0-4F3E-A5C1-42EE88E240FE}" type="presOf" srcId="{5BDE2A8C-2054-4593-B214-F556914F79D8}" destId="{D064E501-0B53-499E-8CB2-63E791AB487C}" srcOrd="0" destOrd="0" presId="urn:microsoft.com/office/officeart/2005/8/layout/orgChart1"/>
    <dgm:cxn modelId="{C5130F62-B6BB-0C42-A1E6-C24C31BBB58A}" type="presOf" srcId="{44E38CDE-20AF-6C48-8F48-6884EB350D6F}" destId="{4C2F954D-4F48-C54D-A17B-644556922FEC}" srcOrd="0" destOrd="0" presId="urn:microsoft.com/office/officeart/2005/8/layout/orgChart1"/>
    <dgm:cxn modelId="{97E09342-C2A0-4615-AA99-45F04689BBA9}" type="presOf" srcId="{7A173744-1C34-499D-979A-E30A91E5BFE0}" destId="{3975572E-53AF-4A58-9CFC-929D72EC0B5B}" srcOrd="1" destOrd="0" presId="urn:microsoft.com/office/officeart/2005/8/layout/orgChart1"/>
    <dgm:cxn modelId="{E3F12B44-6451-4B3C-A006-D485E4CA3975}" type="presOf" srcId="{C4BF3618-B613-4240-93A4-37B2F8E59A22}" destId="{FBB96C00-6459-42F3-9729-A33FA43846FB}" srcOrd="0" destOrd="0" presId="urn:microsoft.com/office/officeart/2005/8/layout/orgChart1"/>
    <dgm:cxn modelId="{9A19EC65-D34D-49D5-A716-E5B95F72F11D}" type="presOf" srcId="{53093590-2DA8-4BF9-995B-A9244DC1CCD0}" destId="{FA141CB9-888D-4ED4-9D92-2B161C8CA9E5}" srcOrd="0" destOrd="0" presId="urn:microsoft.com/office/officeart/2005/8/layout/orgChart1"/>
    <dgm:cxn modelId="{7DF7E568-26C3-474F-8C0B-274D4314C159}" type="presOf" srcId="{9CC43683-B15C-7442-B0C4-B60AEFB80FCA}" destId="{7E9096F8-5E22-E443-A128-FD572BB81476}" srcOrd="0" destOrd="0" presId="urn:microsoft.com/office/officeart/2005/8/layout/orgChart1"/>
    <dgm:cxn modelId="{EC8BE968-799D-C042-A063-293CA4BC29CD}" type="presOf" srcId="{74269534-5B1A-9344-BAA7-6463C4C27E8A}" destId="{74504436-5FD6-3A42-84FA-74A95E372F4E}" srcOrd="0" destOrd="0" presId="urn:microsoft.com/office/officeart/2005/8/layout/orgChart1"/>
    <dgm:cxn modelId="{1366F669-D1E5-BF44-9B4F-B10AEAA3E490}" type="presOf" srcId="{C175870F-EC1F-6240-9727-7790E17FAF47}" destId="{E6A6F233-EEC5-C144-AC58-66EE023321BC}" srcOrd="1" destOrd="0" presId="urn:microsoft.com/office/officeart/2005/8/layout/orgChart1"/>
    <dgm:cxn modelId="{2028614A-F9DA-42D4-A906-CCBE031B4186}" type="presOf" srcId="{F72CBE4B-C962-40C0-8067-B06676EF2E57}" destId="{ACE68C97-AC77-402D-8474-6305780D5E97}" srcOrd="0" destOrd="0" presId="urn:microsoft.com/office/officeart/2005/8/layout/orgChart1"/>
    <dgm:cxn modelId="{81097E6B-56A3-4416-83F5-6FA8076D047D}" type="presOf" srcId="{7FC87296-FCDB-4A72-BB93-89E7ECD35DF6}" destId="{D9448803-FA5A-45B5-B139-6D7D20DEBF86}" srcOrd="0" destOrd="0" presId="urn:microsoft.com/office/officeart/2005/8/layout/orgChart1"/>
    <dgm:cxn modelId="{951FBB4C-018F-1D4E-9B6F-2EC8A31987D9}" type="presOf" srcId="{F89D0ED5-533E-3C4F-9D73-88E9520CE7C9}" destId="{49951519-AD12-6C44-976E-34040C6A8D18}" srcOrd="0" destOrd="0" presId="urn:microsoft.com/office/officeart/2005/8/layout/orgChart1"/>
    <dgm:cxn modelId="{4287C44C-0533-1748-B630-9B880B4373AA}" type="presOf" srcId="{C175870F-EC1F-6240-9727-7790E17FAF47}" destId="{B582C9D2-9676-B747-BCD7-5C8C3887E0DD}" srcOrd="0" destOrd="0" presId="urn:microsoft.com/office/officeart/2005/8/layout/orgChart1"/>
    <dgm:cxn modelId="{1E57D76E-3884-48A3-9D27-DC9C2109599B}" type="presOf" srcId="{80189095-0063-4545-9C9D-63C4BAB43638}" destId="{B532329F-50B3-4C46-9BAE-2B6AE73148C5}" srcOrd="1" destOrd="0" presId="urn:microsoft.com/office/officeart/2005/8/layout/orgChart1"/>
    <dgm:cxn modelId="{5A4D4B75-7A8D-4F9F-AA31-3EBF3AD79D74}" type="presOf" srcId="{7877B81D-B708-4535-848B-C320FE701222}" destId="{5EFB678F-CEE3-4553-B6BC-0A5A575D0FE0}" srcOrd="0" destOrd="0" presId="urn:microsoft.com/office/officeart/2005/8/layout/orgChart1"/>
    <dgm:cxn modelId="{52B78975-BB4E-3041-9DF6-1E88707C1477}" type="presOf" srcId="{457FC1AE-F795-2E4F-91A6-02F3788EF218}" destId="{3402AFD0-E41F-6345-BB3C-390957DFEE7F}" srcOrd="0" destOrd="0" presId="urn:microsoft.com/office/officeart/2005/8/layout/orgChart1"/>
    <dgm:cxn modelId="{C22D5856-16B7-43AD-944E-29CE8ACDB549}" type="presOf" srcId="{A3D9695C-55E0-4E83-867D-E40282957C42}" destId="{2DEFEDC9-F3DF-4722-BCA7-07DA873838D9}" srcOrd="1" destOrd="0" presId="urn:microsoft.com/office/officeart/2005/8/layout/orgChart1"/>
    <dgm:cxn modelId="{0EB07D56-02ED-44FD-8308-7959787FF1FC}" srcId="{A3D9695C-55E0-4E83-867D-E40282957C42}" destId="{857048B5-AEAC-4F46-BF34-8A7E9CA15EC2}" srcOrd="0" destOrd="0" parTransId="{53093590-2DA8-4BF9-995B-A9244DC1CCD0}" sibTransId="{13290672-AA3C-465F-8CB1-6BD86CC2BD12}"/>
    <dgm:cxn modelId="{49CB0877-CEA7-41E7-9FAC-FD9BD39BC4B3}" srcId="{857048B5-AEAC-4F46-BF34-8A7E9CA15EC2}" destId="{C502D593-B2A0-4E26-8705-B398BB7D49BD}" srcOrd="1" destOrd="0" parTransId="{28F29091-F6EC-442F-8149-C1F0573BD3B6}" sibTransId="{1F028255-0146-464C-9064-3E4D644C2B76}"/>
    <dgm:cxn modelId="{61455157-B1D6-4B44-AB2C-652CA67E2669}" type="presOf" srcId="{0DDB378D-3E72-FF49-BEC1-33A97DCCAB3B}" destId="{6C187D37-A544-4B46-AA0A-904EAE8EF7DD}" srcOrd="0" destOrd="0" presId="urn:microsoft.com/office/officeart/2005/8/layout/orgChart1"/>
    <dgm:cxn modelId="{010DEB77-F32C-4AD4-A831-FA5A94029ED4}" type="presOf" srcId="{D538FB91-E6EE-4108-A5A9-70E231245B09}" destId="{5C93931F-961A-40F7-8DEA-2459D0822382}" srcOrd="0" destOrd="0" presId="urn:microsoft.com/office/officeart/2005/8/layout/orgChart1"/>
    <dgm:cxn modelId="{A0FDF678-657C-4B03-BD3A-D9181ED0D3F4}" type="presOf" srcId="{18CCD0F0-4B0F-44F7-87FA-15ABAFD028F5}" destId="{E1979E6A-ABD0-447F-B050-54EF14182DCE}" srcOrd="0" destOrd="0" presId="urn:microsoft.com/office/officeart/2005/8/layout/orgChart1"/>
    <dgm:cxn modelId="{A106B959-F744-4C4E-8D56-2CCADC854A30}" type="presOf" srcId="{112C908A-92D7-4BB8-9DD5-D08849F9CBAA}" destId="{3707A8CB-B820-49FE-B716-09940131800B}" srcOrd="1" destOrd="0" presId="urn:microsoft.com/office/officeart/2005/8/layout/orgChart1"/>
    <dgm:cxn modelId="{8FB5387A-7BF0-4E89-B73D-709F398C5A43}" type="presOf" srcId="{49554CCD-5B59-43BE-A629-35F767682076}" destId="{1067B19D-1C21-480F-A94F-B2F5BEF6F745}" srcOrd="0" destOrd="0" presId="urn:microsoft.com/office/officeart/2005/8/layout/orgChart1"/>
    <dgm:cxn modelId="{EF9DBD5A-618F-461C-9ABB-8491426B2EED}" type="presOf" srcId="{1480ED3D-F77A-4979-8AA0-C4F6AEC920FF}" destId="{B213C290-1B8B-4D90-835C-35F0CB7942CC}" srcOrd="0" destOrd="0" presId="urn:microsoft.com/office/officeart/2005/8/layout/orgChart1"/>
    <dgm:cxn modelId="{F54B3F7C-43C7-2E49-A22E-F28A78D56BD8}" type="presOf" srcId="{6F3D7365-3B07-1645-A843-CDD04222D034}" destId="{4A8707EB-8685-AD4D-B0D6-E40641656079}" srcOrd="1" destOrd="0" presId="urn:microsoft.com/office/officeart/2005/8/layout/orgChart1"/>
    <dgm:cxn modelId="{260E5381-1816-4CF8-AB83-BCEB355FEB84}" type="presOf" srcId="{80189095-0063-4545-9C9D-63C4BAB43638}" destId="{D6CC9B3C-D43B-4064-AE25-47C2BC01BAA0}" srcOrd="0" destOrd="0" presId="urn:microsoft.com/office/officeart/2005/8/layout/orgChart1"/>
    <dgm:cxn modelId="{26436585-AC44-824F-9987-9397B79ECBF5}" type="presOf" srcId="{E2DA5964-B0DC-1D47-91E4-8E0F85F7201F}" destId="{71BC5C7D-1AEA-C14F-97DD-465679ABBC7F}" srcOrd="0" destOrd="0" presId="urn:microsoft.com/office/officeart/2005/8/layout/orgChart1"/>
    <dgm:cxn modelId="{50755187-AEFF-4341-A757-36AFBC9EC6F1}" type="presOf" srcId="{112C908A-92D7-4BB8-9DD5-D08849F9CBAA}" destId="{1A291F15-0955-4D5E-92AE-3A032A1C6E9A}" srcOrd="0" destOrd="0" presId="urn:microsoft.com/office/officeart/2005/8/layout/orgChart1"/>
    <dgm:cxn modelId="{29FB7291-F5B0-44A7-8835-14652AB8EFD1}" type="presOf" srcId="{0C46BAF3-0422-406E-97DA-B199EF8901DA}" destId="{B1E34C62-F652-4194-A315-9C42239939D4}" srcOrd="1" destOrd="0" presId="urn:microsoft.com/office/officeart/2005/8/layout/orgChart1"/>
    <dgm:cxn modelId="{C66C849B-91E3-314C-8FA8-226F7829CD08}" type="presOf" srcId="{F43F3125-2FA9-CF4C-A5FF-8CC7485CADD7}" destId="{F7DF1523-7C14-7647-A7EB-82E160263675}" srcOrd="0" destOrd="0" presId="urn:microsoft.com/office/officeart/2005/8/layout/orgChart1"/>
    <dgm:cxn modelId="{0D0ACD9B-69FE-42F7-B852-9B50DA488163}" srcId="{A3D9695C-55E0-4E83-867D-E40282957C42}" destId="{112C908A-92D7-4BB8-9DD5-D08849F9CBAA}" srcOrd="4" destOrd="0" parTransId="{D538FB91-E6EE-4108-A5A9-70E231245B09}" sibTransId="{DDB94A0B-40CD-43EB-9479-F30509608806}"/>
    <dgm:cxn modelId="{B817E39E-6C79-4C2C-B711-DAD2A4A52A7E}" type="presOf" srcId="{857048B5-AEAC-4F46-BF34-8A7E9CA15EC2}" destId="{2AA7C665-EA02-41E1-AA21-FD9AC9EF4FD7}" srcOrd="0" destOrd="0" presId="urn:microsoft.com/office/officeart/2005/8/layout/orgChart1"/>
    <dgm:cxn modelId="{29C78BA1-854B-A24C-85CF-BD846A2F1883}" srcId="{C175870F-EC1F-6240-9727-7790E17FAF47}" destId="{F89D0ED5-533E-3C4F-9D73-88E9520CE7C9}" srcOrd="1" destOrd="0" parTransId="{74269534-5B1A-9344-BAA7-6463C4C27E8A}" sibTransId="{FDBD7DC2-E886-3B4E-A880-1D268AEEC0E0}"/>
    <dgm:cxn modelId="{B8FFF7A1-3F70-4F5C-BE9A-907D5588E6F9}" type="presOf" srcId="{53B1458F-0227-4332-BFC5-8A7CA879FA4C}" destId="{DB33F48A-B2E1-4157-81CA-813E9264C889}" srcOrd="0" destOrd="0" presId="urn:microsoft.com/office/officeart/2005/8/layout/orgChart1"/>
    <dgm:cxn modelId="{879C32A4-F660-429A-B39E-F1E0A3BC15B2}" type="presOf" srcId="{56AFE577-0939-4793-A1D1-0072548EBCDD}" destId="{B5FFFBE6-72C4-4B76-B042-8D1813D0A1E7}" srcOrd="0" destOrd="0" presId="urn:microsoft.com/office/officeart/2005/8/layout/orgChart1"/>
    <dgm:cxn modelId="{F74BB0A7-CBD1-4F7D-A706-3BDA953D9252}" type="presOf" srcId="{A3D9695C-55E0-4E83-867D-E40282957C42}" destId="{FD0653C3-E834-4244-AB98-475CF861990F}" srcOrd="0" destOrd="0" presId="urn:microsoft.com/office/officeart/2005/8/layout/orgChart1"/>
    <dgm:cxn modelId="{766EEDAC-A414-4FCF-B422-8D65E9CBAF4C}" type="presOf" srcId="{3372AD9A-B215-4A95-9AB3-D8ED91DC0369}" destId="{A3287A42-DE9B-43D0-88C4-E25B43E9EA85}" srcOrd="0" destOrd="0" presId="urn:microsoft.com/office/officeart/2005/8/layout/orgChart1"/>
    <dgm:cxn modelId="{5778A1AE-FC68-9A48-81E5-F31A94C2043D}" type="presOf" srcId="{6F3D7365-3B07-1645-A843-CDD04222D034}" destId="{EDD8B114-2FCD-A145-BF2E-CFA9783C64A2}" srcOrd="0" destOrd="0" presId="urn:microsoft.com/office/officeart/2005/8/layout/orgChart1"/>
    <dgm:cxn modelId="{888485B3-335D-49D8-9AF6-7F7BF1422CB7}" type="presOf" srcId="{8DCBFADA-5194-4ABE-ACDE-4E62E33AAE20}" destId="{B6B1228B-C05A-4511-AA79-7D366BC57AAE}" srcOrd="1" destOrd="0" presId="urn:microsoft.com/office/officeart/2005/8/layout/orgChart1"/>
    <dgm:cxn modelId="{B91D1FB4-5E77-874C-A9B1-AC7A77B407DE}" type="presOf" srcId="{BB054DB2-D9E5-A146-9C29-8BCBB2AE8FC4}" destId="{F7AF9616-4A21-584E-98C6-16475850DCAF}" srcOrd="1" destOrd="0" presId="urn:microsoft.com/office/officeart/2005/8/layout/orgChart1"/>
    <dgm:cxn modelId="{1A2A1EB6-70CE-4666-95B9-8CA52EC2FF4D}" type="presOf" srcId="{8FBBE85B-01E7-4F47-90D1-9AD42A259C38}" destId="{CFCE10D4-DAF9-44F6-B8D5-AAE2BAC14044}" srcOrd="0" destOrd="0" presId="urn:microsoft.com/office/officeart/2005/8/layout/orgChart1"/>
    <dgm:cxn modelId="{CED791B7-C3A7-4F57-B345-8DE9BF9F833A}" type="presOf" srcId="{857048B5-AEAC-4F46-BF34-8A7E9CA15EC2}" destId="{6355E2D4-7B45-4359-9A25-1E04E2B48480}" srcOrd="1" destOrd="0" presId="urn:microsoft.com/office/officeart/2005/8/layout/orgChart1"/>
    <dgm:cxn modelId="{86A3C0B9-C432-46D4-93E6-41D7785300C4}" srcId="{ABCDB27E-2872-416E-832F-AF97F36BA677}" destId="{40B2C243-40ED-4867-A80F-AC7470B17852}" srcOrd="0" destOrd="0" parTransId="{BABB1F9F-54DE-416F-86D2-901E02C668EC}" sibTransId="{BBBF5953-A69F-4C51-8DFC-9FD70DC39A49}"/>
    <dgm:cxn modelId="{721042BA-3275-4720-82D2-2A25C6B5C3B7}" type="presOf" srcId="{8DCBFADA-5194-4ABE-ACDE-4E62E33AAE20}" destId="{42FCF6E7-26E5-4ABB-94B8-A47381BEDDD1}" srcOrd="0" destOrd="0" presId="urn:microsoft.com/office/officeart/2005/8/layout/orgChart1"/>
    <dgm:cxn modelId="{496A0BBB-EC61-4884-B66E-A080259647BE}" type="presOf" srcId="{D676150A-4C1D-40A8-B797-6F8208DE3274}" destId="{467262AB-A8F9-4A4B-A5B9-2B237D7D5780}" srcOrd="0" destOrd="0" presId="urn:microsoft.com/office/officeart/2005/8/layout/orgChart1"/>
    <dgm:cxn modelId="{E259A5BD-22D4-4FA9-BA45-EEF08451E100}" srcId="{112C908A-92D7-4BB8-9DD5-D08849F9CBAA}" destId="{583BEBA1-37EE-4B16-95ED-53B3B0E4FB17}" srcOrd="0" destOrd="0" parTransId="{B90F338E-3578-463F-841A-530164D9DC36}" sibTransId="{746C83C0-CAA6-4CCD-BB7C-31FABA3AA57D}"/>
    <dgm:cxn modelId="{B198B7BF-A476-409C-B4B3-3614946F29DB}" type="presOf" srcId="{1028FC0D-9C2B-4C3F-B415-165617F6BE7B}" destId="{1288E2DE-7300-4424-AA79-A8E42ECD5489}" srcOrd="0" destOrd="0" presId="urn:microsoft.com/office/officeart/2005/8/layout/orgChart1"/>
    <dgm:cxn modelId="{205E49C4-CE3D-4445-97FF-333C11F50447}" type="presOf" srcId="{620BB5DA-EAB1-6646-9928-CFCAE808B259}" destId="{8067A8D9-CFDE-1242-88B0-CAA79702BCAB}" srcOrd="0" destOrd="0" presId="urn:microsoft.com/office/officeart/2005/8/layout/orgChart1"/>
    <dgm:cxn modelId="{EB5A91C5-BF8C-4576-96AF-EFE1AFB0AF7A}" type="presOf" srcId="{40B2C243-40ED-4867-A80F-AC7470B17852}" destId="{DE353CB8-A341-4798-9952-7FCF75B17E0F}" srcOrd="1" destOrd="0" presId="urn:microsoft.com/office/officeart/2005/8/layout/orgChart1"/>
    <dgm:cxn modelId="{E99C95C6-ED46-436B-9077-E158B0843365}" type="presOf" srcId="{ABCDB27E-2872-416E-832F-AF97F36BA677}" destId="{40D02110-17BC-4768-9F43-4448865F00DA}" srcOrd="0" destOrd="0" presId="urn:microsoft.com/office/officeart/2005/8/layout/orgChart1"/>
    <dgm:cxn modelId="{8A1866C7-CEB0-4FF6-AFEE-50384882C111}" srcId="{1480ED3D-F77A-4979-8AA0-C4F6AEC920FF}" destId="{C89F438E-0AD4-4F1B-BB15-EE497E0B3289}" srcOrd="1" destOrd="0" parTransId="{53B1458F-0227-4332-BFC5-8A7CA879FA4C}" sibTransId="{4F5C133E-9BEB-41B2-869E-960FEFFC12E7}"/>
    <dgm:cxn modelId="{97A0F9C9-0EDA-C041-AF05-56D90E98B8B1}" type="presOf" srcId="{C49E07AA-CACB-B340-924F-3FAD16CEA35B}" destId="{2CB9FA05-8A62-CE42-A94A-F6CA8392DA2F}" srcOrd="0" destOrd="0" presId="urn:microsoft.com/office/officeart/2005/8/layout/orgChart1"/>
    <dgm:cxn modelId="{931D33CA-CFAB-4B71-BC7A-A6BF30BF86B3}" type="presOf" srcId="{C89F438E-0AD4-4F1B-BB15-EE497E0B3289}" destId="{15FB0E2B-9978-4ECD-BE5B-72955BA51421}" srcOrd="1" destOrd="0" presId="urn:microsoft.com/office/officeart/2005/8/layout/orgChart1"/>
    <dgm:cxn modelId="{8B9E58CA-9E77-4C81-B95C-171AE7BBE1E4}" srcId="{1480ED3D-F77A-4979-8AA0-C4F6AEC920FF}" destId="{DD48193E-E8D2-453D-8D7D-79A7BBA01F68}" srcOrd="0" destOrd="0" parTransId="{18CCD0F0-4B0F-44F7-87FA-15ABAFD028F5}" sibTransId="{C4F4403C-DBBD-4AB0-9F8D-65B27821B318}"/>
    <dgm:cxn modelId="{D039B0CA-7490-4789-AF1D-292DB3BE0D2A}" srcId="{A3D9695C-55E0-4E83-867D-E40282957C42}" destId="{1480ED3D-F77A-4979-8AA0-C4F6AEC920FF}" srcOrd="1" destOrd="0" parTransId="{D75A0254-65BB-4DB0-A118-583A0F0602EA}" sibTransId="{6B51FE48-73F5-4DE4-B44D-D769DA5A2209}"/>
    <dgm:cxn modelId="{E05F6ACD-D605-4480-81E9-0BDA0A9D7D1C}" type="presOf" srcId="{DD48193E-E8D2-453D-8D7D-79A7BBA01F68}" destId="{619F572E-8BFE-48E4-A027-6CCBF276E54D}" srcOrd="0" destOrd="0" presId="urn:microsoft.com/office/officeart/2005/8/layout/orgChart1"/>
    <dgm:cxn modelId="{5675A6CE-3695-46BB-A019-D1B8B71F1804}" type="presOf" srcId="{8FBBE85B-01E7-4F47-90D1-9AD42A259C38}" destId="{BA618676-E187-4BED-A6BA-E3DC1628D043}" srcOrd="1" destOrd="0" presId="urn:microsoft.com/office/officeart/2005/8/layout/orgChart1"/>
    <dgm:cxn modelId="{8F50FBCF-9689-4744-996A-F059BD164FE8}" type="presOf" srcId="{79F2705B-4BAB-432D-AABE-88896446DA01}" destId="{1F8F839C-12D5-4482-BD88-6C94EA2FA246}" srcOrd="1" destOrd="0" presId="urn:microsoft.com/office/officeart/2005/8/layout/orgChart1"/>
    <dgm:cxn modelId="{7DA32AD7-4750-4075-B511-3C57C445AEBB}" type="presOf" srcId="{A7A32D61-6797-4374-A872-72C31999BC42}" destId="{EDCEA1F1-CB28-4993-A821-49A50BF77D19}" srcOrd="0" destOrd="0" presId="urn:microsoft.com/office/officeart/2005/8/layout/orgChart1"/>
    <dgm:cxn modelId="{3B6A9CD7-611D-47D5-85BD-5E9BE335C5B5}" type="presOf" srcId="{C502D593-B2A0-4E26-8705-B398BB7D49BD}" destId="{73F3DDD5-C5C3-4718-AFC3-72399C66210F}" srcOrd="0" destOrd="0" presId="urn:microsoft.com/office/officeart/2005/8/layout/orgChart1"/>
    <dgm:cxn modelId="{D8C268D8-1EAC-4B68-976A-37055DB79ED9}" type="presOf" srcId="{79F2705B-4BAB-432D-AABE-88896446DA01}" destId="{612CC57C-EA82-4546-AB2D-C83BD75EB31A}" srcOrd="0" destOrd="0" presId="urn:microsoft.com/office/officeart/2005/8/layout/orgChart1"/>
    <dgm:cxn modelId="{106189D8-8C8C-4D07-B533-32F600F741B7}" type="presOf" srcId="{62589DBE-F7C2-4284-8711-70F60E623385}" destId="{5524E473-257C-4411-B15D-7C8A6D1DD2D8}" srcOrd="1" destOrd="0" presId="urn:microsoft.com/office/officeart/2005/8/layout/orgChart1"/>
    <dgm:cxn modelId="{E42A8ED8-097D-4AD1-9FE4-76C4462A66D3}" type="presOf" srcId="{1480ED3D-F77A-4979-8AA0-C4F6AEC920FF}" destId="{89CE79AB-3343-4B93-990E-B28F8753C712}" srcOrd="1" destOrd="0" presId="urn:microsoft.com/office/officeart/2005/8/layout/orgChart1"/>
    <dgm:cxn modelId="{E61102D9-92DE-4628-8007-1C3390C0C953}" type="presOf" srcId="{583BEBA1-37EE-4B16-95ED-53B3B0E4FB17}" destId="{9A1D9B0C-9007-40CE-95B3-C572A5D31690}" srcOrd="1" destOrd="0" presId="urn:microsoft.com/office/officeart/2005/8/layout/orgChart1"/>
    <dgm:cxn modelId="{2B716AD9-2667-714C-A1F4-7DE6FA0AAB67}" srcId="{457FC1AE-F795-2E4F-91A6-02F3788EF218}" destId="{44E38CDE-20AF-6C48-8F48-6884EB350D6F}" srcOrd="1" destOrd="0" parTransId="{E2DA5964-B0DC-1D47-91E4-8E0F85F7201F}" sibTransId="{DFE40D51-9642-7040-A817-70E409987D7D}"/>
    <dgm:cxn modelId="{7C0CEDD9-55C7-4080-BA5B-B2BF3550DA95}" type="presOf" srcId="{28F29091-F6EC-442F-8149-C1F0573BD3B6}" destId="{BBC0FA11-28FF-4DF1-AF3C-F35252BD9361}" srcOrd="0" destOrd="0" presId="urn:microsoft.com/office/officeart/2005/8/layout/orgChart1"/>
    <dgm:cxn modelId="{DA3366DA-551B-4CBD-B18F-0B90364F887A}" srcId="{7A173744-1C34-499D-979A-E30A91E5BFE0}" destId="{8FBBE85B-01E7-4F47-90D1-9AD42A259C38}" srcOrd="0" destOrd="0" parTransId="{D676150A-4C1D-40A8-B797-6F8208DE3274}" sibTransId="{813C4B2A-45DF-4928-9CF0-5C9F11AB5CA5}"/>
    <dgm:cxn modelId="{918774DA-BFD0-4BBE-BB07-2D11CC499256}" srcId="{79F2705B-4BAB-432D-AABE-88896446DA01}" destId="{7877B81D-B708-4535-848B-C320FE701222}" srcOrd="0" destOrd="0" parTransId="{C4BF3618-B613-4240-93A4-37B2F8E59A22}" sibTransId="{14D29BDF-27F8-4CAC-972D-91D62B7175BC}"/>
    <dgm:cxn modelId="{A383ABDA-C1E1-434F-BBAA-2420E1438C46}" type="presOf" srcId="{40B2C243-40ED-4867-A80F-AC7470B17852}" destId="{4ECDA1D8-3034-401F-BB5A-2F0681FFE0A8}" srcOrd="0" destOrd="0" presId="urn:microsoft.com/office/officeart/2005/8/layout/orgChart1"/>
    <dgm:cxn modelId="{E420F4DF-FB4B-A540-A345-C75413C10145}" type="presOf" srcId="{35E81551-1CEB-0C49-A71D-91F8870CA4CC}" destId="{DF3D0ED1-CB91-8444-91FA-F00317AFABEC}" srcOrd="0" destOrd="0" presId="urn:microsoft.com/office/officeart/2005/8/layout/orgChart1"/>
    <dgm:cxn modelId="{5AA01EE9-4827-9B4D-9DC1-18BE05E120C2}" srcId="{ABCDB27E-2872-416E-832F-AF97F36BA677}" destId="{C175870F-EC1F-6240-9727-7790E17FAF47}" srcOrd="5" destOrd="0" parTransId="{EAE9D740-6017-D548-A2D5-B4CF6631E085}" sibTransId="{E9C93EF9-883F-DB42-A203-0C49C15424C6}"/>
    <dgm:cxn modelId="{02A5EBF1-6D97-6347-A8C8-C9A7212E99FE}" srcId="{49554CCD-5B59-43BE-A629-35F767682076}" destId="{6F3D7365-3B07-1645-A843-CDD04222D034}" srcOrd="1" destOrd="0" parTransId="{B7BA86DE-A235-C64C-A408-26EE2CC0A5C9}" sibTransId="{A34D8DA6-CC31-BB40-8E58-C512EAC7088C}"/>
    <dgm:cxn modelId="{52D39AF4-B87B-A74A-BBB4-F372EC9EA226}" type="presOf" srcId="{B7BA86DE-A235-C64C-A408-26EE2CC0A5C9}" destId="{EEBA6AA7-9999-8648-B22C-AACA6E7B6E76}" srcOrd="0" destOrd="0" presId="urn:microsoft.com/office/officeart/2005/8/layout/orgChart1"/>
    <dgm:cxn modelId="{F39310F5-8202-4556-B747-AA23BA75E620}" type="presOf" srcId="{7877B81D-B708-4535-848B-C320FE701222}" destId="{EF66566E-1E1C-4390-AC19-3FC586CEA41E}" srcOrd="1" destOrd="0" presId="urn:microsoft.com/office/officeart/2005/8/layout/orgChart1"/>
    <dgm:cxn modelId="{5B3641F5-23D6-47F2-AA65-72CE546D4CE8}" type="presOf" srcId="{BABB1F9F-54DE-416F-86D2-901E02C668EC}" destId="{4A271AF7-13C9-4EE3-BF40-2F15216EE7C9}" srcOrd="0" destOrd="0" presId="urn:microsoft.com/office/officeart/2005/8/layout/orgChart1"/>
    <dgm:cxn modelId="{BF13B3F5-16EC-41D4-AEB3-6411EAA7B73F}" type="presOf" srcId="{62589DBE-F7C2-4284-8711-70F60E623385}" destId="{0500B93E-9E71-44A9-9907-3E4248DBF889}" srcOrd="0" destOrd="0" presId="urn:microsoft.com/office/officeart/2005/8/layout/orgChart1"/>
    <dgm:cxn modelId="{EC3D1FF7-CE7C-CD4B-83DA-489D145350F9}" type="presOf" srcId="{F89D0ED5-533E-3C4F-9D73-88E9520CE7C9}" destId="{C415A323-DF1A-8046-9D9F-080AF5B0F4A0}" srcOrd="1" destOrd="0" presId="urn:microsoft.com/office/officeart/2005/8/layout/orgChart1"/>
    <dgm:cxn modelId="{671626F7-8BE1-47FA-BBAA-9634BD2C4020}" type="presOf" srcId="{0C46BAF3-0422-406E-97DA-B199EF8901DA}" destId="{D900D4D9-1070-4F29-B7AF-E837D3682E05}" srcOrd="0" destOrd="0" presId="urn:microsoft.com/office/officeart/2005/8/layout/orgChart1"/>
    <dgm:cxn modelId="{98CA4FF7-4AA9-49AF-91F4-0003BB9157BE}" type="presOf" srcId="{583BEBA1-37EE-4B16-95ED-53B3B0E4FB17}" destId="{ED555ED8-88F5-4F53-96B8-A54DC528051D}" srcOrd="0" destOrd="0" presId="urn:microsoft.com/office/officeart/2005/8/layout/orgChart1"/>
    <dgm:cxn modelId="{E586ADF7-AAA3-4FA2-8ED1-270EB0D6CFB5}" srcId="{6535BD2E-F828-4796-93BB-571F9950E3DA}" destId="{ABCDB27E-2872-416E-832F-AF97F36BA677}" srcOrd="0" destOrd="0" parTransId="{D1B156A1-7FB5-40E6-84E4-5D32AB121100}" sibTransId="{CDCD3B13-B3EB-4A98-8ACB-B09D9DB29F9D}"/>
    <dgm:cxn modelId="{B730C8F7-6979-A842-8149-177B2D8BC62F}" type="presOf" srcId="{F43F3125-2FA9-CF4C-A5FF-8CC7485CADD7}" destId="{69721839-C65F-4B42-9870-A51A10AFECD6}" srcOrd="1" destOrd="0" presId="urn:microsoft.com/office/officeart/2005/8/layout/orgChart1"/>
    <dgm:cxn modelId="{604AF0F8-4C3E-4B2E-837B-0D9367549FEF}" type="presOf" srcId="{C502D593-B2A0-4E26-8705-B398BB7D49BD}" destId="{3C765DD5-6BAE-4C5D-AAFC-BA85F324F56C}" srcOrd="1" destOrd="0" presId="urn:microsoft.com/office/officeart/2005/8/layout/orgChart1"/>
    <dgm:cxn modelId="{0C5643FB-7897-4539-AABC-4F33A1ACBB6D}" srcId="{62589DBE-F7C2-4284-8711-70F60E623385}" destId="{7593C6CF-4102-4122-9216-0C07D7AD896E}" srcOrd="0" destOrd="0" parTransId="{3372AD9A-B215-4A95-9AB3-D8ED91DC0369}" sibTransId="{DE8F765C-43C8-4E16-8A98-2A9C80F4B323}"/>
    <dgm:cxn modelId="{100673FD-CFEF-45D8-B644-04FD425B0834}" type="presOf" srcId="{ABCDB27E-2872-416E-832F-AF97F36BA677}" destId="{6839BDA5-6067-4C58-909E-598315F398FB}" srcOrd="1" destOrd="0" presId="urn:microsoft.com/office/officeart/2005/8/layout/orgChart1"/>
    <dgm:cxn modelId="{6B23A90C-EDF9-4BF3-84A0-4663B3F88498}" type="presParOf" srcId="{76EA21BC-C12B-4943-9C98-49A81412D3D1}" destId="{A00B97F5-428E-418B-B52E-18D9207ADF97}" srcOrd="0" destOrd="0" presId="urn:microsoft.com/office/officeart/2005/8/layout/orgChart1"/>
    <dgm:cxn modelId="{E3527FE5-997B-4611-9A9B-F91F3AB0F761}" type="presParOf" srcId="{A00B97F5-428E-418B-B52E-18D9207ADF97}" destId="{BD07C9F9-B6D4-4520-AF4A-2DCC5D3B7AC8}" srcOrd="0" destOrd="0" presId="urn:microsoft.com/office/officeart/2005/8/layout/orgChart1"/>
    <dgm:cxn modelId="{230C944E-A90F-4B3E-97CB-006981E433E2}" type="presParOf" srcId="{BD07C9F9-B6D4-4520-AF4A-2DCC5D3B7AC8}" destId="{40D02110-17BC-4768-9F43-4448865F00DA}" srcOrd="0" destOrd="0" presId="urn:microsoft.com/office/officeart/2005/8/layout/orgChart1"/>
    <dgm:cxn modelId="{CA4AEC87-D110-464A-90F6-CB019DAA68A1}" type="presParOf" srcId="{BD07C9F9-B6D4-4520-AF4A-2DCC5D3B7AC8}" destId="{6839BDA5-6067-4C58-909E-598315F398FB}" srcOrd="1" destOrd="0" presId="urn:microsoft.com/office/officeart/2005/8/layout/orgChart1"/>
    <dgm:cxn modelId="{1D942F92-17D1-40F0-AAFA-918BC2A886D9}" type="presParOf" srcId="{A00B97F5-428E-418B-B52E-18D9207ADF97}" destId="{1857DA1B-A3C8-461D-BDCF-88D4D37DFBE4}" srcOrd="1" destOrd="0" presId="urn:microsoft.com/office/officeart/2005/8/layout/orgChart1"/>
    <dgm:cxn modelId="{7940A992-8777-4B8C-877D-7C3D1FA2230F}" type="presParOf" srcId="{1857DA1B-A3C8-461D-BDCF-88D4D37DFBE4}" destId="{4A271AF7-13C9-4EE3-BF40-2F15216EE7C9}" srcOrd="0" destOrd="0" presId="urn:microsoft.com/office/officeart/2005/8/layout/orgChart1"/>
    <dgm:cxn modelId="{1E3065D9-2A7C-4382-A1F6-3E8FAC90A3A6}" type="presParOf" srcId="{1857DA1B-A3C8-461D-BDCF-88D4D37DFBE4}" destId="{72835E5F-2278-426A-87B9-958054AE2BF5}" srcOrd="1" destOrd="0" presId="urn:microsoft.com/office/officeart/2005/8/layout/orgChart1"/>
    <dgm:cxn modelId="{F1AC630D-26F7-49EF-94EF-B3B0E0DD702F}" type="presParOf" srcId="{72835E5F-2278-426A-87B9-958054AE2BF5}" destId="{2D86205F-4A6D-42B8-A9CE-D61101EA47AF}" srcOrd="0" destOrd="0" presId="urn:microsoft.com/office/officeart/2005/8/layout/orgChart1"/>
    <dgm:cxn modelId="{CD496F16-F786-4EE3-BBAA-D926E21B40DA}" type="presParOf" srcId="{2D86205F-4A6D-42B8-A9CE-D61101EA47AF}" destId="{4ECDA1D8-3034-401F-BB5A-2F0681FFE0A8}" srcOrd="0" destOrd="0" presId="urn:microsoft.com/office/officeart/2005/8/layout/orgChart1"/>
    <dgm:cxn modelId="{2D652C86-820E-482B-8845-72CA054BD4CE}" type="presParOf" srcId="{2D86205F-4A6D-42B8-A9CE-D61101EA47AF}" destId="{DE353CB8-A341-4798-9952-7FCF75B17E0F}" srcOrd="1" destOrd="0" presId="urn:microsoft.com/office/officeart/2005/8/layout/orgChart1"/>
    <dgm:cxn modelId="{E2C93306-CC15-470B-9167-2D816D61B87E}" type="presParOf" srcId="{72835E5F-2278-426A-87B9-958054AE2BF5}" destId="{6B4D3F0B-C82F-4052-8BDD-F2AB28DA876B}" srcOrd="1" destOrd="0" presId="urn:microsoft.com/office/officeart/2005/8/layout/orgChart1"/>
    <dgm:cxn modelId="{86FFB8BB-A34D-4192-B292-619333E7AD1D}" type="presParOf" srcId="{72835E5F-2278-426A-87B9-958054AE2BF5}" destId="{23955E7A-2827-4ECA-8EB4-CD67496EE1D8}" srcOrd="2" destOrd="0" presId="urn:microsoft.com/office/officeart/2005/8/layout/orgChart1"/>
    <dgm:cxn modelId="{230884AF-C701-401C-84E5-E26459B0800B}" type="presParOf" srcId="{1857DA1B-A3C8-461D-BDCF-88D4D37DFBE4}" destId="{ACE68C97-AC77-402D-8474-6305780D5E97}" srcOrd="2" destOrd="0" presId="urn:microsoft.com/office/officeart/2005/8/layout/orgChart1"/>
    <dgm:cxn modelId="{9362BBB5-FD8D-4200-A742-66C05D71B351}" type="presParOf" srcId="{1857DA1B-A3C8-461D-BDCF-88D4D37DFBE4}" destId="{A6FA018C-098B-46F3-B7FA-3402B41E810E}" srcOrd="3" destOrd="0" presId="urn:microsoft.com/office/officeart/2005/8/layout/orgChart1"/>
    <dgm:cxn modelId="{46DF1D10-4DEE-4D44-A7C6-23D3B4439F0D}" type="presParOf" srcId="{A6FA018C-098B-46F3-B7FA-3402B41E810E}" destId="{22603BA2-A401-4FF5-BDDF-93379EB89BCD}" srcOrd="0" destOrd="0" presId="urn:microsoft.com/office/officeart/2005/8/layout/orgChart1"/>
    <dgm:cxn modelId="{B5EDFA9F-053D-4986-A76A-19C02EF43D68}" type="presParOf" srcId="{22603BA2-A401-4FF5-BDDF-93379EB89BCD}" destId="{FD0653C3-E834-4244-AB98-475CF861990F}" srcOrd="0" destOrd="0" presId="urn:microsoft.com/office/officeart/2005/8/layout/orgChart1"/>
    <dgm:cxn modelId="{B4021F87-E67E-41E8-9AFA-D5242773C7A8}" type="presParOf" srcId="{22603BA2-A401-4FF5-BDDF-93379EB89BCD}" destId="{2DEFEDC9-F3DF-4722-BCA7-07DA873838D9}" srcOrd="1" destOrd="0" presId="urn:microsoft.com/office/officeart/2005/8/layout/orgChart1"/>
    <dgm:cxn modelId="{128983DD-B40A-484C-9E42-F55A3634D141}" type="presParOf" srcId="{A6FA018C-098B-46F3-B7FA-3402B41E810E}" destId="{69320B44-0FB7-4219-AF8E-8A95384CC76F}" srcOrd="1" destOrd="0" presId="urn:microsoft.com/office/officeart/2005/8/layout/orgChart1"/>
    <dgm:cxn modelId="{54C0C9ED-1C17-4F59-837F-1C2B5DCC92D3}" type="presParOf" srcId="{69320B44-0FB7-4219-AF8E-8A95384CC76F}" destId="{FA141CB9-888D-4ED4-9D92-2B161C8CA9E5}" srcOrd="0" destOrd="0" presId="urn:microsoft.com/office/officeart/2005/8/layout/orgChart1"/>
    <dgm:cxn modelId="{18E693DE-B6E9-44E7-96A0-D61B9399D983}" type="presParOf" srcId="{69320B44-0FB7-4219-AF8E-8A95384CC76F}" destId="{EA39A0D0-D833-4BFD-BCAD-17807B5919A9}" srcOrd="1" destOrd="0" presId="urn:microsoft.com/office/officeart/2005/8/layout/orgChart1"/>
    <dgm:cxn modelId="{4BAEA0A5-838E-4A07-B3C9-268FAD006BA5}" type="presParOf" srcId="{EA39A0D0-D833-4BFD-BCAD-17807B5919A9}" destId="{57C63A30-2265-42B1-A84B-DC88E37E6C2B}" srcOrd="0" destOrd="0" presId="urn:microsoft.com/office/officeart/2005/8/layout/orgChart1"/>
    <dgm:cxn modelId="{5BDFAFC8-E685-4969-AE54-02CFEDDEE4E5}" type="presParOf" srcId="{57C63A30-2265-42B1-A84B-DC88E37E6C2B}" destId="{2AA7C665-EA02-41E1-AA21-FD9AC9EF4FD7}" srcOrd="0" destOrd="0" presId="urn:microsoft.com/office/officeart/2005/8/layout/orgChart1"/>
    <dgm:cxn modelId="{6FC14339-9908-4378-A965-7254BF9D9568}" type="presParOf" srcId="{57C63A30-2265-42B1-A84B-DC88E37E6C2B}" destId="{6355E2D4-7B45-4359-9A25-1E04E2B48480}" srcOrd="1" destOrd="0" presId="urn:microsoft.com/office/officeart/2005/8/layout/orgChart1"/>
    <dgm:cxn modelId="{3504C714-568F-4BCB-9233-0E03DEA5B19F}" type="presParOf" srcId="{EA39A0D0-D833-4BFD-BCAD-17807B5919A9}" destId="{BF5B9367-C4F8-4EF1-A05A-A8203E2D0878}" srcOrd="1" destOrd="0" presId="urn:microsoft.com/office/officeart/2005/8/layout/orgChart1"/>
    <dgm:cxn modelId="{25A6A27B-0A55-43AC-A177-A2EABA8661A4}" type="presParOf" srcId="{BF5B9367-C4F8-4EF1-A05A-A8203E2D0878}" destId="{FEA0988D-25C1-48D1-88E0-8E0E2A959B53}" srcOrd="0" destOrd="0" presId="urn:microsoft.com/office/officeart/2005/8/layout/orgChart1"/>
    <dgm:cxn modelId="{EE847859-FCE8-4158-9771-51C40F168600}" type="presParOf" srcId="{BF5B9367-C4F8-4EF1-A05A-A8203E2D0878}" destId="{05D8160D-56CB-4044-8532-459720889385}" srcOrd="1" destOrd="0" presId="urn:microsoft.com/office/officeart/2005/8/layout/orgChart1"/>
    <dgm:cxn modelId="{69DA1B86-B6AD-44CC-A079-09F875874F40}" type="presParOf" srcId="{05D8160D-56CB-4044-8532-459720889385}" destId="{E23D8C4F-6883-4A3E-AA64-926E71371C75}" srcOrd="0" destOrd="0" presId="urn:microsoft.com/office/officeart/2005/8/layout/orgChart1"/>
    <dgm:cxn modelId="{CE6F116A-F243-456F-80E3-951361DFFDF8}" type="presParOf" srcId="{E23D8C4F-6883-4A3E-AA64-926E71371C75}" destId="{D6CC9B3C-D43B-4064-AE25-47C2BC01BAA0}" srcOrd="0" destOrd="0" presId="urn:microsoft.com/office/officeart/2005/8/layout/orgChart1"/>
    <dgm:cxn modelId="{583EBD84-2DBB-4513-909C-9FA95C2D67ED}" type="presParOf" srcId="{E23D8C4F-6883-4A3E-AA64-926E71371C75}" destId="{B532329F-50B3-4C46-9BAE-2B6AE73148C5}" srcOrd="1" destOrd="0" presId="urn:microsoft.com/office/officeart/2005/8/layout/orgChart1"/>
    <dgm:cxn modelId="{485EE746-C1A3-417C-8F2C-4451F63A6D49}" type="presParOf" srcId="{05D8160D-56CB-4044-8532-459720889385}" destId="{3E14CC43-F627-42B0-A07D-BA5F06804855}" srcOrd="1" destOrd="0" presId="urn:microsoft.com/office/officeart/2005/8/layout/orgChart1"/>
    <dgm:cxn modelId="{AA4443A1-0B8F-42B8-865E-AA0E73B59207}" type="presParOf" srcId="{05D8160D-56CB-4044-8532-459720889385}" destId="{D390FF88-68CC-45F7-B14E-C908A407E283}" srcOrd="2" destOrd="0" presId="urn:microsoft.com/office/officeart/2005/8/layout/orgChart1"/>
    <dgm:cxn modelId="{3BED59BF-8660-4116-A266-EFC768A4484E}" type="presParOf" srcId="{BF5B9367-C4F8-4EF1-A05A-A8203E2D0878}" destId="{BBC0FA11-28FF-4DF1-AF3C-F35252BD9361}" srcOrd="2" destOrd="0" presId="urn:microsoft.com/office/officeart/2005/8/layout/orgChart1"/>
    <dgm:cxn modelId="{0773B96F-B3F4-4BFE-9164-3098EEBDACF7}" type="presParOf" srcId="{BF5B9367-C4F8-4EF1-A05A-A8203E2D0878}" destId="{6326E0E6-FBA4-46E8-9E7B-DC4D5CED80BA}" srcOrd="3" destOrd="0" presId="urn:microsoft.com/office/officeart/2005/8/layout/orgChart1"/>
    <dgm:cxn modelId="{FC216EE7-E771-4979-A717-3CF404228B04}" type="presParOf" srcId="{6326E0E6-FBA4-46E8-9E7B-DC4D5CED80BA}" destId="{F1D5BC00-6252-4CB0-9FF2-6C81F6F342F6}" srcOrd="0" destOrd="0" presId="urn:microsoft.com/office/officeart/2005/8/layout/orgChart1"/>
    <dgm:cxn modelId="{78CE902E-978E-4E25-AFF8-88A95CAE5775}" type="presParOf" srcId="{F1D5BC00-6252-4CB0-9FF2-6C81F6F342F6}" destId="{73F3DDD5-C5C3-4718-AFC3-72399C66210F}" srcOrd="0" destOrd="0" presId="urn:microsoft.com/office/officeart/2005/8/layout/orgChart1"/>
    <dgm:cxn modelId="{BF8F4931-198E-452D-9205-15F894822A53}" type="presParOf" srcId="{F1D5BC00-6252-4CB0-9FF2-6C81F6F342F6}" destId="{3C765DD5-6BAE-4C5D-AAFC-BA85F324F56C}" srcOrd="1" destOrd="0" presId="urn:microsoft.com/office/officeart/2005/8/layout/orgChart1"/>
    <dgm:cxn modelId="{DAA6B43E-F08B-4E6B-875B-B8C5D1EAF520}" type="presParOf" srcId="{6326E0E6-FBA4-46E8-9E7B-DC4D5CED80BA}" destId="{5848AC9C-6E48-4566-B44A-2242A284D6E0}" srcOrd="1" destOrd="0" presId="urn:microsoft.com/office/officeart/2005/8/layout/orgChart1"/>
    <dgm:cxn modelId="{121C65A0-F793-4625-BAD3-DC4BB390023F}" type="presParOf" srcId="{6326E0E6-FBA4-46E8-9E7B-DC4D5CED80BA}" destId="{A3CCE0FC-A0BC-4B2D-9E09-D31AE12AA8D4}" srcOrd="2" destOrd="0" presId="urn:microsoft.com/office/officeart/2005/8/layout/orgChart1"/>
    <dgm:cxn modelId="{06755B55-B145-47D9-A58A-0962E0230795}" type="presParOf" srcId="{EA39A0D0-D833-4BFD-BCAD-17807B5919A9}" destId="{98ABC18B-3CB8-4E9D-B9C3-D4D6AEDDBA72}" srcOrd="2" destOrd="0" presId="urn:microsoft.com/office/officeart/2005/8/layout/orgChart1"/>
    <dgm:cxn modelId="{301EC6F5-0D48-4999-8027-D24CEEA46F6A}" type="presParOf" srcId="{69320B44-0FB7-4219-AF8E-8A95384CC76F}" destId="{8AC873C2-71E7-4F80-9AFE-068A37395C85}" srcOrd="2" destOrd="0" presId="urn:microsoft.com/office/officeart/2005/8/layout/orgChart1"/>
    <dgm:cxn modelId="{2272E4EC-AF29-48D8-AC09-F5480689345F}" type="presParOf" srcId="{69320B44-0FB7-4219-AF8E-8A95384CC76F}" destId="{EB8FE438-4180-4A79-BCC0-0FF3D990E47E}" srcOrd="3" destOrd="0" presId="urn:microsoft.com/office/officeart/2005/8/layout/orgChart1"/>
    <dgm:cxn modelId="{12BCA5E8-EEF4-4B3D-93D7-1E8EA2C6848B}" type="presParOf" srcId="{EB8FE438-4180-4A79-BCC0-0FF3D990E47E}" destId="{FC361B8F-FABC-4FFE-8DEB-CC794E0FE742}" srcOrd="0" destOrd="0" presId="urn:microsoft.com/office/officeart/2005/8/layout/orgChart1"/>
    <dgm:cxn modelId="{116A7B79-87A5-4D4A-B30C-BBA7E01436DF}" type="presParOf" srcId="{FC361B8F-FABC-4FFE-8DEB-CC794E0FE742}" destId="{B213C290-1B8B-4D90-835C-35F0CB7942CC}" srcOrd="0" destOrd="0" presId="urn:microsoft.com/office/officeart/2005/8/layout/orgChart1"/>
    <dgm:cxn modelId="{ECAFCFBD-AB4F-4868-BCC5-D8E0CB641DB0}" type="presParOf" srcId="{FC361B8F-FABC-4FFE-8DEB-CC794E0FE742}" destId="{89CE79AB-3343-4B93-990E-B28F8753C712}" srcOrd="1" destOrd="0" presId="urn:microsoft.com/office/officeart/2005/8/layout/orgChart1"/>
    <dgm:cxn modelId="{D090F004-93FD-4D64-887B-EAEECB7BF9BB}" type="presParOf" srcId="{EB8FE438-4180-4A79-BCC0-0FF3D990E47E}" destId="{51E8CAFE-DE08-40D0-A2C6-E0719250691E}" srcOrd="1" destOrd="0" presId="urn:microsoft.com/office/officeart/2005/8/layout/orgChart1"/>
    <dgm:cxn modelId="{3729D28B-DC19-4323-B057-859D4074A684}" type="presParOf" srcId="{51E8CAFE-DE08-40D0-A2C6-E0719250691E}" destId="{E1979E6A-ABD0-447F-B050-54EF14182DCE}" srcOrd="0" destOrd="0" presId="urn:microsoft.com/office/officeart/2005/8/layout/orgChart1"/>
    <dgm:cxn modelId="{A4C6F56E-9C6E-48A3-A91D-76183D1734A1}" type="presParOf" srcId="{51E8CAFE-DE08-40D0-A2C6-E0719250691E}" destId="{92751EF0-9352-4331-A29F-8397CA422744}" srcOrd="1" destOrd="0" presId="urn:microsoft.com/office/officeart/2005/8/layout/orgChart1"/>
    <dgm:cxn modelId="{FBDE7879-CF04-4E70-8972-CCA6C56BAA14}" type="presParOf" srcId="{92751EF0-9352-4331-A29F-8397CA422744}" destId="{721A78E0-5504-47F7-AEA1-AD4D1F2F4C77}" srcOrd="0" destOrd="0" presId="urn:microsoft.com/office/officeart/2005/8/layout/orgChart1"/>
    <dgm:cxn modelId="{11178BC0-BA08-4F99-A008-4E9156B5997D}" type="presParOf" srcId="{721A78E0-5504-47F7-AEA1-AD4D1F2F4C77}" destId="{619F572E-8BFE-48E4-A027-6CCBF276E54D}" srcOrd="0" destOrd="0" presId="urn:microsoft.com/office/officeart/2005/8/layout/orgChart1"/>
    <dgm:cxn modelId="{CAE79DEC-2CCA-4FE0-A0E1-702AC8823788}" type="presParOf" srcId="{721A78E0-5504-47F7-AEA1-AD4D1F2F4C77}" destId="{9A27C644-28BB-4B96-9323-B7CCC1850531}" srcOrd="1" destOrd="0" presId="urn:microsoft.com/office/officeart/2005/8/layout/orgChart1"/>
    <dgm:cxn modelId="{C246AFA8-B8B1-45EE-9BE5-4BC34F1FF8C2}" type="presParOf" srcId="{92751EF0-9352-4331-A29F-8397CA422744}" destId="{5616F701-8618-4E91-8D88-BDBBCD65EC21}" srcOrd="1" destOrd="0" presId="urn:microsoft.com/office/officeart/2005/8/layout/orgChart1"/>
    <dgm:cxn modelId="{790EC652-532F-4A14-848A-BB7121C018FB}" type="presParOf" srcId="{92751EF0-9352-4331-A29F-8397CA422744}" destId="{3088D16B-0932-4247-8798-277791D85DC8}" srcOrd="2" destOrd="0" presId="urn:microsoft.com/office/officeart/2005/8/layout/orgChart1"/>
    <dgm:cxn modelId="{F16C2F81-5AF0-4791-B37F-3CFCCF995A24}" type="presParOf" srcId="{51E8CAFE-DE08-40D0-A2C6-E0719250691E}" destId="{DB33F48A-B2E1-4157-81CA-813E9264C889}" srcOrd="2" destOrd="0" presId="urn:microsoft.com/office/officeart/2005/8/layout/orgChart1"/>
    <dgm:cxn modelId="{7066609A-9DF4-4783-AE19-17DD4C313B49}" type="presParOf" srcId="{51E8CAFE-DE08-40D0-A2C6-E0719250691E}" destId="{C9717A3A-8401-457D-B183-340BA3096067}" srcOrd="3" destOrd="0" presId="urn:microsoft.com/office/officeart/2005/8/layout/orgChart1"/>
    <dgm:cxn modelId="{B89C822E-5407-4EEB-9B38-1B4FFEA31090}" type="presParOf" srcId="{C9717A3A-8401-457D-B183-340BA3096067}" destId="{536419D8-0CF1-4186-BBD6-3964A0353B9C}" srcOrd="0" destOrd="0" presId="urn:microsoft.com/office/officeart/2005/8/layout/orgChart1"/>
    <dgm:cxn modelId="{CEBA7F44-4A69-444E-9602-79951D80B774}" type="presParOf" srcId="{536419D8-0CF1-4186-BBD6-3964A0353B9C}" destId="{9BF5E5CD-2F65-4750-8BF0-AB2358F8D1FE}" srcOrd="0" destOrd="0" presId="urn:microsoft.com/office/officeart/2005/8/layout/orgChart1"/>
    <dgm:cxn modelId="{204A87E7-6E7A-4C44-8485-9051FE982AE5}" type="presParOf" srcId="{536419D8-0CF1-4186-BBD6-3964A0353B9C}" destId="{15FB0E2B-9978-4ECD-BE5B-72955BA51421}" srcOrd="1" destOrd="0" presId="urn:microsoft.com/office/officeart/2005/8/layout/orgChart1"/>
    <dgm:cxn modelId="{F54B0DA7-3928-448A-939D-9F1C97D9D2A5}" type="presParOf" srcId="{C9717A3A-8401-457D-B183-340BA3096067}" destId="{F5049E32-3C82-4080-A578-444ED6C56A67}" srcOrd="1" destOrd="0" presId="urn:microsoft.com/office/officeart/2005/8/layout/orgChart1"/>
    <dgm:cxn modelId="{2C7F5B8B-79BB-4245-8D36-FBB173A37F15}" type="presParOf" srcId="{C9717A3A-8401-457D-B183-340BA3096067}" destId="{F9FB7C23-367E-4B20-8612-14FBB8EF6317}" srcOrd="2" destOrd="0" presId="urn:microsoft.com/office/officeart/2005/8/layout/orgChart1"/>
    <dgm:cxn modelId="{A368AB51-53DB-48C9-BFFF-585E9DD8E3FE}" type="presParOf" srcId="{EB8FE438-4180-4A79-BCC0-0FF3D990E47E}" destId="{A88C059D-9D44-435D-BB7B-12CF49C32B51}" srcOrd="2" destOrd="0" presId="urn:microsoft.com/office/officeart/2005/8/layout/orgChart1"/>
    <dgm:cxn modelId="{D17C43D7-C807-432F-B473-2D6D62957458}" type="presParOf" srcId="{69320B44-0FB7-4219-AF8E-8A95384CC76F}" destId="{B42C7CAE-BFFA-43FB-BE21-91906E25DA7A}" srcOrd="4" destOrd="0" presId="urn:microsoft.com/office/officeart/2005/8/layout/orgChart1"/>
    <dgm:cxn modelId="{5C80F3CE-3196-476E-9724-B1079F9D197B}" type="presParOf" srcId="{69320B44-0FB7-4219-AF8E-8A95384CC76F}" destId="{E0B71C0C-1189-4AB3-9D9F-C6B4CB1483B9}" srcOrd="5" destOrd="0" presId="urn:microsoft.com/office/officeart/2005/8/layout/orgChart1"/>
    <dgm:cxn modelId="{4717B781-B38E-4B0E-81F3-0A41F0E8F2ED}" type="presParOf" srcId="{E0B71C0C-1189-4AB3-9D9F-C6B4CB1483B9}" destId="{851CFF96-C304-4953-8BE4-E8153B822AEC}" srcOrd="0" destOrd="0" presId="urn:microsoft.com/office/officeart/2005/8/layout/orgChart1"/>
    <dgm:cxn modelId="{225B385A-D5F2-4965-9674-7C34B9BDBD7C}" type="presParOf" srcId="{851CFF96-C304-4953-8BE4-E8153B822AEC}" destId="{360625AC-DE13-4CDF-96FB-28480655D907}" srcOrd="0" destOrd="0" presId="urn:microsoft.com/office/officeart/2005/8/layout/orgChart1"/>
    <dgm:cxn modelId="{39C74074-732C-487B-BA5E-F0FAF4CDEEF0}" type="presParOf" srcId="{851CFF96-C304-4953-8BE4-E8153B822AEC}" destId="{3975572E-53AF-4A58-9CFC-929D72EC0B5B}" srcOrd="1" destOrd="0" presId="urn:microsoft.com/office/officeart/2005/8/layout/orgChart1"/>
    <dgm:cxn modelId="{2BFB5238-47FF-4230-A2CA-3F75D23F1E77}" type="presParOf" srcId="{E0B71C0C-1189-4AB3-9D9F-C6B4CB1483B9}" destId="{DFF55CA6-8403-4123-96D4-D70B07B1A90D}" srcOrd="1" destOrd="0" presId="urn:microsoft.com/office/officeart/2005/8/layout/orgChart1"/>
    <dgm:cxn modelId="{BDAD0BF4-CD64-4DD5-98F3-9AD8CC268299}" type="presParOf" srcId="{DFF55CA6-8403-4123-96D4-D70B07B1A90D}" destId="{467262AB-A8F9-4A4B-A5B9-2B237D7D5780}" srcOrd="0" destOrd="0" presId="urn:microsoft.com/office/officeart/2005/8/layout/orgChart1"/>
    <dgm:cxn modelId="{92BE4032-BD32-47AE-B382-C0F46FD99337}" type="presParOf" srcId="{DFF55CA6-8403-4123-96D4-D70B07B1A90D}" destId="{6090C561-05C6-4165-913F-CE90CD1DC0D9}" srcOrd="1" destOrd="0" presId="urn:microsoft.com/office/officeart/2005/8/layout/orgChart1"/>
    <dgm:cxn modelId="{F7FAE421-1678-4CB5-96D4-657B8466AF1F}" type="presParOf" srcId="{6090C561-05C6-4165-913F-CE90CD1DC0D9}" destId="{D6DD7504-C22C-4C03-A0A6-994D6D3BE882}" srcOrd="0" destOrd="0" presId="urn:microsoft.com/office/officeart/2005/8/layout/orgChart1"/>
    <dgm:cxn modelId="{2823E4F0-0A4B-4E35-9B23-1EE128B83D44}" type="presParOf" srcId="{D6DD7504-C22C-4C03-A0A6-994D6D3BE882}" destId="{CFCE10D4-DAF9-44F6-B8D5-AAE2BAC14044}" srcOrd="0" destOrd="0" presId="urn:microsoft.com/office/officeart/2005/8/layout/orgChart1"/>
    <dgm:cxn modelId="{E2634F62-96F5-4E1E-8DFA-03B2AF14B2A4}" type="presParOf" srcId="{D6DD7504-C22C-4C03-A0A6-994D6D3BE882}" destId="{BA618676-E187-4BED-A6BA-E3DC1628D043}" srcOrd="1" destOrd="0" presId="urn:microsoft.com/office/officeart/2005/8/layout/orgChart1"/>
    <dgm:cxn modelId="{6746E67A-F403-4AA1-9E3C-00E23A3B06BF}" type="presParOf" srcId="{6090C561-05C6-4165-913F-CE90CD1DC0D9}" destId="{53F70D5B-5B86-430A-805E-EA1ED578F617}" srcOrd="1" destOrd="0" presId="urn:microsoft.com/office/officeart/2005/8/layout/orgChart1"/>
    <dgm:cxn modelId="{00C016D0-46C5-4777-9917-21FDA809313E}" type="presParOf" srcId="{6090C561-05C6-4165-913F-CE90CD1DC0D9}" destId="{C6030650-AF2A-4776-95CC-47CF7C42A46B}" srcOrd="2" destOrd="0" presId="urn:microsoft.com/office/officeart/2005/8/layout/orgChart1"/>
    <dgm:cxn modelId="{4E7AEFF5-B337-4A3A-A5C8-7EB891E56B83}" type="presParOf" srcId="{E0B71C0C-1189-4AB3-9D9F-C6B4CB1483B9}" destId="{04D5DCE9-68CB-49F6-985C-388A3396A371}" srcOrd="2" destOrd="0" presId="urn:microsoft.com/office/officeart/2005/8/layout/orgChart1"/>
    <dgm:cxn modelId="{977A0122-C478-4BEC-801B-988BD192F932}" type="presParOf" srcId="{69320B44-0FB7-4219-AF8E-8A95384CC76F}" destId="{1288E2DE-7300-4424-AA79-A8E42ECD5489}" srcOrd="6" destOrd="0" presId="urn:microsoft.com/office/officeart/2005/8/layout/orgChart1"/>
    <dgm:cxn modelId="{FECD9E65-8D2C-4606-B9ED-66E27E6DE1DB}" type="presParOf" srcId="{69320B44-0FB7-4219-AF8E-8A95384CC76F}" destId="{5C4CE792-318C-4925-B7E3-A4D27BB63EC4}" srcOrd="7" destOrd="0" presId="urn:microsoft.com/office/officeart/2005/8/layout/orgChart1"/>
    <dgm:cxn modelId="{C0623B24-DB98-41AA-B8C3-F32D2687DB29}" type="presParOf" srcId="{5C4CE792-318C-4925-B7E3-A4D27BB63EC4}" destId="{3973790E-8D62-466D-826D-3F69900B67F4}" srcOrd="0" destOrd="0" presId="urn:microsoft.com/office/officeart/2005/8/layout/orgChart1"/>
    <dgm:cxn modelId="{649FC4E0-977B-4387-B20F-A6B65FE174CC}" type="presParOf" srcId="{3973790E-8D62-466D-826D-3F69900B67F4}" destId="{612CC57C-EA82-4546-AB2D-C83BD75EB31A}" srcOrd="0" destOrd="0" presId="urn:microsoft.com/office/officeart/2005/8/layout/orgChart1"/>
    <dgm:cxn modelId="{E2412BB8-FCB5-48D8-8069-BA06D9D18A9F}" type="presParOf" srcId="{3973790E-8D62-466D-826D-3F69900B67F4}" destId="{1F8F839C-12D5-4482-BD88-6C94EA2FA246}" srcOrd="1" destOrd="0" presId="urn:microsoft.com/office/officeart/2005/8/layout/orgChart1"/>
    <dgm:cxn modelId="{C442C8AF-37B9-487A-85E2-E3349420837A}" type="presParOf" srcId="{5C4CE792-318C-4925-B7E3-A4D27BB63EC4}" destId="{BA27DEB5-5F29-41D9-B795-85AC22CC2016}" srcOrd="1" destOrd="0" presId="urn:microsoft.com/office/officeart/2005/8/layout/orgChart1"/>
    <dgm:cxn modelId="{BD0882AC-5CAF-4CA3-A8BD-C30EE04231B5}" type="presParOf" srcId="{BA27DEB5-5F29-41D9-B795-85AC22CC2016}" destId="{FBB96C00-6459-42F3-9729-A33FA43846FB}" srcOrd="0" destOrd="0" presId="urn:microsoft.com/office/officeart/2005/8/layout/orgChart1"/>
    <dgm:cxn modelId="{2928B111-ED5A-40B5-8F91-EE16F8A09533}" type="presParOf" srcId="{BA27DEB5-5F29-41D9-B795-85AC22CC2016}" destId="{F4F6D2CE-8E89-4D52-8E01-8AAF1EA44BC1}" srcOrd="1" destOrd="0" presId="urn:microsoft.com/office/officeart/2005/8/layout/orgChart1"/>
    <dgm:cxn modelId="{58F6CFD1-55C7-433E-A67A-2F5E53EC3E83}" type="presParOf" srcId="{F4F6D2CE-8E89-4D52-8E01-8AAF1EA44BC1}" destId="{0331D9B1-5A40-4814-ACA0-B71655A4676D}" srcOrd="0" destOrd="0" presId="urn:microsoft.com/office/officeart/2005/8/layout/orgChart1"/>
    <dgm:cxn modelId="{5BF377B0-E346-4678-9A1C-877F691BFABD}" type="presParOf" srcId="{0331D9B1-5A40-4814-ACA0-B71655A4676D}" destId="{5EFB678F-CEE3-4553-B6BC-0A5A575D0FE0}" srcOrd="0" destOrd="0" presId="urn:microsoft.com/office/officeart/2005/8/layout/orgChart1"/>
    <dgm:cxn modelId="{4CDCAAD7-2649-49F1-9D4D-22A3036A75A6}" type="presParOf" srcId="{0331D9B1-5A40-4814-ACA0-B71655A4676D}" destId="{EF66566E-1E1C-4390-AC19-3FC586CEA41E}" srcOrd="1" destOrd="0" presId="urn:microsoft.com/office/officeart/2005/8/layout/orgChart1"/>
    <dgm:cxn modelId="{7FACA726-C2C4-4880-AAF8-6451B415B307}" type="presParOf" srcId="{F4F6D2CE-8E89-4D52-8E01-8AAF1EA44BC1}" destId="{A0458C33-485A-4212-AB43-6D50C4E732EA}" srcOrd="1" destOrd="0" presId="urn:microsoft.com/office/officeart/2005/8/layout/orgChart1"/>
    <dgm:cxn modelId="{11408F40-7A4E-40E6-8343-B5DBB09E2236}" type="presParOf" srcId="{F4F6D2CE-8E89-4D52-8E01-8AAF1EA44BC1}" destId="{01AD014B-496F-4269-A608-42F78F3C897D}" srcOrd="2" destOrd="0" presId="urn:microsoft.com/office/officeart/2005/8/layout/orgChart1"/>
    <dgm:cxn modelId="{B5DAE09C-1C6D-478B-9BDF-903B8FC3DFE8}" type="presParOf" srcId="{5C4CE792-318C-4925-B7E3-A4D27BB63EC4}" destId="{6A7DAEEB-C086-410D-8E28-AE751145851F}" srcOrd="2" destOrd="0" presId="urn:microsoft.com/office/officeart/2005/8/layout/orgChart1"/>
    <dgm:cxn modelId="{8B34F20E-DA4D-4FFD-B291-15BFBB0A6600}" type="presParOf" srcId="{69320B44-0FB7-4219-AF8E-8A95384CC76F}" destId="{5C93931F-961A-40F7-8DEA-2459D0822382}" srcOrd="8" destOrd="0" presId="urn:microsoft.com/office/officeart/2005/8/layout/orgChart1"/>
    <dgm:cxn modelId="{1CD9DE23-73EC-4357-B421-3611A998DF9C}" type="presParOf" srcId="{69320B44-0FB7-4219-AF8E-8A95384CC76F}" destId="{BE7F5A8C-227B-44E6-B5C3-F54BB06FC00C}" srcOrd="9" destOrd="0" presId="urn:microsoft.com/office/officeart/2005/8/layout/orgChart1"/>
    <dgm:cxn modelId="{E09A2747-0D07-4403-8908-2ADB4F05925D}" type="presParOf" srcId="{BE7F5A8C-227B-44E6-B5C3-F54BB06FC00C}" destId="{A27A1069-44A1-4215-863F-A8237F66550D}" srcOrd="0" destOrd="0" presId="urn:microsoft.com/office/officeart/2005/8/layout/orgChart1"/>
    <dgm:cxn modelId="{E1E0B41E-4323-465C-BC80-E2B85D1689C9}" type="presParOf" srcId="{A27A1069-44A1-4215-863F-A8237F66550D}" destId="{1A291F15-0955-4D5E-92AE-3A032A1C6E9A}" srcOrd="0" destOrd="0" presId="urn:microsoft.com/office/officeart/2005/8/layout/orgChart1"/>
    <dgm:cxn modelId="{DC7A5A6C-E535-4538-8F42-9C06160D7BD8}" type="presParOf" srcId="{A27A1069-44A1-4215-863F-A8237F66550D}" destId="{3707A8CB-B820-49FE-B716-09940131800B}" srcOrd="1" destOrd="0" presId="urn:microsoft.com/office/officeart/2005/8/layout/orgChart1"/>
    <dgm:cxn modelId="{F45925F9-3DBC-41B4-8A8C-E1726C7E45FC}" type="presParOf" srcId="{BE7F5A8C-227B-44E6-B5C3-F54BB06FC00C}" destId="{566241FD-D17A-4603-9A1F-49CAEF6AA21C}" srcOrd="1" destOrd="0" presId="urn:microsoft.com/office/officeart/2005/8/layout/orgChart1"/>
    <dgm:cxn modelId="{7062697E-B103-49EF-A28C-DEFE562902C2}" type="presParOf" srcId="{566241FD-D17A-4603-9A1F-49CAEF6AA21C}" destId="{37627EA0-126C-4F48-AF20-C8EA5E5A4ED1}" srcOrd="0" destOrd="0" presId="urn:microsoft.com/office/officeart/2005/8/layout/orgChart1"/>
    <dgm:cxn modelId="{29DE1E58-378E-45AB-9971-DE27012C6FC2}" type="presParOf" srcId="{566241FD-D17A-4603-9A1F-49CAEF6AA21C}" destId="{6C4E6B19-100B-41CD-83B2-243CD3D5F8EA}" srcOrd="1" destOrd="0" presId="urn:microsoft.com/office/officeart/2005/8/layout/orgChart1"/>
    <dgm:cxn modelId="{A023E984-A035-42B9-A436-B089169E2F5A}" type="presParOf" srcId="{6C4E6B19-100B-41CD-83B2-243CD3D5F8EA}" destId="{27965E9B-3C55-4A0B-8D35-5ADDC49B0161}" srcOrd="0" destOrd="0" presId="urn:microsoft.com/office/officeart/2005/8/layout/orgChart1"/>
    <dgm:cxn modelId="{65052CAD-0BC6-4100-9273-3A6CF3AA4AE7}" type="presParOf" srcId="{27965E9B-3C55-4A0B-8D35-5ADDC49B0161}" destId="{ED555ED8-88F5-4F53-96B8-A54DC528051D}" srcOrd="0" destOrd="0" presId="urn:microsoft.com/office/officeart/2005/8/layout/orgChart1"/>
    <dgm:cxn modelId="{B944D86C-91AD-44EF-B2E1-6AD5751EAECD}" type="presParOf" srcId="{27965E9B-3C55-4A0B-8D35-5ADDC49B0161}" destId="{9A1D9B0C-9007-40CE-95B3-C572A5D31690}" srcOrd="1" destOrd="0" presId="urn:microsoft.com/office/officeart/2005/8/layout/orgChart1"/>
    <dgm:cxn modelId="{A13670C0-39C0-4E80-B369-E546ED873C5A}" type="presParOf" srcId="{6C4E6B19-100B-41CD-83B2-243CD3D5F8EA}" destId="{C4205D18-E119-483E-9FD2-C9A0E31451C6}" srcOrd="1" destOrd="0" presId="urn:microsoft.com/office/officeart/2005/8/layout/orgChart1"/>
    <dgm:cxn modelId="{A5766DB6-67BE-4EFB-8C9D-1A8F7D4A6C43}" type="presParOf" srcId="{6C4E6B19-100B-41CD-83B2-243CD3D5F8EA}" destId="{97AD84EB-85D4-4918-89F6-20AF5317DB13}" srcOrd="2" destOrd="0" presId="urn:microsoft.com/office/officeart/2005/8/layout/orgChart1"/>
    <dgm:cxn modelId="{2F2E228F-BBAB-4E1B-A980-2A59BFAF4B7A}" type="presParOf" srcId="{BE7F5A8C-227B-44E6-B5C3-F54BB06FC00C}" destId="{E0BC60AB-B71F-4F4A-B5E2-C5717E8FF0B9}" srcOrd="2" destOrd="0" presId="urn:microsoft.com/office/officeart/2005/8/layout/orgChart1"/>
    <dgm:cxn modelId="{B50DAE64-4C0D-4C81-9CFA-DC72A656ED7D}" type="presParOf" srcId="{69320B44-0FB7-4219-AF8E-8A95384CC76F}" destId="{D064E501-0B53-499E-8CB2-63E791AB487C}" srcOrd="10" destOrd="0" presId="urn:microsoft.com/office/officeart/2005/8/layout/orgChart1"/>
    <dgm:cxn modelId="{32739475-B475-47A2-8AC6-A205048F91AB}" type="presParOf" srcId="{69320B44-0FB7-4219-AF8E-8A95384CC76F}" destId="{39BBC5FB-C327-4D61-9A72-51A600A9E163}" srcOrd="11" destOrd="0" presId="urn:microsoft.com/office/officeart/2005/8/layout/orgChart1"/>
    <dgm:cxn modelId="{1916E77B-8FFF-40B2-AF02-887178D65D55}" type="presParOf" srcId="{39BBC5FB-C327-4D61-9A72-51A600A9E163}" destId="{97A10303-FA45-43BC-AD69-93330E45DDCB}" srcOrd="0" destOrd="0" presId="urn:microsoft.com/office/officeart/2005/8/layout/orgChart1"/>
    <dgm:cxn modelId="{9AB6A4E9-F914-4975-9E0A-966379F20908}" type="presParOf" srcId="{97A10303-FA45-43BC-AD69-93330E45DDCB}" destId="{D900D4D9-1070-4F29-B7AF-E837D3682E05}" srcOrd="0" destOrd="0" presId="urn:microsoft.com/office/officeart/2005/8/layout/orgChart1"/>
    <dgm:cxn modelId="{391CE8D4-A38F-4D31-99D8-AE6339501A23}" type="presParOf" srcId="{97A10303-FA45-43BC-AD69-93330E45DDCB}" destId="{B1E34C62-F652-4194-A315-9C42239939D4}" srcOrd="1" destOrd="0" presId="urn:microsoft.com/office/officeart/2005/8/layout/orgChart1"/>
    <dgm:cxn modelId="{0E074317-B089-4FA8-AE7F-4B9FB529D55E}" type="presParOf" srcId="{39BBC5FB-C327-4D61-9A72-51A600A9E163}" destId="{06002178-C26C-4796-8D51-E78702B2DB76}" srcOrd="1" destOrd="0" presId="urn:microsoft.com/office/officeart/2005/8/layout/orgChart1"/>
    <dgm:cxn modelId="{9638FA00-4889-4CBE-A437-3193112C43F7}" type="presParOf" srcId="{39BBC5FB-C327-4D61-9A72-51A600A9E163}" destId="{B526AE7A-B84B-4B2F-9B95-25D0ED80D83A}" srcOrd="2" destOrd="0" presId="urn:microsoft.com/office/officeart/2005/8/layout/orgChart1"/>
    <dgm:cxn modelId="{30DB6834-97A3-4CD4-9DE8-226E3DCA0114}" type="presParOf" srcId="{A6FA018C-098B-46F3-B7FA-3402B41E810E}" destId="{6AF6D345-EC6A-4DEC-B405-1301582ED549}" srcOrd="2" destOrd="0" presId="urn:microsoft.com/office/officeart/2005/8/layout/orgChart1"/>
    <dgm:cxn modelId="{C92BC509-55B5-4F07-89DA-04E27BF2A3D7}" type="presParOf" srcId="{1857DA1B-A3C8-461D-BDCF-88D4D37DFBE4}" destId="{B5FFFBE6-72C4-4B76-B042-8D1813D0A1E7}" srcOrd="4" destOrd="0" presId="urn:microsoft.com/office/officeart/2005/8/layout/orgChart1"/>
    <dgm:cxn modelId="{2B01F019-010A-43EA-B7E2-A9B7C2D19FF4}" type="presParOf" srcId="{1857DA1B-A3C8-461D-BDCF-88D4D37DFBE4}" destId="{CB157FD1-169B-4AD2-A888-6A9E0FA66D2D}" srcOrd="5" destOrd="0" presId="urn:microsoft.com/office/officeart/2005/8/layout/orgChart1"/>
    <dgm:cxn modelId="{67992DDF-D075-44A3-9610-40001A662B52}" type="presParOf" srcId="{CB157FD1-169B-4AD2-A888-6A9E0FA66D2D}" destId="{6B66BEBB-D6E3-4544-998E-481ADB01B68E}" srcOrd="0" destOrd="0" presId="urn:microsoft.com/office/officeart/2005/8/layout/orgChart1"/>
    <dgm:cxn modelId="{742B6CC8-2232-497A-B97D-F332D5DFB146}" type="presParOf" srcId="{6B66BEBB-D6E3-4544-998E-481ADB01B68E}" destId="{0500B93E-9E71-44A9-9907-3E4248DBF889}" srcOrd="0" destOrd="0" presId="urn:microsoft.com/office/officeart/2005/8/layout/orgChart1"/>
    <dgm:cxn modelId="{81A4799C-9DC8-47AB-A77A-19869B0B7743}" type="presParOf" srcId="{6B66BEBB-D6E3-4544-998E-481ADB01B68E}" destId="{5524E473-257C-4411-B15D-7C8A6D1DD2D8}" srcOrd="1" destOrd="0" presId="urn:microsoft.com/office/officeart/2005/8/layout/orgChart1"/>
    <dgm:cxn modelId="{3EE41871-8ED6-44E0-BFD9-B65CFE5B650C}" type="presParOf" srcId="{CB157FD1-169B-4AD2-A888-6A9E0FA66D2D}" destId="{B90A19FE-CEDA-409F-9CD2-ADF316262011}" srcOrd="1" destOrd="0" presId="urn:microsoft.com/office/officeart/2005/8/layout/orgChart1"/>
    <dgm:cxn modelId="{24AD644A-BB4A-4DEB-82E0-CA7B72285999}" type="presParOf" srcId="{B90A19FE-CEDA-409F-9CD2-ADF316262011}" destId="{A3287A42-DE9B-43D0-88C4-E25B43E9EA85}" srcOrd="0" destOrd="0" presId="urn:microsoft.com/office/officeart/2005/8/layout/orgChart1"/>
    <dgm:cxn modelId="{2E00757D-B5C3-4B84-9916-B8ADC733D826}" type="presParOf" srcId="{B90A19FE-CEDA-409F-9CD2-ADF316262011}" destId="{CA12E1EE-1F16-40A2-89B2-B4EF29DD57E0}" srcOrd="1" destOrd="0" presId="urn:microsoft.com/office/officeart/2005/8/layout/orgChart1"/>
    <dgm:cxn modelId="{F0AE72FF-4C11-49FD-B0E2-B01D28B35580}" type="presParOf" srcId="{CA12E1EE-1F16-40A2-89B2-B4EF29DD57E0}" destId="{91C63480-F853-4A63-A190-F1218B39B031}" srcOrd="0" destOrd="0" presId="urn:microsoft.com/office/officeart/2005/8/layout/orgChart1"/>
    <dgm:cxn modelId="{DA375ACF-44FB-4E5D-95D8-7B152ED84FDB}" type="presParOf" srcId="{91C63480-F853-4A63-A190-F1218B39B031}" destId="{BED6EA84-EBA6-43B6-9944-4F0A0790044B}" srcOrd="0" destOrd="0" presId="urn:microsoft.com/office/officeart/2005/8/layout/orgChart1"/>
    <dgm:cxn modelId="{AC3CC863-B94B-4E80-BEDF-C8F39A6A28ED}" type="presParOf" srcId="{91C63480-F853-4A63-A190-F1218B39B031}" destId="{0256E628-BDAE-49B1-8816-30E8D5F4FFEC}" srcOrd="1" destOrd="0" presId="urn:microsoft.com/office/officeart/2005/8/layout/orgChart1"/>
    <dgm:cxn modelId="{A4FF4B3D-52D3-4E64-868B-0453F047468B}" type="presParOf" srcId="{CA12E1EE-1F16-40A2-89B2-B4EF29DD57E0}" destId="{C0C7C3DA-0FF5-4A89-A490-308EE1A39788}" srcOrd="1" destOrd="0" presId="urn:microsoft.com/office/officeart/2005/8/layout/orgChart1"/>
    <dgm:cxn modelId="{26C15394-7B3B-4E24-B23B-071C1204B3A5}" type="presParOf" srcId="{CA12E1EE-1F16-40A2-89B2-B4EF29DD57E0}" destId="{EAD1CB10-34DB-43F7-978E-2E4A23856E55}" srcOrd="2" destOrd="0" presId="urn:microsoft.com/office/officeart/2005/8/layout/orgChart1"/>
    <dgm:cxn modelId="{3B86F850-729D-E646-B237-7DD9034403D6}" type="presParOf" srcId="{B90A19FE-CEDA-409F-9CD2-ADF316262011}" destId="{DF3D0ED1-CB91-8444-91FA-F00317AFABEC}" srcOrd="2" destOrd="0" presId="urn:microsoft.com/office/officeart/2005/8/layout/orgChart1"/>
    <dgm:cxn modelId="{D61614E5-1C6C-A94B-842C-5E3083F1157B}" type="presParOf" srcId="{B90A19FE-CEDA-409F-9CD2-ADF316262011}" destId="{51737D1E-862F-BF4A-A795-017E13D30527}" srcOrd="3" destOrd="0" presId="urn:microsoft.com/office/officeart/2005/8/layout/orgChart1"/>
    <dgm:cxn modelId="{B2CD147E-012A-7B49-96F0-8DDD6E97BAB0}" type="presParOf" srcId="{51737D1E-862F-BF4A-A795-017E13D30527}" destId="{C6F19A9F-3EC5-4647-BB41-3BF312EA2752}" srcOrd="0" destOrd="0" presId="urn:microsoft.com/office/officeart/2005/8/layout/orgChart1"/>
    <dgm:cxn modelId="{81E23C26-2245-6B4B-A6C7-31E054B84108}" type="presParOf" srcId="{C6F19A9F-3EC5-4647-BB41-3BF312EA2752}" destId="{2CB9FA05-8A62-CE42-A94A-F6CA8392DA2F}" srcOrd="0" destOrd="0" presId="urn:microsoft.com/office/officeart/2005/8/layout/orgChart1"/>
    <dgm:cxn modelId="{B92E68E4-17EB-2940-A843-AC7D6647BC1C}" type="presParOf" srcId="{C6F19A9F-3EC5-4647-BB41-3BF312EA2752}" destId="{DC5526C7-2DA9-3F40-BAEC-4678E87C88F1}" srcOrd="1" destOrd="0" presId="urn:microsoft.com/office/officeart/2005/8/layout/orgChart1"/>
    <dgm:cxn modelId="{E3A7F8D9-FA51-A44F-BDF6-D280F945992F}" type="presParOf" srcId="{51737D1E-862F-BF4A-A795-017E13D30527}" destId="{1F592763-9A1F-4743-BC46-4954D42611F7}" srcOrd="1" destOrd="0" presId="urn:microsoft.com/office/officeart/2005/8/layout/orgChart1"/>
    <dgm:cxn modelId="{8402C3A4-574E-DE4E-9315-7BB2EE667392}" type="presParOf" srcId="{51737D1E-862F-BF4A-A795-017E13D30527}" destId="{BBA77760-C697-C942-AE90-8D5289D1A510}" srcOrd="2" destOrd="0" presId="urn:microsoft.com/office/officeart/2005/8/layout/orgChart1"/>
    <dgm:cxn modelId="{5B45840A-73F3-4A22-84E1-255F14B20632}" type="presParOf" srcId="{CB157FD1-169B-4AD2-A888-6A9E0FA66D2D}" destId="{3B346F43-E30F-49E1-9251-2B9EA4B6746A}" srcOrd="2" destOrd="0" presId="urn:microsoft.com/office/officeart/2005/8/layout/orgChart1"/>
    <dgm:cxn modelId="{BDBF3AE6-0546-414E-822F-4E08E656F0F7}" type="presParOf" srcId="{1857DA1B-A3C8-461D-BDCF-88D4D37DFBE4}" destId="{D9448803-FA5A-45B5-B139-6D7D20DEBF86}" srcOrd="6" destOrd="0" presId="urn:microsoft.com/office/officeart/2005/8/layout/orgChart1"/>
    <dgm:cxn modelId="{D4116467-6966-4C8B-A341-963E824740DA}" type="presParOf" srcId="{1857DA1B-A3C8-461D-BDCF-88D4D37DFBE4}" destId="{AC7B1C1A-600F-41AE-8E59-27F5658D568D}" srcOrd="7" destOrd="0" presId="urn:microsoft.com/office/officeart/2005/8/layout/orgChart1"/>
    <dgm:cxn modelId="{64DB046D-9F86-49BE-B2CB-7DCE2BF248EE}" type="presParOf" srcId="{AC7B1C1A-600F-41AE-8E59-27F5658D568D}" destId="{CFDB667F-92D9-467F-BB98-1335D431C070}" srcOrd="0" destOrd="0" presId="urn:microsoft.com/office/officeart/2005/8/layout/orgChart1"/>
    <dgm:cxn modelId="{B81F2D29-BA7C-4113-857D-99FD31AF1351}" type="presParOf" srcId="{CFDB667F-92D9-467F-BB98-1335D431C070}" destId="{1067B19D-1C21-480F-A94F-B2F5BEF6F745}" srcOrd="0" destOrd="0" presId="urn:microsoft.com/office/officeart/2005/8/layout/orgChart1"/>
    <dgm:cxn modelId="{8CFF61B0-C2A9-4E4D-AEE0-7603FE6F6B88}" type="presParOf" srcId="{CFDB667F-92D9-467F-BB98-1335D431C070}" destId="{C509314D-7FE1-49D5-8F2D-7E10A8AAB984}" srcOrd="1" destOrd="0" presId="urn:microsoft.com/office/officeart/2005/8/layout/orgChart1"/>
    <dgm:cxn modelId="{2C653C43-2E9F-4EDE-8A07-01D1BFE492CE}" type="presParOf" srcId="{AC7B1C1A-600F-41AE-8E59-27F5658D568D}" destId="{51EA90A8-85D6-429B-9B8F-C738753FD6F9}" srcOrd="1" destOrd="0" presId="urn:microsoft.com/office/officeart/2005/8/layout/orgChart1"/>
    <dgm:cxn modelId="{53EC4004-6CBA-4F66-B4C3-FC437617B523}" type="presParOf" srcId="{51EA90A8-85D6-429B-9B8F-C738753FD6F9}" destId="{EDCEA1F1-CB28-4993-A821-49A50BF77D19}" srcOrd="0" destOrd="0" presId="urn:microsoft.com/office/officeart/2005/8/layout/orgChart1"/>
    <dgm:cxn modelId="{0BAF3BB6-CA2A-46CA-BE35-4A3FDF5B2685}" type="presParOf" srcId="{51EA90A8-85D6-429B-9B8F-C738753FD6F9}" destId="{DA829DEE-913F-4928-9DFF-25E030ACEEB1}" srcOrd="1" destOrd="0" presId="urn:microsoft.com/office/officeart/2005/8/layout/orgChart1"/>
    <dgm:cxn modelId="{146DC1A9-DA52-4487-866F-0C22B382D55B}" type="presParOf" srcId="{DA829DEE-913F-4928-9DFF-25E030ACEEB1}" destId="{FA2281B4-3B42-4635-A499-4970F912A024}" srcOrd="0" destOrd="0" presId="urn:microsoft.com/office/officeart/2005/8/layout/orgChart1"/>
    <dgm:cxn modelId="{28731AEF-6CA4-4C67-A570-C4D8853615DA}" type="presParOf" srcId="{FA2281B4-3B42-4635-A499-4970F912A024}" destId="{42FCF6E7-26E5-4ABB-94B8-A47381BEDDD1}" srcOrd="0" destOrd="0" presId="urn:microsoft.com/office/officeart/2005/8/layout/orgChart1"/>
    <dgm:cxn modelId="{19ADA13E-1CBB-48C1-827D-290EEB5C6AA5}" type="presParOf" srcId="{FA2281B4-3B42-4635-A499-4970F912A024}" destId="{B6B1228B-C05A-4511-AA79-7D366BC57AAE}" srcOrd="1" destOrd="0" presId="urn:microsoft.com/office/officeart/2005/8/layout/orgChart1"/>
    <dgm:cxn modelId="{3F42C9AB-050B-45D3-83D2-330DDA7E91D8}" type="presParOf" srcId="{DA829DEE-913F-4928-9DFF-25E030ACEEB1}" destId="{E8DAD82B-9328-4E2B-9E38-32A8F8DF86FA}" srcOrd="1" destOrd="0" presId="urn:microsoft.com/office/officeart/2005/8/layout/orgChart1"/>
    <dgm:cxn modelId="{9DB952EF-7E6C-4837-9E79-42942E86229F}" type="presParOf" srcId="{DA829DEE-913F-4928-9DFF-25E030ACEEB1}" destId="{99F3CE33-A8D7-4985-9F96-F41B44BD985B}" srcOrd="2" destOrd="0" presId="urn:microsoft.com/office/officeart/2005/8/layout/orgChart1"/>
    <dgm:cxn modelId="{23448B9E-5F57-1E4B-971A-1D18D47EB71E}" type="presParOf" srcId="{51EA90A8-85D6-429B-9B8F-C738753FD6F9}" destId="{EEBA6AA7-9999-8648-B22C-AACA6E7B6E76}" srcOrd="2" destOrd="0" presId="urn:microsoft.com/office/officeart/2005/8/layout/orgChart1"/>
    <dgm:cxn modelId="{BE25CACD-35F1-F241-9865-D8F31BCE3805}" type="presParOf" srcId="{51EA90A8-85D6-429B-9B8F-C738753FD6F9}" destId="{D2B70F05-9D39-8D48-9ABA-D9DCC612D855}" srcOrd="3" destOrd="0" presId="urn:microsoft.com/office/officeart/2005/8/layout/orgChart1"/>
    <dgm:cxn modelId="{F2C7C209-8813-634E-90FD-EAD03F8C373F}" type="presParOf" srcId="{D2B70F05-9D39-8D48-9ABA-D9DCC612D855}" destId="{9646BAD1-E00B-394F-B60C-3179D34C60A3}" srcOrd="0" destOrd="0" presId="urn:microsoft.com/office/officeart/2005/8/layout/orgChart1"/>
    <dgm:cxn modelId="{32A2427C-8B5C-8947-8D71-74618C185D6A}" type="presParOf" srcId="{9646BAD1-E00B-394F-B60C-3179D34C60A3}" destId="{EDD8B114-2FCD-A145-BF2E-CFA9783C64A2}" srcOrd="0" destOrd="0" presId="urn:microsoft.com/office/officeart/2005/8/layout/orgChart1"/>
    <dgm:cxn modelId="{65DA7805-8C2B-B845-A2D0-8F60E351FE5B}" type="presParOf" srcId="{9646BAD1-E00B-394F-B60C-3179D34C60A3}" destId="{4A8707EB-8685-AD4D-B0D6-E40641656079}" srcOrd="1" destOrd="0" presId="urn:microsoft.com/office/officeart/2005/8/layout/orgChart1"/>
    <dgm:cxn modelId="{30226601-9B3F-A041-91C4-EF7D626B38BB}" type="presParOf" srcId="{D2B70F05-9D39-8D48-9ABA-D9DCC612D855}" destId="{D9F41820-EB0B-CF40-B5D8-35829FFF3054}" srcOrd="1" destOrd="0" presId="urn:microsoft.com/office/officeart/2005/8/layout/orgChart1"/>
    <dgm:cxn modelId="{9BEAB49A-2137-8B45-97A8-BA145195ED5E}" type="presParOf" srcId="{D2B70F05-9D39-8D48-9ABA-D9DCC612D855}" destId="{8BEC38A8-7AC8-8F48-845F-E71952FCA728}" srcOrd="2" destOrd="0" presId="urn:microsoft.com/office/officeart/2005/8/layout/orgChart1"/>
    <dgm:cxn modelId="{21546EFC-87CF-4D7D-9FC7-334A1E37ECA3}" type="presParOf" srcId="{AC7B1C1A-600F-41AE-8E59-27F5658D568D}" destId="{E653D0C8-92C8-4B62-81BB-705015903AF4}" srcOrd="2" destOrd="0" presId="urn:microsoft.com/office/officeart/2005/8/layout/orgChart1"/>
    <dgm:cxn modelId="{F97BB0CA-5B50-6941-B8D7-5A29FF4CE50B}" type="presParOf" srcId="{1857DA1B-A3C8-461D-BDCF-88D4D37DFBE4}" destId="{8067A8D9-CFDE-1242-88B0-CAA79702BCAB}" srcOrd="8" destOrd="0" presId="urn:microsoft.com/office/officeart/2005/8/layout/orgChart1"/>
    <dgm:cxn modelId="{8BBA261D-D982-5845-9C58-CD0CF5DEF717}" type="presParOf" srcId="{1857DA1B-A3C8-461D-BDCF-88D4D37DFBE4}" destId="{FAFFAAE1-39B1-874E-B20A-5172B17667A0}" srcOrd="9" destOrd="0" presId="urn:microsoft.com/office/officeart/2005/8/layout/orgChart1"/>
    <dgm:cxn modelId="{082B6551-3F1D-3C42-8734-12D61AEEFFC9}" type="presParOf" srcId="{FAFFAAE1-39B1-874E-B20A-5172B17667A0}" destId="{D8E8F533-79B6-DD45-B75C-D591B5D2F7D5}" srcOrd="0" destOrd="0" presId="urn:microsoft.com/office/officeart/2005/8/layout/orgChart1"/>
    <dgm:cxn modelId="{A9809420-2DF5-FB44-8E1E-AAD56F9535EF}" type="presParOf" srcId="{D8E8F533-79B6-DD45-B75C-D591B5D2F7D5}" destId="{3402AFD0-E41F-6345-BB3C-390957DFEE7F}" srcOrd="0" destOrd="0" presId="urn:microsoft.com/office/officeart/2005/8/layout/orgChart1"/>
    <dgm:cxn modelId="{086924EC-AE74-2F4B-8225-54B4D357F287}" type="presParOf" srcId="{D8E8F533-79B6-DD45-B75C-D591B5D2F7D5}" destId="{CBA2FB32-3100-4D40-8EB8-2139159F2CFE}" srcOrd="1" destOrd="0" presId="urn:microsoft.com/office/officeart/2005/8/layout/orgChart1"/>
    <dgm:cxn modelId="{BF46C73E-3473-C44E-9C5A-5B84CE86C4F3}" type="presParOf" srcId="{FAFFAAE1-39B1-874E-B20A-5172B17667A0}" destId="{F544EAA5-1010-7745-8E2E-AA693C43018C}" srcOrd="1" destOrd="0" presId="urn:microsoft.com/office/officeart/2005/8/layout/orgChart1"/>
    <dgm:cxn modelId="{F97DFF25-45A7-9549-B43B-FBBD8E19E448}" type="presParOf" srcId="{F544EAA5-1010-7745-8E2E-AA693C43018C}" destId="{6C187D37-A544-4B46-AA0A-904EAE8EF7DD}" srcOrd="0" destOrd="0" presId="urn:microsoft.com/office/officeart/2005/8/layout/orgChart1"/>
    <dgm:cxn modelId="{F7BFF8E2-2349-EA47-8E57-7F9CF6A319A2}" type="presParOf" srcId="{F544EAA5-1010-7745-8E2E-AA693C43018C}" destId="{21DC9E2F-2DB8-4743-9841-E665C4A14434}" srcOrd="1" destOrd="0" presId="urn:microsoft.com/office/officeart/2005/8/layout/orgChart1"/>
    <dgm:cxn modelId="{35B521C7-78BD-1847-96E7-40DB13DA5FA1}" type="presParOf" srcId="{21DC9E2F-2DB8-4743-9841-E665C4A14434}" destId="{32C9C257-3F82-5A46-A7E3-03BA999F6F12}" srcOrd="0" destOrd="0" presId="urn:microsoft.com/office/officeart/2005/8/layout/orgChart1"/>
    <dgm:cxn modelId="{5E7B9628-3585-1B4B-85CB-ACF6F2682545}" type="presParOf" srcId="{32C9C257-3F82-5A46-A7E3-03BA999F6F12}" destId="{F7DF1523-7C14-7647-A7EB-82E160263675}" srcOrd="0" destOrd="0" presId="urn:microsoft.com/office/officeart/2005/8/layout/orgChart1"/>
    <dgm:cxn modelId="{8C91DE3A-E298-7B4F-9D87-EF0530E417F5}" type="presParOf" srcId="{32C9C257-3F82-5A46-A7E3-03BA999F6F12}" destId="{69721839-C65F-4B42-9870-A51A10AFECD6}" srcOrd="1" destOrd="0" presId="urn:microsoft.com/office/officeart/2005/8/layout/orgChart1"/>
    <dgm:cxn modelId="{02DF3C57-FCA6-5D49-B4A3-20AB34DFAD81}" type="presParOf" srcId="{21DC9E2F-2DB8-4743-9841-E665C4A14434}" destId="{8E99C563-3F2D-BB46-A1C0-0F387D6AE990}" srcOrd="1" destOrd="0" presId="urn:microsoft.com/office/officeart/2005/8/layout/orgChart1"/>
    <dgm:cxn modelId="{C2D6900B-06B1-BD40-B94B-515879DD5324}" type="presParOf" srcId="{21DC9E2F-2DB8-4743-9841-E665C4A14434}" destId="{59828C9D-8FB4-B844-BD83-3EBB5B18934A}" srcOrd="2" destOrd="0" presId="urn:microsoft.com/office/officeart/2005/8/layout/orgChart1"/>
    <dgm:cxn modelId="{23FDC084-B454-DA4E-8F3C-625EB0639F9F}" type="presParOf" srcId="{F544EAA5-1010-7745-8E2E-AA693C43018C}" destId="{71BC5C7D-1AEA-C14F-97DD-465679ABBC7F}" srcOrd="2" destOrd="0" presId="urn:microsoft.com/office/officeart/2005/8/layout/orgChart1"/>
    <dgm:cxn modelId="{433E845A-5BF8-6845-B9DB-E8D6E8AEED0B}" type="presParOf" srcId="{F544EAA5-1010-7745-8E2E-AA693C43018C}" destId="{920E742B-5D57-C04E-9AE6-D65B3D844887}" srcOrd="3" destOrd="0" presId="urn:microsoft.com/office/officeart/2005/8/layout/orgChart1"/>
    <dgm:cxn modelId="{6ED572A4-C523-0549-A2B1-9FEA01BA96D5}" type="presParOf" srcId="{920E742B-5D57-C04E-9AE6-D65B3D844887}" destId="{35A63954-30FD-E049-B3CE-C99B3BEE5AFE}" srcOrd="0" destOrd="0" presId="urn:microsoft.com/office/officeart/2005/8/layout/orgChart1"/>
    <dgm:cxn modelId="{1C9A7494-BAC1-9A4F-B1F6-AA64E869E441}" type="presParOf" srcId="{35A63954-30FD-E049-B3CE-C99B3BEE5AFE}" destId="{4C2F954D-4F48-C54D-A17B-644556922FEC}" srcOrd="0" destOrd="0" presId="urn:microsoft.com/office/officeart/2005/8/layout/orgChart1"/>
    <dgm:cxn modelId="{3E9CB90B-F774-9C43-BC71-B25E3DC4EE34}" type="presParOf" srcId="{35A63954-30FD-E049-B3CE-C99B3BEE5AFE}" destId="{91B58E43-3436-F847-B693-A7C8F76CBBAD}" srcOrd="1" destOrd="0" presId="urn:microsoft.com/office/officeart/2005/8/layout/orgChart1"/>
    <dgm:cxn modelId="{FDE2CE5B-934D-8E41-83BF-803E509D07D1}" type="presParOf" srcId="{920E742B-5D57-C04E-9AE6-D65B3D844887}" destId="{21BE1896-F8B5-174E-A392-AC8D27020DA1}" srcOrd="1" destOrd="0" presId="urn:microsoft.com/office/officeart/2005/8/layout/orgChart1"/>
    <dgm:cxn modelId="{535DB959-FA2C-0B48-864E-9FF68FA9D4C3}" type="presParOf" srcId="{920E742B-5D57-C04E-9AE6-D65B3D844887}" destId="{B7AA65F6-6298-B142-BA77-105785656D23}" srcOrd="2" destOrd="0" presId="urn:microsoft.com/office/officeart/2005/8/layout/orgChart1"/>
    <dgm:cxn modelId="{F3162981-E41E-6347-B1F6-335817523357}" type="presParOf" srcId="{FAFFAAE1-39B1-874E-B20A-5172B17667A0}" destId="{CE8B4DB1-281D-A148-8861-B9F0E342055B}" srcOrd="2" destOrd="0" presId="urn:microsoft.com/office/officeart/2005/8/layout/orgChart1"/>
    <dgm:cxn modelId="{F404CEA0-3DEA-C544-B9F0-B76D2DFBED16}" type="presParOf" srcId="{1857DA1B-A3C8-461D-BDCF-88D4D37DFBE4}" destId="{F46EDAA1-B1F9-E940-AAA8-2357800B4CEF}" srcOrd="10" destOrd="0" presId="urn:microsoft.com/office/officeart/2005/8/layout/orgChart1"/>
    <dgm:cxn modelId="{EBA5EF76-1078-014A-A4C4-D665D8841DC7}" type="presParOf" srcId="{1857DA1B-A3C8-461D-BDCF-88D4D37DFBE4}" destId="{4E550180-D79D-224F-AD0A-5F2C9B609058}" srcOrd="11" destOrd="0" presId="urn:microsoft.com/office/officeart/2005/8/layout/orgChart1"/>
    <dgm:cxn modelId="{158D750A-5C56-BB41-A197-33FB8C98B9CD}" type="presParOf" srcId="{4E550180-D79D-224F-AD0A-5F2C9B609058}" destId="{CB1A3FAB-4E90-EE4D-87E3-335C255EC208}" srcOrd="0" destOrd="0" presId="urn:microsoft.com/office/officeart/2005/8/layout/orgChart1"/>
    <dgm:cxn modelId="{E90A4D5D-067B-3748-A56E-1525DF4FDE2C}" type="presParOf" srcId="{CB1A3FAB-4E90-EE4D-87E3-335C255EC208}" destId="{B582C9D2-9676-B747-BCD7-5C8C3887E0DD}" srcOrd="0" destOrd="0" presId="urn:microsoft.com/office/officeart/2005/8/layout/orgChart1"/>
    <dgm:cxn modelId="{CA284634-B494-7443-BDA6-C79961324FE6}" type="presParOf" srcId="{CB1A3FAB-4E90-EE4D-87E3-335C255EC208}" destId="{E6A6F233-EEC5-C144-AC58-66EE023321BC}" srcOrd="1" destOrd="0" presId="urn:microsoft.com/office/officeart/2005/8/layout/orgChart1"/>
    <dgm:cxn modelId="{0B14FC16-8E39-BC4E-BE70-D3164B495ADF}" type="presParOf" srcId="{4E550180-D79D-224F-AD0A-5F2C9B609058}" destId="{BAF0366E-549B-CC43-997D-2CF6F5AB3E13}" srcOrd="1" destOrd="0" presId="urn:microsoft.com/office/officeart/2005/8/layout/orgChart1"/>
    <dgm:cxn modelId="{F377406B-3A7E-3549-A712-B80EE67B8751}" type="presParOf" srcId="{BAF0366E-549B-CC43-997D-2CF6F5AB3E13}" destId="{7E9096F8-5E22-E443-A128-FD572BB81476}" srcOrd="0" destOrd="0" presId="urn:microsoft.com/office/officeart/2005/8/layout/orgChart1"/>
    <dgm:cxn modelId="{ACFA17AC-FD69-EE46-8F60-49C26665DA21}" type="presParOf" srcId="{BAF0366E-549B-CC43-997D-2CF6F5AB3E13}" destId="{4815F5E5-2486-D143-BF2D-540C9840F9C0}" srcOrd="1" destOrd="0" presId="urn:microsoft.com/office/officeart/2005/8/layout/orgChart1"/>
    <dgm:cxn modelId="{BA271AEC-8DE3-F941-B9DE-6D17B973640C}" type="presParOf" srcId="{4815F5E5-2486-D143-BF2D-540C9840F9C0}" destId="{C8565D66-19B0-3E45-B1DA-A7233933C484}" srcOrd="0" destOrd="0" presId="urn:microsoft.com/office/officeart/2005/8/layout/orgChart1"/>
    <dgm:cxn modelId="{2ABD1A08-D08C-5843-B5D4-039CB45D6DB7}" type="presParOf" srcId="{C8565D66-19B0-3E45-B1DA-A7233933C484}" destId="{B90B58B0-0971-B940-9227-0B35803E89D2}" srcOrd="0" destOrd="0" presId="urn:microsoft.com/office/officeart/2005/8/layout/orgChart1"/>
    <dgm:cxn modelId="{96B5D16F-152E-AD47-A005-4666AC6C5837}" type="presParOf" srcId="{C8565D66-19B0-3E45-B1DA-A7233933C484}" destId="{F7AF9616-4A21-584E-98C6-16475850DCAF}" srcOrd="1" destOrd="0" presId="urn:microsoft.com/office/officeart/2005/8/layout/orgChart1"/>
    <dgm:cxn modelId="{DAFB6D45-141A-5249-81E4-8653F161B468}" type="presParOf" srcId="{4815F5E5-2486-D143-BF2D-540C9840F9C0}" destId="{29645EF1-B3CC-D046-81C6-F21957960DEA}" srcOrd="1" destOrd="0" presId="urn:microsoft.com/office/officeart/2005/8/layout/orgChart1"/>
    <dgm:cxn modelId="{09866559-DE7A-D542-BD2A-60B9945EB708}" type="presParOf" srcId="{4815F5E5-2486-D143-BF2D-540C9840F9C0}" destId="{DC3ABD79-5958-0449-A4A0-7760B6BAFEA1}" srcOrd="2" destOrd="0" presId="urn:microsoft.com/office/officeart/2005/8/layout/orgChart1"/>
    <dgm:cxn modelId="{1E4D7675-0F27-7244-B39F-661076A5ECF3}" type="presParOf" srcId="{BAF0366E-549B-CC43-997D-2CF6F5AB3E13}" destId="{74504436-5FD6-3A42-84FA-74A95E372F4E}" srcOrd="2" destOrd="0" presId="urn:microsoft.com/office/officeart/2005/8/layout/orgChart1"/>
    <dgm:cxn modelId="{C7B7C00E-4F24-A243-A167-4DE3B2EA9E91}" type="presParOf" srcId="{BAF0366E-549B-CC43-997D-2CF6F5AB3E13}" destId="{F9D36D32-AAD5-0349-B681-21A00F1C1BA8}" srcOrd="3" destOrd="0" presId="urn:microsoft.com/office/officeart/2005/8/layout/orgChart1"/>
    <dgm:cxn modelId="{59C81E01-C7AD-4D4E-BA57-F2399A933D08}" type="presParOf" srcId="{F9D36D32-AAD5-0349-B681-21A00F1C1BA8}" destId="{94DC248C-E13E-0140-A8BA-E6B62C5653BE}" srcOrd="0" destOrd="0" presId="urn:microsoft.com/office/officeart/2005/8/layout/orgChart1"/>
    <dgm:cxn modelId="{A3BE024F-B479-DE4F-80B9-D336850ECDFF}" type="presParOf" srcId="{94DC248C-E13E-0140-A8BA-E6B62C5653BE}" destId="{49951519-AD12-6C44-976E-34040C6A8D18}" srcOrd="0" destOrd="0" presId="urn:microsoft.com/office/officeart/2005/8/layout/orgChart1"/>
    <dgm:cxn modelId="{19EC2FE9-E843-2345-8B95-581A90029C86}" type="presParOf" srcId="{94DC248C-E13E-0140-A8BA-E6B62C5653BE}" destId="{C415A323-DF1A-8046-9D9F-080AF5B0F4A0}" srcOrd="1" destOrd="0" presId="urn:microsoft.com/office/officeart/2005/8/layout/orgChart1"/>
    <dgm:cxn modelId="{9521D30C-C643-D84E-BC5F-ECFA6C4F13C8}" type="presParOf" srcId="{F9D36D32-AAD5-0349-B681-21A00F1C1BA8}" destId="{5A44B644-A9AE-1F41-8F67-AC8D75BEB606}" srcOrd="1" destOrd="0" presId="urn:microsoft.com/office/officeart/2005/8/layout/orgChart1"/>
    <dgm:cxn modelId="{0B11B589-6896-F847-B545-C6EAA9E4A14E}" type="presParOf" srcId="{F9D36D32-AAD5-0349-B681-21A00F1C1BA8}" destId="{E8A5BAC7-AA21-AE44-8AF3-30F945B0AB61}" srcOrd="2" destOrd="0" presId="urn:microsoft.com/office/officeart/2005/8/layout/orgChart1"/>
    <dgm:cxn modelId="{EFC9F3C6-C3F4-A841-87C5-D6EDD46DC77E}" type="presParOf" srcId="{4E550180-D79D-224F-AD0A-5F2C9B609058}" destId="{436CA63D-CB93-8145-8CEC-BC50E36DD4C4}" srcOrd="2" destOrd="0" presId="urn:microsoft.com/office/officeart/2005/8/layout/orgChart1"/>
    <dgm:cxn modelId="{16C48048-62AB-43EC-BED9-D19D1E8977B8}" type="presParOf" srcId="{A00B97F5-428E-418B-B52E-18D9207ADF97}" destId="{2F3F84D7-36D7-437C-B388-BEBCE629889C}"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504436-5FD6-3A42-84FA-74A95E372F4E}">
      <dsp:nvSpPr>
        <dsp:cNvPr id="0" name=""/>
        <dsp:cNvSpPr/>
      </dsp:nvSpPr>
      <dsp:spPr>
        <a:xfrm>
          <a:off x="581541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096F8-5E22-E443-A128-FD572BB81476}">
      <dsp:nvSpPr>
        <dsp:cNvPr id="0" name=""/>
        <dsp:cNvSpPr/>
      </dsp:nvSpPr>
      <dsp:spPr>
        <a:xfrm>
          <a:off x="581541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EDAA1-B1F9-E940-AAA8-2357800B4CEF}">
      <dsp:nvSpPr>
        <dsp:cNvPr id="0" name=""/>
        <dsp:cNvSpPr/>
      </dsp:nvSpPr>
      <dsp:spPr>
        <a:xfrm>
          <a:off x="3671803" y="961815"/>
          <a:ext cx="2407581" cy="114581"/>
        </a:xfrm>
        <a:custGeom>
          <a:avLst/>
          <a:gdLst/>
          <a:ahLst/>
          <a:cxnLst/>
          <a:rect l="0" t="0" r="0" b="0"/>
          <a:pathLst>
            <a:path>
              <a:moveTo>
                <a:pt x="0" y="0"/>
              </a:moveTo>
              <a:lnTo>
                <a:pt x="0" y="57290"/>
              </a:lnTo>
              <a:lnTo>
                <a:pt x="2407581" y="57290"/>
              </a:lnTo>
              <a:lnTo>
                <a:pt x="2407581"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C5C7D-1AEA-C14F-97DD-465679ABBC7F}">
      <dsp:nvSpPr>
        <dsp:cNvPr id="0" name=""/>
        <dsp:cNvSpPr/>
      </dsp:nvSpPr>
      <dsp:spPr>
        <a:xfrm>
          <a:off x="515520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87D37-A544-4B46-AA0A-904EAE8EF7DD}">
      <dsp:nvSpPr>
        <dsp:cNvPr id="0" name=""/>
        <dsp:cNvSpPr/>
      </dsp:nvSpPr>
      <dsp:spPr>
        <a:xfrm>
          <a:off x="515520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7A8D9-CFDE-1242-88B0-CAA79702BCAB}">
      <dsp:nvSpPr>
        <dsp:cNvPr id="0" name=""/>
        <dsp:cNvSpPr/>
      </dsp:nvSpPr>
      <dsp:spPr>
        <a:xfrm>
          <a:off x="3671803" y="961815"/>
          <a:ext cx="1747372" cy="114581"/>
        </a:xfrm>
        <a:custGeom>
          <a:avLst/>
          <a:gdLst/>
          <a:ahLst/>
          <a:cxnLst/>
          <a:rect l="0" t="0" r="0" b="0"/>
          <a:pathLst>
            <a:path>
              <a:moveTo>
                <a:pt x="0" y="0"/>
              </a:moveTo>
              <a:lnTo>
                <a:pt x="0" y="57290"/>
              </a:lnTo>
              <a:lnTo>
                <a:pt x="1747372" y="57290"/>
              </a:lnTo>
              <a:lnTo>
                <a:pt x="174737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A6AA7-9999-8648-B22C-AACA6E7B6E76}">
      <dsp:nvSpPr>
        <dsp:cNvPr id="0" name=""/>
        <dsp:cNvSpPr/>
      </dsp:nvSpPr>
      <dsp:spPr>
        <a:xfrm>
          <a:off x="4494995"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CEA1F1-CB28-4993-A821-49A50BF77D19}">
      <dsp:nvSpPr>
        <dsp:cNvPr id="0" name=""/>
        <dsp:cNvSpPr/>
      </dsp:nvSpPr>
      <dsp:spPr>
        <a:xfrm>
          <a:off x="4494995"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48803-FA5A-45B5-B139-6D7D20DEBF86}">
      <dsp:nvSpPr>
        <dsp:cNvPr id="0" name=""/>
        <dsp:cNvSpPr/>
      </dsp:nvSpPr>
      <dsp:spPr>
        <a:xfrm>
          <a:off x="3671803" y="961815"/>
          <a:ext cx="1087162" cy="114581"/>
        </a:xfrm>
        <a:custGeom>
          <a:avLst/>
          <a:gdLst/>
          <a:ahLst/>
          <a:cxnLst/>
          <a:rect l="0" t="0" r="0" b="0"/>
          <a:pathLst>
            <a:path>
              <a:moveTo>
                <a:pt x="0" y="0"/>
              </a:moveTo>
              <a:lnTo>
                <a:pt x="0" y="57290"/>
              </a:lnTo>
              <a:lnTo>
                <a:pt x="1087162" y="57290"/>
              </a:lnTo>
              <a:lnTo>
                <a:pt x="108716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D0ED1-CB91-8444-91FA-F00317AFABEC}">
      <dsp:nvSpPr>
        <dsp:cNvPr id="0" name=""/>
        <dsp:cNvSpPr/>
      </dsp:nvSpPr>
      <dsp:spPr>
        <a:xfrm>
          <a:off x="3834786"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287A42-DE9B-43D0-88C4-E25B43E9EA85}">
      <dsp:nvSpPr>
        <dsp:cNvPr id="0" name=""/>
        <dsp:cNvSpPr/>
      </dsp:nvSpPr>
      <dsp:spPr>
        <a:xfrm>
          <a:off x="3834786"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FFBE6-72C4-4B76-B042-8D1813D0A1E7}">
      <dsp:nvSpPr>
        <dsp:cNvPr id="0" name=""/>
        <dsp:cNvSpPr/>
      </dsp:nvSpPr>
      <dsp:spPr>
        <a:xfrm>
          <a:off x="3671803" y="961815"/>
          <a:ext cx="426953" cy="114581"/>
        </a:xfrm>
        <a:custGeom>
          <a:avLst/>
          <a:gdLst/>
          <a:ahLst/>
          <a:cxnLst/>
          <a:rect l="0" t="0" r="0" b="0"/>
          <a:pathLst>
            <a:path>
              <a:moveTo>
                <a:pt x="0" y="0"/>
              </a:moveTo>
              <a:lnTo>
                <a:pt x="0" y="57290"/>
              </a:lnTo>
              <a:lnTo>
                <a:pt x="426953" y="57290"/>
              </a:lnTo>
              <a:lnTo>
                <a:pt x="426953"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4E501-0B53-499E-8CB2-63E791AB487C}">
      <dsp:nvSpPr>
        <dsp:cNvPr id="0" name=""/>
        <dsp:cNvSpPr/>
      </dsp:nvSpPr>
      <dsp:spPr>
        <a:xfrm>
          <a:off x="1924431" y="1349211"/>
          <a:ext cx="1650523" cy="114581"/>
        </a:xfrm>
        <a:custGeom>
          <a:avLst/>
          <a:gdLst/>
          <a:ahLst/>
          <a:cxnLst/>
          <a:rect l="0" t="0" r="0" b="0"/>
          <a:pathLst>
            <a:path>
              <a:moveTo>
                <a:pt x="0" y="0"/>
              </a:moveTo>
              <a:lnTo>
                <a:pt x="0" y="57290"/>
              </a:lnTo>
              <a:lnTo>
                <a:pt x="1650523" y="57290"/>
              </a:lnTo>
              <a:lnTo>
                <a:pt x="1650523"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627EA0-126C-4F48-AF20-C8EA5E5A4ED1}">
      <dsp:nvSpPr>
        <dsp:cNvPr id="0" name=""/>
        <dsp:cNvSpPr/>
      </dsp:nvSpPr>
      <dsp:spPr>
        <a:xfrm>
          <a:off x="265077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93931F-961A-40F7-8DEA-2459D0822382}">
      <dsp:nvSpPr>
        <dsp:cNvPr id="0" name=""/>
        <dsp:cNvSpPr/>
      </dsp:nvSpPr>
      <dsp:spPr>
        <a:xfrm>
          <a:off x="1924431" y="1349211"/>
          <a:ext cx="990314" cy="114581"/>
        </a:xfrm>
        <a:custGeom>
          <a:avLst/>
          <a:gdLst/>
          <a:ahLst/>
          <a:cxnLst/>
          <a:rect l="0" t="0" r="0" b="0"/>
          <a:pathLst>
            <a:path>
              <a:moveTo>
                <a:pt x="0" y="0"/>
              </a:moveTo>
              <a:lnTo>
                <a:pt x="0" y="57290"/>
              </a:lnTo>
              <a:lnTo>
                <a:pt x="990314" y="57290"/>
              </a:lnTo>
              <a:lnTo>
                <a:pt x="99031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96C00-6459-42F3-9729-A33FA43846FB}">
      <dsp:nvSpPr>
        <dsp:cNvPr id="0" name=""/>
        <dsp:cNvSpPr/>
      </dsp:nvSpPr>
      <dsp:spPr>
        <a:xfrm>
          <a:off x="199056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8E2DE-7300-4424-AA79-A8E42ECD5489}">
      <dsp:nvSpPr>
        <dsp:cNvPr id="0" name=""/>
        <dsp:cNvSpPr/>
      </dsp:nvSpPr>
      <dsp:spPr>
        <a:xfrm>
          <a:off x="1924431" y="1349211"/>
          <a:ext cx="330104" cy="114581"/>
        </a:xfrm>
        <a:custGeom>
          <a:avLst/>
          <a:gdLst/>
          <a:ahLst/>
          <a:cxnLst/>
          <a:rect l="0" t="0" r="0" b="0"/>
          <a:pathLst>
            <a:path>
              <a:moveTo>
                <a:pt x="0" y="0"/>
              </a:moveTo>
              <a:lnTo>
                <a:pt x="0" y="57290"/>
              </a:lnTo>
              <a:lnTo>
                <a:pt x="330104" y="57290"/>
              </a:lnTo>
              <a:lnTo>
                <a:pt x="33010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262AB-A8F9-4A4B-A5B9-2B237D7D5780}">
      <dsp:nvSpPr>
        <dsp:cNvPr id="0" name=""/>
        <dsp:cNvSpPr/>
      </dsp:nvSpPr>
      <dsp:spPr>
        <a:xfrm>
          <a:off x="1330355"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C7CAE-BFFA-43FB-BE21-91906E25DA7A}">
      <dsp:nvSpPr>
        <dsp:cNvPr id="0" name=""/>
        <dsp:cNvSpPr/>
      </dsp:nvSpPr>
      <dsp:spPr>
        <a:xfrm>
          <a:off x="1594326" y="1349211"/>
          <a:ext cx="330104" cy="114581"/>
        </a:xfrm>
        <a:custGeom>
          <a:avLst/>
          <a:gdLst/>
          <a:ahLst/>
          <a:cxnLst/>
          <a:rect l="0" t="0" r="0" b="0"/>
          <a:pathLst>
            <a:path>
              <a:moveTo>
                <a:pt x="330104" y="0"/>
              </a:moveTo>
              <a:lnTo>
                <a:pt x="33010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3F48A-B2E1-4157-81CA-813E9264C889}">
      <dsp:nvSpPr>
        <dsp:cNvPr id="0" name=""/>
        <dsp:cNvSpPr/>
      </dsp:nvSpPr>
      <dsp:spPr>
        <a:xfrm>
          <a:off x="67014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79E6A-ABD0-447F-B050-54EF14182DCE}">
      <dsp:nvSpPr>
        <dsp:cNvPr id="0" name=""/>
        <dsp:cNvSpPr/>
      </dsp:nvSpPr>
      <dsp:spPr>
        <a:xfrm>
          <a:off x="67014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873C2-71E7-4F80-9AFE-068A37395C85}">
      <dsp:nvSpPr>
        <dsp:cNvPr id="0" name=""/>
        <dsp:cNvSpPr/>
      </dsp:nvSpPr>
      <dsp:spPr>
        <a:xfrm>
          <a:off x="934117" y="1349211"/>
          <a:ext cx="990314" cy="114581"/>
        </a:xfrm>
        <a:custGeom>
          <a:avLst/>
          <a:gdLst/>
          <a:ahLst/>
          <a:cxnLst/>
          <a:rect l="0" t="0" r="0" b="0"/>
          <a:pathLst>
            <a:path>
              <a:moveTo>
                <a:pt x="990314" y="0"/>
              </a:moveTo>
              <a:lnTo>
                <a:pt x="99031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0FA11-28FF-4DF1-AF3C-F35252BD9361}">
      <dsp:nvSpPr>
        <dsp:cNvPr id="0" name=""/>
        <dsp:cNvSpPr/>
      </dsp:nvSpPr>
      <dsp:spPr>
        <a:xfrm>
          <a:off x="993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A0988D-25C1-48D1-88E0-8E0E2A959B53}">
      <dsp:nvSpPr>
        <dsp:cNvPr id="0" name=""/>
        <dsp:cNvSpPr/>
      </dsp:nvSpPr>
      <dsp:spPr>
        <a:xfrm>
          <a:off x="993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141CB9-888D-4ED4-9D92-2B161C8CA9E5}">
      <dsp:nvSpPr>
        <dsp:cNvPr id="0" name=""/>
        <dsp:cNvSpPr/>
      </dsp:nvSpPr>
      <dsp:spPr>
        <a:xfrm>
          <a:off x="273907" y="1349211"/>
          <a:ext cx="1650523" cy="114581"/>
        </a:xfrm>
        <a:custGeom>
          <a:avLst/>
          <a:gdLst/>
          <a:ahLst/>
          <a:cxnLst/>
          <a:rect l="0" t="0" r="0" b="0"/>
          <a:pathLst>
            <a:path>
              <a:moveTo>
                <a:pt x="1650523" y="0"/>
              </a:moveTo>
              <a:lnTo>
                <a:pt x="1650523"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E68C97-AC77-402D-8474-6305780D5E97}">
      <dsp:nvSpPr>
        <dsp:cNvPr id="0" name=""/>
        <dsp:cNvSpPr/>
      </dsp:nvSpPr>
      <dsp:spPr>
        <a:xfrm>
          <a:off x="1924431" y="961815"/>
          <a:ext cx="1747372" cy="114581"/>
        </a:xfrm>
        <a:custGeom>
          <a:avLst/>
          <a:gdLst/>
          <a:ahLst/>
          <a:cxnLst/>
          <a:rect l="0" t="0" r="0" b="0"/>
          <a:pathLst>
            <a:path>
              <a:moveTo>
                <a:pt x="1747372" y="0"/>
              </a:moveTo>
              <a:lnTo>
                <a:pt x="1747372"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71AF7-13C9-4EE3-BF40-2F15216EE7C9}">
      <dsp:nvSpPr>
        <dsp:cNvPr id="0" name=""/>
        <dsp:cNvSpPr/>
      </dsp:nvSpPr>
      <dsp:spPr>
        <a:xfrm>
          <a:off x="1264221" y="961815"/>
          <a:ext cx="2407581" cy="114581"/>
        </a:xfrm>
        <a:custGeom>
          <a:avLst/>
          <a:gdLst/>
          <a:ahLst/>
          <a:cxnLst/>
          <a:rect l="0" t="0" r="0" b="0"/>
          <a:pathLst>
            <a:path>
              <a:moveTo>
                <a:pt x="2407581" y="0"/>
              </a:moveTo>
              <a:lnTo>
                <a:pt x="2407581"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D02110-17BC-4768-9F43-4448865F00DA}">
      <dsp:nvSpPr>
        <dsp:cNvPr id="0" name=""/>
        <dsp:cNvSpPr/>
      </dsp:nvSpPr>
      <dsp:spPr>
        <a:xfrm>
          <a:off x="3398989" y="689001"/>
          <a:ext cx="545627" cy="272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Project-folder</a:t>
          </a:r>
          <a:endParaRPr lang="en-US" sz="600" kern="1200"/>
        </a:p>
      </dsp:txBody>
      <dsp:txXfrm>
        <a:off x="3398989" y="689001"/>
        <a:ext cx="545627" cy="272813"/>
      </dsp:txXfrm>
    </dsp:sp>
    <dsp:sp modelId="{4ECDA1D8-3034-401F-BB5A-2F0681FFE0A8}">
      <dsp:nvSpPr>
        <dsp:cNvPr id="0" name=""/>
        <dsp:cNvSpPr/>
      </dsp:nvSpPr>
      <dsp:spPr>
        <a:xfrm>
          <a:off x="991408"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Home</a:t>
          </a:r>
          <a:r>
            <a:rPr lang="en-AU" sz="600" kern="1200"/>
            <a:t> page</a:t>
          </a:r>
          <a:br>
            <a:rPr lang="en-AU" sz="600" kern="1200"/>
          </a:br>
          <a:r>
            <a:rPr lang="en-AU" sz="600" kern="1200"/>
            <a:t>(index.html)</a:t>
          </a:r>
        </a:p>
      </dsp:txBody>
      <dsp:txXfrm>
        <a:off x="991408" y="1076397"/>
        <a:ext cx="545627" cy="272813"/>
      </dsp:txXfrm>
    </dsp:sp>
    <dsp:sp modelId="{FD0653C3-E834-4244-AB98-475CF861990F}">
      <dsp:nvSpPr>
        <dsp:cNvPr id="0" name=""/>
        <dsp:cNvSpPr/>
      </dsp:nvSpPr>
      <dsp:spPr>
        <a:xfrm>
          <a:off x="1651617"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assets</a:t>
          </a:r>
          <a:br>
            <a:rPr lang="en-AU" sz="600" b="1" kern="1200"/>
          </a:br>
          <a:r>
            <a:rPr lang="en-AU" sz="600" kern="1200"/>
            <a:t> folder</a:t>
          </a:r>
        </a:p>
      </dsp:txBody>
      <dsp:txXfrm>
        <a:off x="1651617" y="1076397"/>
        <a:ext cx="545627" cy="272813"/>
      </dsp:txXfrm>
    </dsp:sp>
    <dsp:sp modelId="{2AA7C665-EA02-41E1-AA21-FD9AC9EF4FD7}">
      <dsp:nvSpPr>
        <dsp:cNvPr id="0" name=""/>
        <dsp:cNvSpPr/>
      </dsp:nvSpPr>
      <dsp:spPr>
        <a:xfrm>
          <a:off x="1094"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css</a:t>
          </a:r>
          <a:br>
            <a:rPr lang="en-AU" sz="600" b="1" kern="1200"/>
          </a:br>
          <a:r>
            <a:rPr lang="en-AU" sz="600" kern="1200"/>
            <a:t> folder</a:t>
          </a:r>
        </a:p>
      </dsp:txBody>
      <dsp:txXfrm>
        <a:off x="1094" y="1463793"/>
        <a:ext cx="545627" cy="272813"/>
      </dsp:txXfrm>
    </dsp:sp>
    <dsp:sp modelId="{D6CC9B3C-D43B-4064-AE25-47C2BC01BAA0}">
      <dsp:nvSpPr>
        <dsp:cNvPr id="0" name=""/>
        <dsp:cNvSpPr/>
      </dsp:nvSpPr>
      <dsp:spPr>
        <a:xfrm>
          <a:off x="137501"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main</a:t>
          </a:r>
          <a:br>
            <a:rPr lang="en-AU" sz="600" kern="1200"/>
          </a:br>
          <a:r>
            <a:rPr lang="en-AU" sz="600" kern="1200"/>
            <a:t>CSS file</a:t>
          </a:r>
        </a:p>
      </dsp:txBody>
      <dsp:txXfrm>
        <a:off x="137501" y="1851188"/>
        <a:ext cx="545627" cy="272813"/>
      </dsp:txXfrm>
    </dsp:sp>
    <dsp:sp modelId="{73F3DDD5-C5C3-4718-AFC3-72399C66210F}">
      <dsp:nvSpPr>
        <dsp:cNvPr id="0" name=""/>
        <dsp:cNvSpPr/>
      </dsp:nvSpPr>
      <dsp:spPr>
        <a:xfrm>
          <a:off x="137501"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CSS files</a:t>
          </a:r>
        </a:p>
      </dsp:txBody>
      <dsp:txXfrm>
        <a:off x="137501" y="2238584"/>
        <a:ext cx="545627" cy="272813"/>
      </dsp:txXfrm>
    </dsp:sp>
    <dsp:sp modelId="{B213C290-1B8B-4D90-835C-35F0CB7942CC}">
      <dsp:nvSpPr>
        <dsp:cNvPr id="0" name=""/>
        <dsp:cNvSpPr/>
      </dsp:nvSpPr>
      <dsp:spPr>
        <a:xfrm>
          <a:off x="661303"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js</a:t>
          </a:r>
          <a:br>
            <a:rPr lang="en-AU" sz="600" b="1" kern="1200"/>
          </a:br>
          <a:r>
            <a:rPr lang="en-AU" sz="600" kern="1200"/>
            <a:t> folder</a:t>
          </a:r>
        </a:p>
      </dsp:txBody>
      <dsp:txXfrm>
        <a:off x="661303" y="1463793"/>
        <a:ext cx="545627" cy="272813"/>
      </dsp:txXfrm>
    </dsp:sp>
    <dsp:sp modelId="{619F572E-8BFE-48E4-A027-6CCBF276E54D}">
      <dsp:nvSpPr>
        <dsp:cNvPr id="0" name=""/>
        <dsp:cNvSpPr/>
      </dsp:nvSpPr>
      <dsp:spPr>
        <a:xfrm>
          <a:off x="797710"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main</a:t>
          </a:r>
          <a:br>
            <a:rPr lang="en-AU" sz="600" kern="1200"/>
          </a:br>
          <a:r>
            <a:rPr lang="en-AU" sz="600" kern="1200"/>
            <a:t>JS files</a:t>
          </a:r>
        </a:p>
      </dsp:txBody>
      <dsp:txXfrm>
        <a:off x="797710" y="1851188"/>
        <a:ext cx="545627" cy="272813"/>
      </dsp:txXfrm>
    </dsp:sp>
    <dsp:sp modelId="{9BF5E5CD-2F65-4750-8BF0-AB2358F8D1FE}">
      <dsp:nvSpPr>
        <dsp:cNvPr id="0" name=""/>
        <dsp:cNvSpPr/>
      </dsp:nvSpPr>
      <dsp:spPr>
        <a:xfrm>
          <a:off x="797710"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JS files</a:t>
          </a:r>
        </a:p>
      </dsp:txBody>
      <dsp:txXfrm>
        <a:off x="797710" y="2238584"/>
        <a:ext cx="545627" cy="272813"/>
      </dsp:txXfrm>
    </dsp:sp>
    <dsp:sp modelId="{360625AC-DE13-4CDF-96FB-28480655D907}">
      <dsp:nvSpPr>
        <dsp:cNvPr id="0" name=""/>
        <dsp:cNvSpPr/>
      </dsp:nvSpPr>
      <dsp:spPr>
        <a:xfrm>
          <a:off x="132151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img</a:t>
          </a:r>
          <a:r>
            <a:rPr lang="en-AU" sz="600" kern="1200"/>
            <a:t> </a:t>
          </a:r>
          <a:br>
            <a:rPr lang="en-AU" sz="600" kern="1200"/>
          </a:br>
          <a:r>
            <a:rPr lang="en-AU" sz="600" kern="1200"/>
            <a:t>folder</a:t>
          </a:r>
        </a:p>
      </dsp:txBody>
      <dsp:txXfrm>
        <a:off x="1321512" y="1463793"/>
        <a:ext cx="545627" cy="272813"/>
      </dsp:txXfrm>
    </dsp:sp>
    <dsp:sp modelId="{CFCE10D4-DAF9-44F6-B8D5-AAE2BAC14044}">
      <dsp:nvSpPr>
        <dsp:cNvPr id="0" name=""/>
        <dsp:cNvSpPr/>
      </dsp:nvSpPr>
      <dsp:spPr>
        <a:xfrm>
          <a:off x="145791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Image files</a:t>
          </a:r>
        </a:p>
      </dsp:txBody>
      <dsp:txXfrm>
        <a:off x="1457919" y="1851188"/>
        <a:ext cx="545627" cy="272813"/>
      </dsp:txXfrm>
    </dsp:sp>
    <dsp:sp modelId="{612CC57C-EA82-4546-AB2D-C83BD75EB31A}">
      <dsp:nvSpPr>
        <dsp:cNvPr id="0" name=""/>
        <dsp:cNvSpPr/>
      </dsp:nvSpPr>
      <dsp:spPr>
        <a:xfrm>
          <a:off x="198172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fonts</a:t>
          </a:r>
          <a:br>
            <a:rPr lang="en-AU" sz="600" b="1" kern="1200"/>
          </a:br>
          <a:r>
            <a:rPr lang="en-AU" sz="600" kern="1200"/>
            <a:t>folder</a:t>
          </a:r>
        </a:p>
      </dsp:txBody>
      <dsp:txXfrm>
        <a:off x="1981722" y="1463793"/>
        <a:ext cx="545627" cy="272813"/>
      </dsp:txXfrm>
    </dsp:sp>
    <dsp:sp modelId="{5EFB678F-CEE3-4553-B6BC-0A5A575D0FE0}">
      <dsp:nvSpPr>
        <dsp:cNvPr id="0" name=""/>
        <dsp:cNvSpPr/>
      </dsp:nvSpPr>
      <dsp:spPr>
        <a:xfrm>
          <a:off x="211812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Font files</a:t>
          </a:r>
        </a:p>
      </dsp:txBody>
      <dsp:txXfrm>
        <a:off x="2118129" y="1851188"/>
        <a:ext cx="545627" cy="272813"/>
      </dsp:txXfrm>
    </dsp:sp>
    <dsp:sp modelId="{1A291F15-0955-4D5E-92AE-3A032A1C6E9A}">
      <dsp:nvSpPr>
        <dsp:cNvPr id="0" name=""/>
        <dsp:cNvSpPr/>
      </dsp:nvSpPr>
      <dsp:spPr>
        <a:xfrm>
          <a:off x="2641931"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media</a:t>
          </a:r>
          <a:br>
            <a:rPr lang="en-AU" sz="600" b="1" kern="1200"/>
          </a:br>
          <a:r>
            <a:rPr lang="en-AU" sz="600" kern="1200"/>
            <a:t>folder</a:t>
          </a:r>
        </a:p>
      </dsp:txBody>
      <dsp:txXfrm>
        <a:off x="2641931" y="1463793"/>
        <a:ext cx="545627" cy="272813"/>
      </dsp:txXfrm>
    </dsp:sp>
    <dsp:sp modelId="{ED555ED8-88F5-4F53-96B8-A54DC528051D}">
      <dsp:nvSpPr>
        <dsp:cNvPr id="0" name=""/>
        <dsp:cNvSpPr/>
      </dsp:nvSpPr>
      <dsp:spPr>
        <a:xfrm>
          <a:off x="2778338"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Video / audio files</a:t>
          </a:r>
        </a:p>
      </dsp:txBody>
      <dsp:txXfrm>
        <a:off x="2778338" y="1851188"/>
        <a:ext cx="545627" cy="272813"/>
      </dsp:txXfrm>
    </dsp:sp>
    <dsp:sp modelId="{D900D4D9-1070-4F29-B7AF-E837D3682E05}">
      <dsp:nvSpPr>
        <dsp:cNvPr id="0" name=""/>
        <dsp:cNvSpPr/>
      </dsp:nvSpPr>
      <dsp:spPr>
        <a:xfrm>
          <a:off x="330214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downloads</a:t>
          </a:r>
          <a:br>
            <a:rPr lang="en-AU" sz="600" b="1" kern="1200"/>
          </a:br>
          <a:r>
            <a:rPr lang="en-AU" sz="600" kern="1200"/>
            <a:t>folder</a:t>
          </a:r>
        </a:p>
      </dsp:txBody>
      <dsp:txXfrm>
        <a:off x="3302140" y="1463793"/>
        <a:ext cx="545627" cy="272813"/>
      </dsp:txXfrm>
    </dsp:sp>
    <dsp:sp modelId="{0500B93E-9E71-44A9-9907-3E4248DBF889}">
      <dsp:nvSpPr>
        <dsp:cNvPr id="0" name=""/>
        <dsp:cNvSpPr/>
      </dsp:nvSpPr>
      <dsp:spPr>
        <a:xfrm>
          <a:off x="3825943"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phase-1</a:t>
          </a:r>
          <a:br>
            <a:rPr lang="en-AU" sz="600" b="1" kern="1200"/>
          </a:br>
          <a:r>
            <a:rPr lang="en-AU" sz="600" kern="1200"/>
            <a:t>folder</a:t>
          </a:r>
        </a:p>
      </dsp:txBody>
      <dsp:txXfrm>
        <a:off x="3825943" y="1076397"/>
        <a:ext cx="545627" cy="272813"/>
      </dsp:txXfrm>
    </dsp:sp>
    <dsp:sp modelId="{BED6EA84-EBA6-43B6-9944-4F0A0790044B}">
      <dsp:nvSpPr>
        <dsp:cNvPr id="0" name=""/>
        <dsp:cNvSpPr/>
      </dsp:nvSpPr>
      <dsp:spPr>
        <a:xfrm>
          <a:off x="396235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page</a:t>
          </a:r>
          <a:endParaRPr lang="en-AU" sz="600" kern="1200"/>
        </a:p>
      </dsp:txBody>
      <dsp:txXfrm>
        <a:off x="3962350" y="1463793"/>
        <a:ext cx="545627" cy="272813"/>
      </dsp:txXfrm>
    </dsp:sp>
    <dsp:sp modelId="{2CB9FA05-8A62-CE42-A94A-F6CA8392DA2F}">
      <dsp:nvSpPr>
        <dsp:cNvPr id="0" name=""/>
        <dsp:cNvSpPr/>
      </dsp:nvSpPr>
      <dsp:spPr>
        <a:xfrm>
          <a:off x="3962350"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3962350" y="1851188"/>
        <a:ext cx="545627" cy="272813"/>
      </dsp:txXfrm>
    </dsp:sp>
    <dsp:sp modelId="{1067B19D-1C21-480F-A94F-B2F5BEF6F745}">
      <dsp:nvSpPr>
        <dsp:cNvPr id="0" name=""/>
        <dsp:cNvSpPr/>
      </dsp:nvSpPr>
      <dsp:spPr>
        <a:xfrm>
          <a:off x="448615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phase-2</a:t>
          </a:r>
          <a:br>
            <a:rPr lang="en-AU" sz="600" kern="1200"/>
          </a:br>
          <a:r>
            <a:rPr lang="en-AU" sz="600" kern="1200"/>
            <a:t>folder</a:t>
          </a:r>
        </a:p>
      </dsp:txBody>
      <dsp:txXfrm>
        <a:off x="4486152" y="1076397"/>
        <a:ext cx="545627" cy="272813"/>
      </dsp:txXfrm>
    </dsp:sp>
    <dsp:sp modelId="{42FCF6E7-26E5-4ABB-94B8-A47381BEDDD1}">
      <dsp:nvSpPr>
        <dsp:cNvPr id="0" name=""/>
        <dsp:cNvSpPr/>
      </dsp:nvSpPr>
      <dsp:spPr>
        <a:xfrm>
          <a:off x="4622559"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4622559" y="1463793"/>
        <a:ext cx="545627" cy="272813"/>
      </dsp:txXfrm>
    </dsp:sp>
    <dsp:sp modelId="{EDD8B114-2FCD-A145-BF2E-CFA9783C64A2}">
      <dsp:nvSpPr>
        <dsp:cNvPr id="0" name=""/>
        <dsp:cNvSpPr/>
      </dsp:nvSpPr>
      <dsp:spPr>
        <a:xfrm>
          <a:off x="4622559"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4622559" y="1851188"/>
        <a:ext cx="545627" cy="272813"/>
      </dsp:txXfrm>
    </dsp:sp>
    <dsp:sp modelId="{3402AFD0-E41F-6345-BB3C-390957DFEE7F}">
      <dsp:nvSpPr>
        <dsp:cNvPr id="0" name=""/>
        <dsp:cNvSpPr/>
      </dsp:nvSpPr>
      <dsp:spPr>
        <a:xfrm>
          <a:off x="514636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phase-3</a:t>
          </a:r>
          <a:br>
            <a:rPr lang="en-AU" sz="600" kern="1200"/>
          </a:br>
          <a:r>
            <a:rPr lang="en-AU" sz="600" kern="1200"/>
            <a:t>folder</a:t>
          </a:r>
        </a:p>
      </dsp:txBody>
      <dsp:txXfrm>
        <a:off x="5146362" y="1076397"/>
        <a:ext cx="545627" cy="272813"/>
      </dsp:txXfrm>
    </dsp:sp>
    <dsp:sp modelId="{F7DF1523-7C14-7647-A7EB-82E160263675}">
      <dsp:nvSpPr>
        <dsp:cNvPr id="0" name=""/>
        <dsp:cNvSpPr/>
      </dsp:nvSpPr>
      <dsp:spPr>
        <a:xfrm>
          <a:off x="528276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282768" y="1463793"/>
        <a:ext cx="545627" cy="272813"/>
      </dsp:txXfrm>
    </dsp:sp>
    <dsp:sp modelId="{4C2F954D-4F48-C54D-A17B-644556922FEC}">
      <dsp:nvSpPr>
        <dsp:cNvPr id="0" name=""/>
        <dsp:cNvSpPr/>
      </dsp:nvSpPr>
      <dsp:spPr>
        <a:xfrm>
          <a:off x="528276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282768" y="1851188"/>
        <a:ext cx="545627" cy="272813"/>
      </dsp:txXfrm>
    </dsp:sp>
    <dsp:sp modelId="{B582C9D2-9676-B747-BCD7-5C8C3887E0DD}">
      <dsp:nvSpPr>
        <dsp:cNvPr id="0" name=""/>
        <dsp:cNvSpPr/>
      </dsp:nvSpPr>
      <dsp:spPr>
        <a:xfrm>
          <a:off x="5806571"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phase-4</a:t>
          </a:r>
          <a:br>
            <a:rPr lang="en-AU" sz="600" kern="1200"/>
          </a:br>
          <a:r>
            <a:rPr lang="en-AU" sz="600" kern="1200"/>
            <a:t>folder</a:t>
          </a:r>
        </a:p>
      </dsp:txBody>
      <dsp:txXfrm>
        <a:off x="5806571" y="1076397"/>
        <a:ext cx="545627" cy="272813"/>
      </dsp:txXfrm>
    </dsp:sp>
    <dsp:sp modelId="{B90B58B0-0971-B940-9227-0B35803E89D2}">
      <dsp:nvSpPr>
        <dsp:cNvPr id="0" name=""/>
        <dsp:cNvSpPr/>
      </dsp:nvSpPr>
      <dsp:spPr>
        <a:xfrm>
          <a:off x="594297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942978" y="1463793"/>
        <a:ext cx="545627" cy="272813"/>
      </dsp:txXfrm>
    </dsp:sp>
    <dsp:sp modelId="{49951519-AD12-6C44-976E-34040C6A8D18}">
      <dsp:nvSpPr>
        <dsp:cNvPr id="0" name=""/>
        <dsp:cNvSpPr/>
      </dsp:nvSpPr>
      <dsp:spPr>
        <a:xfrm>
          <a:off x="594297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942978" y="1851188"/>
        <a:ext cx="545627" cy="2728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a3"/>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굴림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01168A"/>
    <w:rsid w:val="00082E01"/>
    <w:rsid w:val="000E1052"/>
    <w:rsid w:val="001266AA"/>
    <w:rsid w:val="0017711F"/>
    <w:rsid w:val="001A50C3"/>
    <w:rsid w:val="001C0F3D"/>
    <w:rsid w:val="001F6906"/>
    <w:rsid w:val="002201B4"/>
    <w:rsid w:val="00257BB5"/>
    <w:rsid w:val="00271D90"/>
    <w:rsid w:val="002A7697"/>
    <w:rsid w:val="003106BA"/>
    <w:rsid w:val="00394C93"/>
    <w:rsid w:val="003C70A8"/>
    <w:rsid w:val="0056000B"/>
    <w:rsid w:val="00595B23"/>
    <w:rsid w:val="00640DCB"/>
    <w:rsid w:val="00750392"/>
    <w:rsid w:val="00880634"/>
    <w:rsid w:val="008B0BC6"/>
    <w:rsid w:val="0092019E"/>
    <w:rsid w:val="00981856"/>
    <w:rsid w:val="00AB560F"/>
    <w:rsid w:val="00BD0837"/>
    <w:rsid w:val="00CE151D"/>
    <w:rsid w:val="00D541C2"/>
    <w:rsid w:val="00D7142D"/>
    <w:rsid w:val="00DC0B6E"/>
    <w:rsid w:val="00E85B03"/>
    <w:rsid w:val="00EB4ABA"/>
    <w:rsid w:val="00F26BE3"/>
    <w:rsid w:val="00F979A0"/>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4" ma:contentTypeDescription="Create a new document." ma:contentTypeScope="" ma:versionID="32b67a79743efb433ee1f531eae02717">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bb9b3ccc19deab4591f71081799ceb6c"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Props1.xml><?xml version="1.0" encoding="utf-8"?>
<ds:datastoreItem xmlns:ds="http://schemas.openxmlformats.org/officeDocument/2006/customXml" ds:itemID="{A5F87EAC-F0FE-4E0E-BCAE-E26FA5D53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4.xml><?xml version="1.0" encoding="utf-8"?>
<ds:datastoreItem xmlns:ds="http://schemas.openxmlformats.org/officeDocument/2006/customXml" ds:itemID="{AAC88EC2-10A0-4938-8FE9-915B6248D299}">
  <ds:schemaRefs>
    <ds:schemaRef ds:uri="http://schemas.openxmlformats.org/officeDocument/2006/bibliography"/>
  </ds:schemaRefs>
</ds:datastoreItem>
</file>

<file path=customXml/itemProps5.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4675</Words>
  <Characters>26652</Characters>
  <Application>Microsoft Office Word</Application>
  <DocSecurity>0</DocSecurity>
  <Lines>222</Lines>
  <Paragraphs>62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Assessment Task Tool (F122A12)</vt:lpstr>
      <vt:lpstr>Assessment Task Tool (F122A12)</vt:lpstr>
    </vt:vector>
  </TitlesOfParts>
  <Manager>Manager VET Curriculum and Quality Assurance</Manager>
  <Company>North Metropolitan TAFE</Company>
  <LinksUpToDate>false</LinksUpToDate>
  <CharactersWithSpaces>31265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Adrian Gould</dc:creator>
  <cp:keywords/>
  <dc:description/>
  <cp:lastModifiedBy>Hyoin Lee</cp:lastModifiedBy>
  <cp:revision>2</cp:revision>
  <cp:lastPrinted>2016-09-22T03:56:00Z</cp:lastPrinted>
  <dcterms:created xsi:type="dcterms:W3CDTF">2023-11-16T19:02:00Z</dcterms:created>
  <dcterms:modified xsi:type="dcterms:W3CDTF">2023-11-16T19:02:00Z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2022-08-03T09:13:25Z</vt:lpwstr>
  </property>
  <property fmtid="{D5CDD505-2E9C-101B-9397-08002B2CF9AE}" pid="31" name="MSIP_Label_f3ac7e5b-5da2-46c7-8677-8a6b50f7d886_Method">
    <vt:lpwstr>Privileged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9a48fe27-63cd-442b-9b65-51876bf42c28</vt:lpwstr>
  </property>
  <property fmtid="{D5CDD505-2E9C-101B-9397-08002B2CF9AE}" pid="35" name="MSIP_Label_f3ac7e5b-5da2-46c7-8677-8a6b50f7d886_ContentBits">
    <vt:lpwstr>1</vt:lpwstr>
  </property>
</Properties>
</file>