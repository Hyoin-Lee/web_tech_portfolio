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580E5574"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w:t>
            </w:r>
            <w:del w:id="3" w:author="Adrian Gould" w:date="2023-08-28T16:06:00Z">
              <w:r w:rsidR="00F459D1" w:rsidDel="00A847C1">
                <w:rPr>
                  <w:rFonts w:eastAsia="Calibri"/>
                  <w:sz w:val="20"/>
                </w:rPr>
                <w:delText>2</w:delText>
              </w:r>
            </w:del>
            <w:ins w:id="4" w:author="Adrian Gould" w:date="2023-08-28T16:06:00Z">
              <w:r w:rsidR="00A847C1">
                <w:rPr>
                  <w:rFonts w:eastAsia="Calibri"/>
                  <w:sz w:val="20"/>
                </w:rPr>
                <w:t>3</w:t>
              </w:r>
            </w:ins>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8E2CD5D"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del w:id="5" w:author="Adrian Gould" w:date="2023-08-28T16:06:00Z">
              <w:r w:rsidR="00F770B8" w:rsidDel="00A847C1">
                <w:rPr>
                  <w:rFonts w:eastAsia="Calibri"/>
                  <w:sz w:val="20"/>
                </w:rPr>
                <w:delText>2</w:delText>
              </w:r>
            </w:del>
            <w:ins w:id="6" w:author="Adrian Gould" w:date="2023-08-28T16:06:00Z">
              <w:r w:rsidR="00A847C1">
                <w:rPr>
                  <w:rFonts w:eastAsia="Calibri"/>
                  <w:sz w:val="20"/>
                </w:rPr>
                <w:t>3</w:t>
              </w:r>
            </w:ins>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630D5557" w:rsidR="0023243D" w:rsidRPr="00B30B8A" w:rsidRDefault="00F32E09" w:rsidP="00F32E09">
            <w:pPr>
              <w:spacing w:line="240" w:lineRule="auto"/>
              <w:rPr>
                <w:rFonts w:eastAsia="Calibri"/>
                <w:i/>
                <w:color w:val="595959" w:themeColor="text1" w:themeTint="A6"/>
                <w:sz w:val="20"/>
              </w:rPr>
            </w:pPr>
            <w:del w:id="7" w:author="Hyoin Lee" w:date="2023-09-13T13:42:00Z">
              <w:r w:rsidRPr="00B30B8A" w:rsidDel="00B82CDB">
                <w:rPr>
                  <w:rFonts w:eastAsia="Calibri"/>
                  <w:i/>
                  <w:color w:val="595959" w:themeColor="text1" w:themeTint="A6"/>
                  <w:sz w:val="20"/>
                </w:rPr>
                <w:delText>Student</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to</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fill</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this</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section</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out</w:delText>
              </w:r>
            </w:del>
            <w:ins w:id="8" w:author="Hyoin Lee" w:date="2023-09-13T13:42:00Z">
              <w:r w:rsidR="00B82CDB">
                <w:rPr>
                  <w:rFonts w:eastAsia="Calibri"/>
                  <w:i/>
                  <w:color w:val="595959" w:themeColor="text1" w:themeTint="A6"/>
                  <w:sz w:val="20"/>
                </w:rPr>
                <w:t>John Robertson</w:t>
              </w:r>
            </w:ins>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0839BAE8" w:rsidR="00F32E09" w:rsidRPr="00B30B8A" w:rsidRDefault="00F32E09" w:rsidP="00F32E09">
            <w:pPr>
              <w:spacing w:line="240" w:lineRule="auto"/>
              <w:rPr>
                <w:rFonts w:eastAsia="Calibri"/>
                <w:b/>
                <w:color w:val="595959" w:themeColor="text1" w:themeTint="A6"/>
                <w:sz w:val="20"/>
              </w:rPr>
            </w:pPr>
            <w:del w:id="9"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del>
            <w:del w:id="10" w:author="Hyoin Lee" w:date="2023-09-13T13:44:00Z">
              <w:r w:rsidRPr="00B30B8A" w:rsidDel="009C6FD0">
                <w:rPr>
                  <w:rFonts w:eastAsia="Calibri"/>
                  <w:i/>
                  <w:color w:val="595959" w:themeColor="text1" w:themeTint="A6"/>
                  <w:sz w:val="20"/>
                </w:rPr>
                <w:delText>out</w:delText>
              </w:r>
            </w:del>
            <w:ins w:id="11" w:author="Hyoin Lee" w:date="2023-09-13T13:43:00Z">
              <w:r w:rsidR="00A7146E">
                <w:rPr>
                  <w:rFonts w:eastAsia="Calibri"/>
                  <w:i/>
                  <w:color w:val="595959" w:themeColor="text1" w:themeTint="A6"/>
                  <w:sz w:val="20"/>
                </w:rPr>
                <w:t xml:space="preserve">Hyoin </w:t>
              </w:r>
              <w:proofErr w:type="gramStart"/>
              <w:r w:rsidR="00A7146E">
                <w:rPr>
                  <w:rFonts w:eastAsia="Calibri"/>
                  <w:i/>
                  <w:color w:val="595959" w:themeColor="text1" w:themeTint="A6"/>
                  <w:sz w:val="20"/>
                </w:rPr>
                <w:t>Lee(</w:t>
              </w:r>
              <w:proofErr w:type="gramEnd"/>
              <w:r w:rsidR="00A7146E">
                <w:rPr>
                  <w:rFonts w:eastAsia="Calibri"/>
                  <w:i/>
                  <w:color w:val="595959" w:themeColor="text1" w:themeTint="A6"/>
                  <w:sz w:val="20"/>
                </w:rPr>
                <w:t>Scott)</w:t>
              </w:r>
            </w:ins>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53080AD4" w:rsidR="00F32E09" w:rsidRPr="00B30B8A" w:rsidRDefault="00F32E09" w:rsidP="00F32E09">
            <w:pPr>
              <w:spacing w:line="240" w:lineRule="auto"/>
              <w:rPr>
                <w:rFonts w:eastAsia="Calibri"/>
                <w:b/>
                <w:color w:val="595959" w:themeColor="text1" w:themeTint="A6"/>
                <w:sz w:val="20"/>
              </w:rPr>
            </w:pPr>
            <w:del w:id="12"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out</w:delText>
              </w:r>
            </w:del>
            <w:ins w:id="13" w:author="Hyoin Lee" w:date="2023-09-13T13:43:00Z">
              <w:r w:rsidR="00A7146E">
                <w:rPr>
                  <w:rFonts w:eastAsia="Calibri"/>
                  <w:i/>
                  <w:color w:val="595959" w:themeColor="text1" w:themeTint="A6"/>
                  <w:sz w:val="20"/>
                </w:rPr>
                <w:t>20102711</w:t>
              </w:r>
            </w:ins>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ED97311"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30AC8C79" w:rsidR="00F32E09" w:rsidRPr="00B30B8A" w:rsidRDefault="00F32E09" w:rsidP="00F32E09">
            <w:pPr>
              <w:spacing w:line="240" w:lineRule="auto"/>
              <w:rPr>
                <w:rFonts w:eastAsia="Calibri"/>
                <w:b/>
                <w:color w:val="595959" w:themeColor="text1" w:themeTint="A6"/>
                <w:sz w:val="20"/>
              </w:rPr>
            </w:pPr>
            <w:del w:id="14"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out</w:delText>
              </w:r>
            </w:del>
            <w:ins w:id="15" w:author="Hyoin Lee" w:date="2023-09-13T13:43:00Z">
              <w:r w:rsidR="00A67AF2">
                <w:rPr>
                  <w:rFonts w:eastAsia="Calibri"/>
                  <w:i/>
                  <w:color w:val="595959" w:themeColor="text1" w:themeTint="A6"/>
                  <w:sz w:val="20"/>
                </w:rPr>
                <w:t>20102711@tafe</w:t>
              </w:r>
            </w:ins>
            <w:ins w:id="16" w:author="Hyoin Lee" w:date="2023-09-13T13:44:00Z">
              <w:r w:rsidR="00006C95">
                <w:rPr>
                  <w:rFonts w:eastAsia="Calibri"/>
                  <w:i/>
                  <w:color w:val="595959" w:themeColor="text1" w:themeTint="A6"/>
                  <w:sz w:val="20"/>
                </w:rPr>
                <w:t>.wa</w:t>
              </w:r>
            </w:ins>
            <w:ins w:id="17" w:author="Hyoin Lee" w:date="2023-09-13T13:43:00Z">
              <w:r w:rsidR="00A67AF2">
                <w:rPr>
                  <w:rFonts w:eastAsia="Calibri"/>
                  <w:i/>
                  <w:color w:val="595959" w:themeColor="text1" w:themeTint="A6"/>
                  <w:sz w:val="20"/>
                </w:rPr>
                <w:t>.edu.au</w:t>
              </w:r>
            </w:ins>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proofErr w:type="gramStart"/>
            <w:r w:rsidRPr="001B3966">
              <w:rPr>
                <w:rFonts w:eastAsia="Calibri"/>
                <w:sz w:val="18"/>
              </w:rPr>
              <w:t>work</w:t>
            </w:r>
            <w:proofErr w:type="gramEnd"/>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proofErr w:type="gramStart"/>
            <w:r w:rsidRPr="001B3966">
              <w:rPr>
                <w:rFonts w:eastAsia="Calibri"/>
                <w:sz w:val="18"/>
              </w:rPr>
              <w:t>records</w:t>
            </w:r>
            <w:proofErr w:type="gramEnd"/>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75CC1CDC" w:rsidR="00461F90" w:rsidRPr="006E1B4C" w:rsidRDefault="00461F90" w:rsidP="00B30B8A">
            <w:pPr>
              <w:spacing w:line="240" w:lineRule="auto"/>
              <w:rPr>
                <w:rFonts w:eastAsia="Calibri"/>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18AB78E9" w:rsidR="00461F90" w:rsidRPr="00B30B8A" w:rsidRDefault="00461F90" w:rsidP="00B30B8A">
            <w:pPr>
              <w:spacing w:line="240" w:lineRule="auto"/>
              <w:rPr>
                <w:rFonts w:eastAsia="Calibri"/>
                <w:i/>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ab"/>
                <w:sz w:val="18"/>
                <w:szCs w:val="20"/>
              </w:rPr>
              <w:t>Assessors</w:t>
            </w:r>
            <w:r w:rsidR="00B30B8A" w:rsidRPr="001B3966">
              <w:rPr>
                <w:rStyle w:val="ab"/>
                <w:sz w:val="18"/>
                <w:szCs w:val="20"/>
              </w:rPr>
              <w:t xml:space="preserve"> </w:t>
            </w:r>
            <w:r w:rsidRPr="001B3966">
              <w:rPr>
                <w:rStyle w:val="ab"/>
                <w:sz w:val="18"/>
                <w:szCs w:val="20"/>
              </w:rPr>
              <w:t>please</w:t>
            </w:r>
            <w:r w:rsidR="00B30B8A" w:rsidRPr="001B3966">
              <w:rPr>
                <w:rStyle w:val="ab"/>
                <w:sz w:val="18"/>
                <w:szCs w:val="20"/>
              </w:rPr>
              <w:t xml:space="preserve"> </w:t>
            </w:r>
            <w:r w:rsidRPr="001B3966">
              <w:rPr>
                <w:rStyle w:val="ab"/>
                <w:sz w:val="18"/>
                <w:szCs w:val="20"/>
              </w:rPr>
              <w:t>note:</w:t>
            </w:r>
            <w:r w:rsidRPr="001B3966">
              <w:rPr>
                <w:rStyle w:val="ab"/>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ab"/>
                <w:color w:val="F2F2F2" w:themeColor="background1" w:themeShade="F2"/>
              </w:rPr>
            </w:pPr>
            <w:r w:rsidRPr="00F32E09">
              <w:rPr>
                <w:rStyle w:val="ab"/>
                <w:color w:val="F2F2F2" w:themeColor="background1" w:themeShade="F2"/>
              </w:rPr>
              <w:t>NB:</w:t>
            </w:r>
            <w:r w:rsidR="00B30B8A">
              <w:rPr>
                <w:rStyle w:val="ab"/>
                <w:color w:val="F2F2F2" w:themeColor="background1" w:themeShade="F2"/>
              </w:rPr>
              <w:t xml:space="preserve"> </w:t>
            </w:r>
            <w:r w:rsidRPr="00F32E09">
              <w:rPr>
                <w:rStyle w:val="ab"/>
                <w:color w:val="F2F2F2" w:themeColor="background1" w:themeShade="F2"/>
              </w:rPr>
              <w:t>Feedback</w:t>
            </w:r>
            <w:r w:rsidR="00B30B8A">
              <w:rPr>
                <w:rStyle w:val="ab"/>
                <w:color w:val="F2F2F2" w:themeColor="background1" w:themeShade="F2"/>
              </w:rPr>
              <w:t xml:space="preserve"> </w:t>
            </w:r>
            <w:r w:rsidRPr="00F32E09">
              <w:rPr>
                <w:rStyle w:val="ab"/>
                <w:color w:val="F2F2F2" w:themeColor="background1" w:themeShade="F2"/>
              </w:rPr>
              <w:t>will</w:t>
            </w:r>
            <w:r w:rsidR="00B30B8A">
              <w:rPr>
                <w:rStyle w:val="ab"/>
                <w:color w:val="F2F2F2" w:themeColor="background1" w:themeShade="F2"/>
              </w:rPr>
              <w:t xml:space="preserve"> </w:t>
            </w:r>
            <w:r w:rsidRPr="00F32E09">
              <w:rPr>
                <w:rStyle w:val="ab"/>
                <w:color w:val="F2F2F2" w:themeColor="background1" w:themeShade="F2"/>
              </w:rPr>
              <w:t>be</w:t>
            </w:r>
            <w:r w:rsidR="00B30B8A">
              <w:rPr>
                <w:rStyle w:val="ab"/>
                <w:color w:val="F2F2F2" w:themeColor="background1" w:themeShade="F2"/>
              </w:rPr>
              <w:t xml:space="preserve"> </w:t>
            </w:r>
            <w:r w:rsidRPr="00F32E09">
              <w:rPr>
                <w:rStyle w:val="ab"/>
                <w:color w:val="F2F2F2" w:themeColor="background1" w:themeShade="F2"/>
              </w:rPr>
              <w:t>given</w:t>
            </w:r>
            <w:r w:rsidR="00B30B8A">
              <w:rPr>
                <w:rStyle w:val="ab"/>
                <w:color w:val="F2F2F2" w:themeColor="background1" w:themeShade="F2"/>
              </w:rPr>
              <w:t xml:space="preserve"> </w:t>
            </w:r>
            <w:r w:rsidRPr="00F32E09">
              <w:rPr>
                <w:rStyle w:val="ab"/>
                <w:color w:val="F2F2F2" w:themeColor="background1" w:themeShade="F2"/>
              </w:rPr>
              <w:t>via</w:t>
            </w:r>
            <w:r w:rsidR="00B30B8A">
              <w:rPr>
                <w:rStyle w:val="ab"/>
                <w:color w:val="F2F2F2" w:themeColor="background1" w:themeShade="F2"/>
              </w:rPr>
              <w:t xml:space="preserve"> </w:t>
            </w:r>
            <w:r w:rsidRPr="00F32E09">
              <w:rPr>
                <w:rStyle w:val="ab"/>
                <w:color w:val="F2F2F2" w:themeColor="background1" w:themeShade="F2"/>
              </w:rPr>
              <w:t>Blackboard</w:t>
            </w:r>
            <w:r w:rsidR="00B30B8A">
              <w:rPr>
                <w:rStyle w:val="ab"/>
                <w:color w:val="F2F2F2" w:themeColor="background1" w:themeShade="F2"/>
              </w:rPr>
              <w:t xml:space="preserve"> </w:t>
            </w:r>
            <w:r w:rsidRPr="00F32E09">
              <w:rPr>
                <w:rStyle w:val="ab"/>
                <w:color w:val="F2F2F2" w:themeColor="background1" w:themeShade="F2"/>
              </w:rPr>
              <w:t>when</w:t>
            </w:r>
            <w:r w:rsidR="00B30B8A">
              <w:rPr>
                <w:rStyle w:val="ab"/>
                <w:color w:val="F2F2F2" w:themeColor="background1" w:themeShade="F2"/>
              </w:rPr>
              <w:t xml:space="preserve"> </w:t>
            </w:r>
            <w:r w:rsidRPr="00F32E09">
              <w:rPr>
                <w:rStyle w:val="ab"/>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1E1783B9"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20C68875"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aa"/>
                <w:bCs w:val="0"/>
              </w:rPr>
            </w:pPr>
            <w:r w:rsidRPr="00D030E4">
              <w:rPr>
                <w:rStyle w:val="aa"/>
                <w:bCs w:val="0"/>
              </w:rPr>
              <w:t>Feedback</w:t>
            </w:r>
            <w:r w:rsidR="00B30B8A">
              <w:rPr>
                <w:rStyle w:val="aa"/>
                <w:bCs w:val="0"/>
              </w:rPr>
              <w:t xml:space="preserve"> </w:t>
            </w:r>
            <w:r>
              <w:rPr>
                <w:rStyle w:val="aa"/>
                <w:bCs w:val="0"/>
              </w:rPr>
              <w:t>from</w:t>
            </w:r>
            <w:r w:rsidR="00B30B8A">
              <w:rPr>
                <w:rStyle w:val="aa"/>
                <w:bCs w:val="0"/>
              </w:rPr>
              <w:t xml:space="preserve"> </w:t>
            </w:r>
            <w:r w:rsidRPr="00D030E4">
              <w:rPr>
                <w:rStyle w:val="aa"/>
                <w:bCs w:val="0"/>
              </w:rPr>
              <w:t>student</w:t>
            </w:r>
            <w:r>
              <w:rPr>
                <w:rStyle w:val="aa"/>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3C2A143F" w:rsidR="00461F90" w:rsidRPr="00786B8E" w:rsidRDefault="00461F90" w:rsidP="001C7121">
            <w:pPr>
              <w:rPr>
                <w:rStyle w:val="aa"/>
                <w:bCs w:val="0"/>
                <w:color w:val="F2F2F2" w:themeColor="background1" w:themeShade="F2"/>
              </w:rPr>
            </w:pPr>
            <w:bookmarkStart w:id="18" w:name="_Toc82066980"/>
            <w:bookmarkStart w:id="19" w:name="_Toc94976378"/>
            <w:r w:rsidRPr="00786B8E">
              <w:rPr>
                <w:rStyle w:val="3Char"/>
                <w:color w:val="F2F2F2" w:themeColor="background1" w:themeShade="F2"/>
              </w:rPr>
              <w:t>Lecturer</w:t>
            </w:r>
            <w:r w:rsidR="00B30B8A">
              <w:rPr>
                <w:rStyle w:val="3Char"/>
                <w:color w:val="F2F2F2" w:themeColor="background1" w:themeShade="F2"/>
              </w:rPr>
              <w:t xml:space="preserve"> </w:t>
            </w:r>
            <w:r w:rsidRPr="00786B8E">
              <w:rPr>
                <w:rStyle w:val="3Char"/>
                <w:color w:val="F2F2F2" w:themeColor="background1" w:themeShade="F2"/>
              </w:rPr>
              <w:t>Signature</w:t>
            </w:r>
            <w:bookmarkEnd w:id="18"/>
            <w:bookmarkEnd w:id="19"/>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aa"/>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57A7C8A" w:rsidR="00461F90" w:rsidRPr="00786B8E" w:rsidRDefault="00461F90" w:rsidP="001C7121">
            <w:pPr>
              <w:rPr>
                <w:rStyle w:val="aa"/>
                <w:bCs w:val="0"/>
                <w:color w:val="F2F2F2" w:themeColor="background1" w:themeShade="F2"/>
              </w:rPr>
            </w:pPr>
            <w:bookmarkStart w:id="20" w:name="_Toc82066981"/>
            <w:bookmarkStart w:id="21" w:name="_Toc94976379"/>
            <w:r w:rsidRPr="00786B8E">
              <w:rPr>
                <w:rStyle w:val="3Char"/>
                <w:color w:val="F2F2F2" w:themeColor="background1" w:themeShade="F2"/>
              </w:rPr>
              <w:t>Student</w:t>
            </w:r>
            <w:r w:rsidR="00B30B8A">
              <w:rPr>
                <w:rStyle w:val="3Char"/>
                <w:color w:val="F2F2F2" w:themeColor="background1" w:themeShade="F2"/>
              </w:rPr>
              <w:t xml:space="preserve"> </w:t>
            </w:r>
            <w:r w:rsidRPr="00786B8E">
              <w:rPr>
                <w:rStyle w:val="3Char"/>
                <w:color w:val="F2F2F2" w:themeColor="background1" w:themeShade="F2"/>
              </w:rPr>
              <w:t>Signature</w:t>
            </w:r>
            <w:bookmarkEnd w:id="20"/>
            <w:bookmarkEnd w:id="21"/>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aa"/>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aa"/>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34919FAC"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3DC0F290"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2EA8C027" w:rsidR="00A32435" w:rsidRPr="00B30B8A" w:rsidRDefault="00000000" w:rsidP="00E64DFB">
            <w:pPr>
              <w:tabs>
                <w:tab w:val="right" w:leader="underscore" w:pos="9923"/>
              </w:tabs>
              <w:spacing w:before="120" w:line="240" w:lineRule="auto"/>
              <w:rPr>
                <w:rStyle w:val="aa"/>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670AF210" w:rsidR="00A32435" w:rsidRPr="00F32E09" w:rsidRDefault="00000000"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1EFDF790" w14:textId="4C64EAE7" w:rsidR="00964F86" w:rsidRDefault="00E56771">
      <w:pPr>
        <w:pStyle w:val="10"/>
        <w:tabs>
          <w:tab w:val="right" w:leader="dot" w:pos="10194"/>
        </w:tabs>
        <w:rPr>
          <w:ins w:id="22" w:author="Adrian Gould" w:date="2023-08-28T17:53: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23" w:author="Adrian Gould" w:date="2023-08-28T17:53:00Z">
        <w:r w:rsidR="00964F86" w:rsidRPr="00A76BFA">
          <w:rPr>
            <w:rStyle w:val="ae"/>
            <w:noProof/>
          </w:rPr>
          <w:fldChar w:fldCharType="begin"/>
        </w:r>
        <w:r w:rsidR="00964F86" w:rsidRPr="00A76BFA">
          <w:rPr>
            <w:rStyle w:val="ae"/>
            <w:noProof/>
          </w:rPr>
          <w:instrText xml:space="preserve"> </w:instrText>
        </w:r>
        <w:r w:rsidR="00964F86">
          <w:rPr>
            <w:noProof/>
          </w:rPr>
          <w:instrText>HYPERLINK \l "_Toc144137646"</w:instrText>
        </w:r>
        <w:r w:rsidR="00964F86" w:rsidRPr="00A76BFA">
          <w:rPr>
            <w:rStyle w:val="ae"/>
            <w:noProof/>
          </w:rPr>
          <w:instrText xml:space="preserve"> </w:instrText>
        </w:r>
        <w:r w:rsidR="00964F86" w:rsidRPr="00A76BFA">
          <w:rPr>
            <w:rStyle w:val="ae"/>
            <w:noProof/>
          </w:rPr>
        </w:r>
        <w:r w:rsidR="00964F86" w:rsidRPr="00A76BFA">
          <w:rPr>
            <w:rStyle w:val="ae"/>
            <w:noProof/>
          </w:rPr>
          <w:fldChar w:fldCharType="separate"/>
        </w:r>
        <w:r w:rsidR="00964F86" w:rsidRPr="00A76BFA">
          <w:rPr>
            <w:rStyle w:val="ae"/>
            <w:noProof/>
            <w:lang w:eastAsia="en-AU"/>
          </w:rPr>
          <w:t>Assessment Steps</w:t>
        </w:r>
        <w:r w:rsidR="00964F86">
          <w:rPr>
            <w:noProof/>
            <w:webHidden/>
          </w:rPr>
          <w:tab/>
        </w:r>
        <w:r w:rsidR="00964F86">
          <w:rPr>
            <w:noProof/>
            <w:webHidden/>
          </w:rPr>
          <w:fldChar w:fldCharType="begin"/>
        </w:r>
        <w:r w:rsidR="00964F86">
          <w:rPr>
            <w:noProof/>
            <w:webHidden/>
          </w:rPr>
          <w:instrText xml:space="preserve"> PAGEREF _Toc144137646 \h </w:instrText>
        </w:r>
      </w:ins>
      <w:r w:rsidR="00964F86">
        <w:rPr>
          <w:noProof/>
          <w:webHidden/>
        </w:rPr>
      </w:r>
      <w:r w:rsidR="00964F86">
        <w:rPr>
          <w:noProof/>
          <w:webHidden/>
        </w:rPr>
        <w:fldChar w:fldCharType="separate"/>
      </w:r>
      <w:ins w:id="24" w:author="Adrian Gould" w:date="2023-08-28T17:53:00Z">
        <w:r w:rsidR="00964F86">
          <w:rPr>
            <w:noProof/>
            <w:webHidden/>
          </w:rPr>
          <w:t>10</w:t>
        </w:r>
        <w:r w:rsidR="00964F86">
          <w:rPr>
            <w:noProof/>
            <w:webHidden/>
          </w:rPr>
          <w:fldChar w:fldCharType="end"/>
        </w:r>
        <w:r w:rsidR="00964F86" w:rsidRPr="00A76BFA">
          <w:rPr>
            <w:rStyle w:val="ae"/>
            <w:noProof/>
          </w:rPr>
          <w:fldChar w:fldCharType="end"/>
        </w:r>
      </w:ins>
    </w:p>
    <w:p w14:paraId="100F0830" w14:textId="35071928" w:rsidR="00964F86" w:rsidRDefault="00964F86" w:rsidP="00511E97">
      <w:pPr>
        <w:pStyle w:val="20"/>
        <w:rPr>
          <w:ins w:id="25" w:author="Adrian Gould" w:date="2023-08-28T17:53:00Z"/>
          <w:rFonts w:eastAsiaTheme="minorEastAsia" w:cstheme="minorBidi"/>
          <w:noProof/>
          <w:kern w:val="2"/>
          <w:sz w:val="24"/>
          <w:szCs w:val="24"/>
          <w:lang w:eastAsia="en-GB"/>
          <w14:ligatures w14:val="standardContextual"/>
        </w:rPr>
      </w:pPr>
      <w:ins w:id="26" w:author="Adrian Gould" w:date="2023-08-28T17:53:00Z">
        <w:r w:rsidRPr="00A76BFA">
          <w:rPr>
            <w:rStyle w:val="ae"/>
            <w:noProof/>
          </w:rPr>
          <w:fldChar w:fldCharType="begin"/>
        </w:r>
        <w:r w:rsidRPr="00A76BFA">
          <w:rPr>
            <w:rStyle w:val="ae"/>
            <w:noProof/>
          </w:rPr>
          <w:instrText xml:space="preserve"> </w:instrText>
        </w:r>
        <w:r>
          <w:rPr>
            <w:noProof/>
          </w:rPr>
          <w:instrText>HYPERLINK \l "_Toc144137647"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Complete the Front Page</w:t>
        </w:r>
        <w:r>
          <w:rPr>
            <w:noProof/>
            <w:webHidden/>
          </w:rPr>
          <w:tab/>
        </w:r>
        <w:r>
          <w:rPr>
            <w:noProof/>
            <w:webHidden/>
          </w:rPr>
          <w:fldChar w:fldCharType="begin"/>
        </w:r>
        <w:r>
          <w:rPr>
            <w:noProof/>
            <w:webHidden/>
          </w:rPr>
          <w:instrText xml:space="preserve"> PAGEREF _Toc144137647 \h </w:instrText>
        </w:r>
      </w:ins>
      <w:r>
        <w:rPr>
          <w:noProof/>
          <w:webHidden/>
        </w:rPr>
      </w:r>
      <w:r>
        <w:rPr>
          <w:noProof/>
          <w:webHidden/>
        </w:rPr>
        <w:fldChar w:fldCharType="separate"/>
      </w:r>
      <w:ins w:id="27" w:author="Adrian Gould" w:date="2023-08-28T17:53:00Z">
        <w:r>
          <w:rPr>
            <w:noProof/>
            <w:webHidden/>
          </w:rPr>
          <w:t>10</w:t>
        </w:r>
        <w:r>
          <w:rPr>
            <w:noProof/>
            <w:webHidden/>
          </w:rPr>
          <w:fldChar w:fldCharType="end"/>
        </w:r>
        <w:r w:rsidRPr="00A76BFA">
          <w:rPr>
            <w:rStyle w:val="ae"/>
            <w:noProof/>
          </w:rPr>
          <w:fldChar w:fldCharType="end"/>
        </w:r>
      </w:ins>
    </w:p>
    <w:p w14:paraId="2BB9C7BF" w14:textId="5590FF2E" w:rsidR="00964F86" w:rsidRDefault="00964F86" w:rsidP="00511E97">
      <w:pPr>
        <w:pStyle w:val="20"/>
        <w:rPr>
          <w:ins w:id="28" w:author="Adrian Gould" w:date="2023-08-28T17:53:00Z"/>
          <w:rFonts w:eastAsiaTheme="minorEastAsia" w:cstheme="minorBidi"/>
          <w:noProof/>
          <w:kern w:val="2"/>
          <w:sz w:val="24"/>
          <w:szCs w:val="24"/>
          <w:lang w:eastAsia="en-GB"/>
          <w14:ligatures w14:val="standardContextual"/>
        </w:rPr>
      </w:pPr>
      <w:ins w:id="29" w:author="Adrian Gould" w:date="2023-08-28T17:53:00Z">
        <w:r w:rsidRPr="00A76BFA">
          <w:rPr>
            <w:rStyle w:val="ae"/>
            <w:noProof/>
          </w:rPr>
          <w:fldChar w:fldCharType="begin"/>
        </w:r>
        <w:r w:rsidRPr="00A76BFA">
          <w:rPr>
            <w:rStyle w:val="ae"/>
            <w:noProof/>
          </w:rPr>
          <w:instrText xml:space="preserve"> </w:instrText>
        </w:r>
        <w:r>
          <w:rPr>
            <w:noProof/>
          </w:rPr>
          <w:instrText>HYPERLINK \l "_Toc144137648"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Setting Up for Phase 3</w:t>
        </w:r>
        <w:r>
          <w:rPr>
            <w:noProof/>
            <w:webHidden/>
          </w:rPr>
          <w:tab/>
        </w:r>
        <w:r>
          <w:rPr>
            <w:noProof/>
            <w:webHidden/>
          </w:rPr>
          <w:fldChar w:fldCharType="begin"/>
        </w:r>
        <w:r>
          <w:rPr>
            <w:noProof/>
            <w:webHidden/>
          </w:rPr>
          <w:instrText xml:space="preserve"> PAGEREF _Toc144137648 \h </w:instrText>
        </w:r>
      </w:ins>
      <w:r>
        <w:rPr>
          <w:noProof/>
          <w:webHidden/>
        </w:rPr>
      </w:r>
      <w:r>
        <w:rPr>
          <w:noProof/>
          <w:webHidden/>
        </w:rPr>
        <w:fldChar w:fldCharType="separate"/>
      </w:r>
      <w:ins w:id="30" w:author="Adrian Gould" w:date="2023-08-28T17:53:00Z">
        <w:r>
          <w:rPr>
            <w:noProof/>
            <w:webHidden/>
          </w:rPr>
          <w:t>11</w:t>
        </w:r>
        <w:r>
          <w:rPr>
            <w:noProof/>
            <w:webHidden/>
          </w:rPr>
          <w:fldChar w:fldCharType="end"/>
        </w:r>
        <w:r w:rsidRPr="00A76BFA">
          <w:rPr>
            <w:rStyle w:val="ae"/>
            <w:noProof/>
          </w:rPr>
          <w:fldChar w:fldCharType="end"/>
        </w:r>
      </w:ins>
    </w:p>
    <w:p w14:paraId="1130A79B" w14:textId="45B29723" w:rsidR="00964F86" w:rsidRDefault="00964F86" w:rsidP="00511E97">
      <w:pPr>
        <w:pStyle w:val="20"/>
        <w:rPr>
          <w:ins w:id="31" w:author="Adrian Gould" w:date="2023-08-28T17:53:00Z"/>
          <w:rFonts w:eastAsiaTheme="minorEastAsia" w:cstheme="minorBidi"/>
          <w:noProof/>
          <w:kern w:val="2"/>
          <w:sz w:val="24"/>
          <w:szCs w:val="24"/>
          <w:lang w:eastAsia="en-GB"/>
          <w14:ligatures w14:val="standardContextual"/>
        </w:rPr>
      </w:pPr>
      <w:ins w:id="32" w:author="Adrian Gould" w:date="2023-08-28T17:53:00Z">
        <w:r w:rsidRPr="00A76BFA">
          <w:rPr>
            <w:rStyle w:val="ae"/>
            <w:noProof/>
          </w:rPr>
          <w:fldChar w:fldCharType="begin"/>
        </w:r>
        <w:r w:rsidRPr="00A76BFA">
          <w:rPr>
            <w:rStyle w:val="ae"/>
            <w:noProof/>
          </w:rPr>
          <w:instrText xml:space="preserve"> </w:instrText>
        </w:r>
        <w:r>
          <w:rPr>
            <w:noProof/>
          </w:rPr>
          <w:instrText>HYPERLINK \l "_Toc144137649"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Determine your Site Colour Scheme</w:t>
        </w:r>
        <w:r>
          <w:rPr>
            <w:noProof/>
            <w:webHidden/>
          </w:rPr>
          <w:tab/>
        </w:r>
        <w:r>
          <w:rPr>
            <w:noProof/>
            <w:webHidden/>
          </w:rPr>
          <w:fldChar w:fldCharType="begin"/>
        </w:r>
        <w:r>
          <w:rPr>
            <w:noProof/>
            <w:webHidden/>
          </w:rPr>
          <w:instrText xml:space="preserve"> PAGEREF _Toc144137649 \h </w:instrText>
        </w:r>
      </w:ins>
      <w:r>
        <w:rPr>
          <w:noProof/>
          <w:webHidden/>
        </w:rPr>
      </w:r>
      <w:r>
        <w:rPr>
          <w:noProof/>
          <w:webHidden/>
        </w:rPr>
        <w:fldChar w:fldCharType="separate"/>
      </w:r>
      <w:ins w:id="33" w:author="Adrian Gould" w:date="2023-08-28T17:53:00Z">
        <w:r>
          <w:rPr>
            <w:noProof/>
            <w:webHidden/>
          </w:rPr>
          <w:t>12</w:t>
        </w:r>
        <w:r>
          <w:rPr>
            <w:noProof/>
            <w:webHidden/>
          </w:rPr>
          <w:fldChar w:fldCharType="end"/>
        </w:r>
        <w:r w:rsidRPr="00A76BFA">
          <w:rPr>
            <w:rStyle w:val="ae"/>
            <w:noProof/>
          </w:rPr>
          <w:fldChar w:fldCharType="end"/>
        </w:r>
      </w:ins>
    </w:p>
    <w:p w14:paraId="129AA826" w14:textId="4774B032" w:rsidR="00964F86" w:rsidRDefault="00964F86" w:rsidP="00511E97">
      <w:pPr>
        <w:pStyle w:val="20"/>
        <w:rPr>
          <w:ins w:id="34" w:author="Adrian Gould" w:date="2023-08-28T17:53:00Z"/>
          <w:rFonts w:eastAsiaTheme="minorEastAsia" w:cstheme="minorBidi"/>
          <w:noProof/>
          <w:kern w:val="2"/>
          <w:sz w:val="24"/>
          <w:szCs w:val="24"/>
          <w:lang w:eastAsia="en-GB"/>
          <w14:ligatures w14:val="standardContextual"/>
        </w:rPr>
      </w:pPr>
      <w:ins w:id="35" w:author="Adrian Gould" w:date="2023-08-28T17:53:00Z">
        <w:r w:rsidRPr="00A76BFA">
          <w:rPr>
            <w:rStyle w:val="ae"/>
            <w:noProof/>
          </w:rPr>
          <w:fldChar w:fldCharType="begin"/>
        </w:r>
        <w:r w:rsidRPr="00A76BFA">
          <w:rPr>
            <w:rStyle w:val="ae"/>
            <w:noProof/>
          </w:rPr>
          <w:instrText xml:space="preserve"> </w:instrText>
        </w:r>
        <w:r>
          <w:rPr>
            <w:noProof/>
          </w:rPr>
          <w:instrText>HYPERLINK \l "_Toc144137650"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What are your selected colours?</w:t>
        </w:r>
        <w:r>
          <w:rPr>
            <w:noProof/>
            <w:webHidden/>
          </w:rPr>
          <w:tab/>
        </w:r>
        <w:r>
          <w:rPr>
            <w:noProof/>
            <w:webHidden/>
          </w:rPr>
          <w:fldChar w:fldCharType="begin"/>
        </w:r>
        <w:r>
          <w:rPr>
            <w:noProof/>
            <w:webHidden/>
          </w:rPr>
          <w:instrText xml:space="preserve"> PAGEREF _Toc144137650 \h </w:instrText>
        </w:r>
      </w:ins>
      <w:r>
        <w:rPr>
          <w:noProof/>
          <w:webHidden/>
        </w:rPr>
      </w:r>
      <w:r>
        <w:rPr>
          <w:noProof/>
          <w:webHidden/>
        </w:rPr>
        <w:fldChar w:fldCharType="separate"/>
      </w:r>
      <w:ins w:id="36" w:author="Adrian Gould" w:date="2023-08-28T17:53:00Z">
        <w:r>
          <w:rPr>
            <w:noProof/>
            <w:webHidden/>
          </w:rPr>
          <w:t>13</w:t>
        </w:r>
        <w:r>
          <w:rPr>
            <w:noProof/>
            <w:webHidden/>
          </w:rPr>
          <w:fldChar w:fldCharType="end"/>
        </w:r>
        <w:r w:rsidRPr="00A76BFA">
          <w:rPr>
            <w:rStyle w:val="ae"/>
            <w:noProof/>
          </w:rPr>
          <w:fldChar w:fldCharType="end"/>
        </w:r>
      </w:ins>
    </w:p>
    <w:p w14:paraId="52316E2E" w14:textId="56EA92B3" w:rsidR="00964F86" w:rsidRDefault="00964F86" w:rsidP="00511E97">
      <w:pPr>
        <w:pStyle w:val="20"/>
        <w:rPr>
          <w:ins w:id="37" w:author="Adrian Gould" w:date="2023-08-28T17:53:00Z"/>
          <w:rFonts w:eastAsiaTheme="minorEastAsia" w:cstheme="minorBidi"/>
          <w:noProof/>
          <w:kern w:val="2"/>
          <w:sz w:val="24"/>
          <w:szCs w:val="24"/>
          <w:lang w:eastAsia="en-GB"/>
          <w14:ligatures w14:val="standardContextual"/>
        </w:rPr>
      </w:pPr>
      <w:ins w:id="38" w:author="Adrian Gould" w:date="2023-08-28T17:53:00Z">
        <w:r w:rsidRPr="00A76BFA">
          <w:rPr>
            <w:rStyle w:val="ae"/>
            <w:noProof/>
          </w:rPr>
          <w:fldChar w:fldCharType="begin"/>
        </w:r>
        <w:r w:rsidRPr="00A76BFA">
          <w:rPr>
            <w:rStyle w:val="ae"/>
            <w:noProof/>
          </w:rPr>
          <w:instrText xml:space="preserve"> </w:instrText>
        </w:r>
        <w:r>
          <w:rPr>
            <w:noProof/>
          </w:rPr>
          <w:instrText>HYPERLINK \l "_Toc144137651"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Locate and Select Appropriate Images</w:t>
        </w:r>
        <w:r>
          <w:rPr>
            <w:noProof/>
            <w:webHidden/>
          </w:rPr>
          <w:tab/>
        </w:r>
        <w:r>
          <w:rPr>
            <w:noProof/>
            <w:webHidden/>
          </w:rPr>
          <w:fldChar w:fldCharType="begin"/>
        </w:r>
        <w:r>
          <w:rPr>
            <w:noProof/>
            <w:webHidden/>
          </w:rPr>
          <w:instrText xml:space="preserve"> PAGEREF _Toc144137651 \h </w:instrText>
        </w:r>
      </w:ins>
      <w:r>
        <w:rPr>
          <w:noProof/>
          <w:webHidden/>
        </w:rPr>
      </w:r>
      <w:r>
        <w:rPr>
          <w:noProof/>
          <w:webHidden/>
        </w:rPr>
        <w:fldChar w:fldCharType="separate"/>
      </w:r>
      <w:ins w:id="39" w:author="Adrian Gould" w:date="2023-08-28T17:53:00Z">
        <w:r>
          <w:rPr>
            <w:noProof/>
            <w:webHidden/>
          </w:rPr>
          <w:t>14</w:t>
        </w:r>
        <w:r>
          <w:rPr>
            <w:noProof/>
            <w:webHidden/>
          </w:rPr>
          <w:fldChar w:fldCharType="end"/>
        </w:r>
        <w:r w:rsidRPr="00A76BFA">
          <w:rPr>
            <w:rStyle w:val="ae"/>
            <w:noProof/>
          </w:rPr>
          <w:fldChar w:fldCharType="end"/>
        </w:r>
      </w:ins>
    </w:p>
    <w:p w14:paraId="4D5CB347" w14:textId="00FC3A60" w:rsidR="00964F86" w:rsidRDefault="00964F86" w:rsidP="00511E97">
      <w:pPr>
        <w:pStyle w:val="20"/>
        <w:rPr>
          <w:ins w:id="40" w:author="Adrian Gould" w:date="2023-08-28T17:53:00Z"/>
          <w:rFonts w:eastAsiaTheme="minorEastAsia" w:cstheme="minorBidi"/>
          <w:noProof/>
          <w:kern w:val="2"/>
          <w:sz w:val="24"/>
          <w:szCs w:val="24"/>
          <w:lang w:eastAsia="en-GB"/>
          <w14:ligatures w14:val="standardContextual"/>
        </w:rPr>
      </w:pPr>
      <w:ins w:id="41" w:author="Adrian Gould" w:date="2023-08-28T17:53:00Z">
        <w:r w:rsidRPr="00A76BFA">
          <w:rPr>
            <w:rStyle w:val="ae"/>
            <w:noProof/>
          </w:rPr>
          <w:fldChar w:fldCharType="begin"/>
        </w:r>
        <w:r w:rsidRPr="00A76BFA">
          <w:rPr>
            <w:rStyle w:val="ae"/>
            <w:noProof/>
          </w:rPr>
          <w:instrText xml:space="preserve"> </w:instrText>
        </w:r>
        <w:r>
          <w:rPr>
            <w:noProof/>
          </w:rPr>
          <w:instrText>HYPERLINK \l "_Toc144137652"</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Image Sources</w:t>
        </w:r>
        <w:r>
          <w:rPr>
            <w:noProof/>
            <w:webHidden/>
          </w:rPr>
          <w:tab/>
        </w:r>
        <w:r>
          <w:rPr>
            <w:noProof/>
            <w:webHidden/>
          </w:rPr>
          <w:fldChar w:fldCharType="begin"/>
        </w:r>
        <w:r>
          <w:rPr>
            <w:noProof/>
            <w:webHidden/>
          </w:rPr>
          <w:instrText xml:space="preserve"> PAGEREF _Toc144137652 \h </w:instrText>
        </w:r>
      </w:ins>
      <w:r>
        <w:rPr>
          <w:noProof/>
          <w:webHidden/>
        </w:rPr>
      </w:r>
      <w:r>
        <w:rPr>
          <w:noProof/>
          <w:webHidden/>
        </w:rPr>
        <w:fldChar w:fldCharType="separate"/>
      </w:r>
      <w:ins w:id="42" w:author="Adrian Gould" w:date="2023-08-28T17:53:00Z">
        <w:r>
          <w:rPr>
            <w:noProof/>
            <w:webHidden/>
          </w:rPr>
          <w:t>15</w:t>
        </w:r>
        <w:r>
          <w:rPr>
            <w:noProof/>
            <w:webHidden/>
          </w:rPr>
          <w:fldChar w:fldCharType="end"/>
        </w:r>
        <w:r w:rsidRPr="00A76BFA">
          <w:rPr>
            <w:rStyle w:val="ae"/>
            <w:noProof/>
          </w:rPr>
          <w:fldChar w:fldCharType="end"/>
        </w:r>
      </w:ins>
    </w:p>
    <w:p w14:paraId="78567917" w14:textId="46191BFA" w:rsidR="00964F86" w:rsidRDefault="00964F86" w:rsidP="00511E97">
      <w:pPr>
        <w:pStyle w:val="20"/>
        <w:rPr>
          <w:ins w:id="43" w:author="Adrian Gould" w:date="2023-08-28T17:53:00Z"/>
          <w:rFonts w:eastAsiaTheme="minorEastAsia" w:cstheme="minorBidi"/>
          <w:noProof/>
          <w:kern w:val="2"/>
          <w:sz w:val="24"/>
          <w:szCs w:val="24"/>
          <w:lang w:eastAsia="en-GB"/>
          <w14:ligatures w14:val="standardContextual"/>
        </w:rPr>
      </w:pPr>
      <w:ins w:id="44" w:author="Adrian Gould" w:date="2023-08-28T17:53:00Z">
        <w:r w:rsidRPr="00A76BFA">
          <w:rPr>
            <w:rStyle w:val="ae"/>
            <w:noProof/>
          </w:rPr>
          <w:fldChar w:fldCharType="begin"/>
        </w:r>
        <w:r w:rsidRPr="00A76BFA">
          <w:rPr>
            <w:rStyle w:val="ae"/>
            <w:noProof/>
          </w:rPr>
          <w:instrText xml:space="preserve"> </w:instrText>
        </w:r>
        <w:r>
          <w:rPr>
            <w:noProof/>
          </w:rPr>
          <w:instrText>HYPERLINK \l "_Toc144137653"</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Implement Content for Images and Additional Text</w:t>
        </w:r>
        <w:r>
          <w:rPr>
            <w:noProof/>
            <w:webHidden/>
          </w:rPr>
          <w:tab/>
        </w:r>
        <w:r>
          <w:rPr>
            <w:noProof/>
            <w:webHidden/>
          </w:rPr>
          <w:fldChar w:fldCharType="begin"/>
        </w:r>
        <w:r>
          <w:rPr>
            <w:noProof/>
            <w:webHidden/>
          </w:rPr>
          <w:instrText xml:space="preserve"> PAGEREF _Toc144137653 \h </w:instrText>
        </w:r>
      </w:ins>
      <w:r>
        <w:rPr>
          <w:noProof/>
          <w:webHidden/>
        </w:rPr>
      </w:r>
      <w:r>
        <w:rPr>
          <w:noProof/>
          <w:webHidden/>
        </w:rPr>
        <w:fldChar w:fldCharType="separate"/>
      </w:r>
      <w:ins w:id="45" w:author="Adrian Gould" w:date="2023-08-28T17:53:00Z">
        <w:r>
          <w:rPr>
            <w:noProof/>
            <w:webHidden/>
          </w:rPr>
          <w:t>16</w:t>
        </w:r>
        <w:r>
          <w:rPr>
            <w:noProof/>
            <w:webHidden/>
          </w:rPr>
          <w:fldChar w:fldCharType="end"/>
        </w:r>
        <w:r w:rsidRPr="00A76BFA">
          <w:rPr>
            <w:rStyle w:val="ae"/>
            <w:noProof/>
          </w:rPr>
          <w:fldChar w:fldCharType="end"/>
        </w:r>
      </w:ins>
    </w:p>
    <w:p w14:paraId="28706071" w14:textId="15881525" w:rsidR="00964F86" w:rsidRDefault="00964F86" w:rsidP="00511E97">
      <w:pPr>
        <w:pStyle w:val="20"/>
        <w:rPr>
          <w:ins w:id="46" w:author="Adrian Gould" w:date="2023-08-28T17:53:00Z"/>
          <w:rFonts w:eastAsiaTheme="minorEastAsia" w:cstheme="minorBidi"/>
          <w:noProof/>
          <w:kern w:val="2"/>
          <w:sz w:val="24"/>
          <w:szCs w:val="24"/>
          <w:lang w:eastAsia="en-GB"/>
          <w14:ligatures w14:val="standardContextual"/>
        </w:rPr>
      </w:pPr>
      <w:ins w:id="47" w:author="Adrian Gould" w:date="2023-08-28T17:53:00Z">
        <w:r w:rsidRPr="00A76BFA">
          <w:rPr>
            <w:rStyle w:val="ae"/>
            <w:noProof/>
          </w:rPr>
          <w:fldChar w:fldCharType="begin"/>
        </w:r>
        <w:r w:rsidRPr="00A76BFA">
          <w:rPr>
            <w:rStyle w:val="ae"/>
            <w:noProof/>
          </w:rPr>
          <w:instrText xml:space="preserve"> </w:instrText>
        </w:r>
        <w:r>
          <w:rPr>
            <w:noProof/>
          </w:rPr>
          <w:instrText>HYPERLINK \l "_Toc144137654"</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Validating the HTML</w:t>
        </w:r>
        <w:r>
          <w:rPr>
            <w:noProof/>
            <w:webHidden/>
          </w:rPr>
          <w:tab/>
        </w:r>
        <w:r>
          <w:rPr>
            <w:noProof/>
            <w:webHidden/>
          </w:rPr>
          <w:fldChar w:fldCharType="begin"/>
        </w:r>
        <w:r>
          <w:rPr>
            <w:noProof/>
            <w:webHidden/>
          </w:rPr>
          <w:instrText xml:space="preserve"> PAGEREF _Toc144137654 \h </w:instrText>
        </w:r>
      </w:ins>
      <w:r>
        <w:rPr>
          <w:noProof/>
          <w:webHidden/>
        </w:rPr>
      </w:r>
      <w:r>
        <w:rPr>
          <w:noProof/>
          <w:webHidden/>
        </w:rPr>
        <w:fldChar w:fldCharType="separate"/>
      </w:r>
      <w:ins w:id="48" w:author="Adrian Gould" w:date="2023-08-28T17:53:00Z">
        <w:r>
          <w:rPr>
            <w:noProof/>
            <w:webHidden/>
          </w:rPr>
          <w:t>16</w:t>
        </w:r>
        <w:r>
          <w:rPr>
            <w:noProof/>
            <w:webHidden/>
          </w:rPr>
          <w:fldChar w:fldCharType="end"/>
        </w:r>
        <w:r w:rsidRPr="00A76BFA">
          <w:rPr>
            <w:rStyle w:val="ae"/>
            <w:noProof/>
          </w:rPr>
          <w:fldChar w:fldCharType="end"/>
        </w:r>
      </w:ins>
    </w:p>
    <w:p w14:paraId="7A3096E7" w14:textId="130F0C3C" w:rsidR="00964F86" w:rsidRDefault="00964F86" w:rsidP="00511E97">
      <w:pPr>
        <w:pStyle w:val="20"/>
        <w:rPr>
          <w:ins w:id="49" w:author="Adrian Gould" w:date="2023-08-28T17:53:00Z"/>
          <w:rFonts w:eastAsiaTheme="minorEastAsia" w:cstheme="minorBidi"/>
          <w:noProof/>
          <w:kern w:val="2"/>
          <w:sz w:val="24"/>
          <w:szCs w:val="24"/>
          <w:lang w:eastAsia="en-GB"/>
          <w14:ligatures w14:val="standardContextual"/>
        </w:rPr>
      </w:pPr>
      <w:ins w:id="50" w:author="Adrian Gould" w:date="2023-08-28T17:53:00Z">
        <w:r w:rsidRPr="00A76BFA">
          <w:rPr>
            <w:rStyle w:val="ae"/>
            <w:noProof/>
          </w:rPr>
          <w:fldChar w:fldCharType="begin"/>
        </w:r>
        <w:r w:rsidRPr="00A76BFA">
          <w:rPr>
            <w:rStyle w:val="ae"/>
            <w:noProof/>
          </w:rPr>
          <w:instrText xml:space="preserve"> </w:instrText>
        </w:r>
        <w:r>
          <w:rPr>
            <w:noProof/>
          </w:rPr>
          <w:instrText>HYPERLINK \l "_Toc144137655"</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Testing the page</w:t>
        </w:r>
        <w:r>
          <w:rPr>
            <w:noProof/>
            <w:webHidden/>
          </w:rPr>
          <w:tab/>
        </w:r>
        <w:r>
          <w:rPr>
            <w:noProof/>
            <w:webHidden/>
          </w:rPr>
          <w:fldChar w:fldCharType="begin"/>
        </w:r>
        <w:r>
          <w:rPr>
            <w:noProof/>
            <w:webHidden/>
          </w:rPr>
          <w:instrText xml:space="preserve"> PAGEREF _Toc144137655 \h </w:instrText>
        </w:r>
      </w:ins>
      <w:r>
        <w:rPr>
          <w:noProof/>
          <w:webHidden/>
        </w:rPr>
      </w:r>
      <w:r>
        <w:rPr>
          <w:noProof/>
          <w:webHidden/>
        </w:rPr>
        <w:fldChar w:fldCharType="separate"/>
      </w:r>
      <w:ins w:id="51" w:author="Adrian Gould" w:date="2023-08-28T17:53:00Z">
        <w:r>
          <w:rPr>
            <w:noProof/>
            <w:webHidden/>
          </w:rPr>
          <w:t>17</w:t>
        </w:r>
        <w:r>
          <w:rPr>
            <w:noProof/>
            <w:webHidden/>
          </w:rPr>
          <w:fldChar w:fldCharType="end"/>
        </w:r>
        <w:r w:rsidRPr="00A76BFA">
          <w:rPr>
            <w:rStyle w:val="ae"/>
            <w:noProof/>
          </w:rPr>
          <w:fldChar w:fldCharType="end"/>
        </w:r>
      </w:ins>
    </w:p>
    <w:p w14:paraId="351A238A" w14:textId="2F477E06" w:rsidR="00964F86" w:rsidRDefault="00964F86" w:rsidP="00511E97">
      <w:pPr>
        <w:pStyle w:val="20"/>
        <w:rPr>
          <w:ins w:id="52" w:author="Adrian Gould" w:date="2023-08-28T17:53:00Z"/>
          <w:rFonts w:eastAsiaTheme="minorEastAsia" w:cstheme="minorBidi"/>
          <w:noProof/>
          <w:kern w:val="2"/>
          <w:sz w:val="24"/>
          <w:szCs w:val="24"/>
          <w:lang w:eastAsia="en-GB"/>
          <w14:ligatures w14:val="standardContextual"/>
        </w:rPr>
      </w:pPr>
      <w:ins w:id="53" w:author="Adrian Gould" w:date="2023-08-28T17:53:00Z">
        <w:r w:rsidRPr="00A76BFA">
          <w:rPr>
            <w:rStyle w:val="ae"/>
            <w:noProof/>
          </w:rPr>
          <w:fldChar w:fldCharType="begin"/>
        </w:r>
        <w:r w:rsidRPr="00A76BFA">
          <w:rPr>
            <w:rStyle w:val="ae"/>
            <w:noProof/>
          </w:rPr>
          <w:instrText xml:space="preserve"> </w:instrText>
        </w:r>
        <w:r>
          <w:rPr>
            <w:noProof/>
          </w:rPr>
          <w:instrText>HYPERLINK \l "_Toc144137656"</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Demonstrate to Assessor</w:t>
        </w:r>
        <w:r>
          <w:rPr>
            <w:noProof/>
            <w:webHidden/>
          </w:rPr>
          <w:tab/>
        </w:r>
        <w:r>
          <w:rPr>
            <w:noProof/>
            <w:webHidden/>
          </w:rPr>
          <w:fldChar w:fldCharType="begin"/>
        </w:r>
        <w:r>
          <w:rPr>
            <w:noProof/>
            <w:webHidden/>
          </w:rPr>
          <w:instrText xml:space="preserve"> PAGEREF _Toc144137656 \h </w:instrText>
        </w:r>
      </w:ins>
      <w:r>
        <w:rPr>
          <w:noProof/>
          <w:webHidden/>
        </w:rPr>
      </w:r>
      <w:r>
        <w:rPr>
          <w:noProof/>
          <w:webHidden/>
        </w:rPr>
        <w:fldChar w:fldCharType="separate"/>
      </w:r>
      <w:ins w:id="54" w:author="Adrian Gould" w:date="2023-08-28T17:53:00Z">
        <w:r>
          <w:rPr>
            <w:noProof/>
            <w:webHidden/>
          </w:rPr>
          <w:t>18</w:t>
        </w:r>
        <w:r>
          <w:rPr>
            <w:noProof/>
            <w:webHidden/>
          </w:rPr>
          <w:fldChar w:fldCharType="end"/>
        </w:r>
        <w:r w:rsidRPr="00A76BFA">
          <w:rPr>
            <w:rStyle w:val="ae"/>
            <w:noProof/>
          </w:rPr>
          <w:fldChar w:fldCharType="end"/>
        </w:r>
      </w:ins>
    </w:p>
    <w:p w14:paraId="46D23648" w14:textId="5A3B6E98" w:rsidR="00964F86" w:rsidRDefault="00964F86" w:rsidP="00511E97">
      <w:pPr>
        <w:pStyle w:val="20"/>
        <w:rPr>
          <w:ins w:id="55" w:author="Adrian Gould" w:date="2023-08-28T17:53:00Z"/>
          <w:rFonts w:eastAsiaTheme="minorEastAsia" w:cstheme="minorBidi"/>
          <w:noProof/>
          <w:kern w:val="2"/>
          <w:sz w:val="24"/>
          <w:szCs w:val="24"/>
          <w:lang w:eastAsia="en-GB"/>
          <w14:ligatures w14:val="standardContextual"/>
        </w:rPr>
      </w:pPr>
      <w:ins w:id="56" w:author="Adrian Gould" w:date="2023-08-28T17:53:00Z">
        <w:r w:rsidRPr="00A76BFA">
          <w:rPr>
            <w:rStyle w:val="ae"/>
            <w:noProof/>
          </w:rPr>
          <w:fldChar w:fldCharType="begin"/>
        </w:r>
        <w:r w:rsidRPr="00A76BFA">
          <w:rPr>
            <w:rStyle w:val="ae"/>
            <w:noProof/>
          </w:rPr>
          <w:instrText xml:space="preserve"> </w:instrText>
        </w:r>
        <w:r>
          <w:rPr>
            <w:noProof/>
          </w:rPr>
          <w:instrText>HYPERLINK \l "_Toc144137657"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Submission of Portfolio Work</w:t>
        </w:r>
        <w:r>
          <w:rPr>
            <w:noProof/>
            <w:webHidden/>
          </w:rPr>
          <w:tab/>
        </w:r>
        <w:r>
          <w:rPr>
            <w:noProof/>
            <w:webHidden/>
          </w:rPr>
          <w:fldChar w:fldCharType="begin"/>
        </w:r>
        <w:r>
          <w:rPr>
            <w:noProof/>
            <w:webHidden/>
          </w:rPr>
          <w:instrText xml:space="preserve"> PAGEREF _Toc144137657 \h </w:instrText>
        </w:r>
      </w:ins>
      <w:r>
        <w:rPr>
          <w:noProof/>
          <w:webHidden/>
        </w:rPr>
      </w:r>
      <w:r>
        <w:rPr>
          <w:noProof/>
          <w:webHidden/>
        </w:rPr>
        <w:fldChar w:fldCharType="separate"/>
      </w:r>
      <w:ins w:id="57" w:author="Adrian Gould" w:date="2023-08-28T17:53:00Z">
        <w:r>
          <w:rPr>
            <w:noProof/>
            <w:webHidden/>
          </w:rPr>
          <w:t>19</w:t>
        </w:r>
        <w:r>
          <w:rPr>
            <w:noProof/>
            <w:webHidden/>
          </w:rPr>
          <w:fldChar w:fldCharType="end"/>
        </w:r>
        <w:r w:rsidRPr="00A76BFA">
          <w:rPr>
            <w:rStyle w:val="ae"/>
            <w:noProof/>
          </w:rPr>
          <w:fldChar w:fldCharType="end"/>
        </w:r>
      </w:ins>
    </w:p>
    <w:p w14:paraId="09793722" w14:textId="69E3D7AD" w:rsidR="00964F86" w:rsidRDefault="00964F86">
      <w:pPr>
        <w:pStyle w:val="10"/>
        <w:tabs>
          <w:tab w:val="right" w:leader="dot" w:pos="10194"/>
        </w:tabs>
        <w:rPr>
          <w:ins w:id="58" w:author="Adrian Gould" w:date="2023-08-28T17:53:00Z"/>
          <w:rFonts w:eastAsiaTheme="minorEastAsia" w:cstheme="minorBidi"/>
          <w:b w:val="0"/>
          <w:bCs w:val="0"/>
          <w:caps w:val="0"/>
          <w:noProof/>
          <w:kern w:val="2"/>
          <w:sz w:val="24"/>
          <w:szCs w:val="24"/>
          <w:lang w:eastAsia="en-GB"/>
          <w14:ligatures w14:val="standardContextual"/>
        </w:rPr>
      </w:pPr>
      <w:ins w:id="59" w:author="Adrian Gould" w:date="2023-08-28T17:53:00Z">
        <w:r w:rsidRPr="00A76BFA">
          <w:rPr>
            <w:rStyle w:val="ae"/>
            <w:noProof/>
          </w:rPr>
          <w:fldChar w:fldCharType="begin"/>
        </w:r>
        <w:r w:rsidRPr="00A76BFA">
          <w:rPr>
            <w:rStyle w:val="ae"/>
            <w:noProof/>
          </w:rPr>
          <w:instrText xml:space="preserve"> </w:instrText>
        </w:r>
        <w:r>
          <w:rPr>
            <w:noProof/>
          </w:rPr>
          <w:instrText>HYPERLINK \l "_Toc144137658"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A: Code Style Guidelines</w:t>
        </w:r>
        <w:r>
          <w:rPr>
            <w:noProof/>
            <w:webHidden/>
          </w:rPr>
          <w:tab/>
        </w:r>
        <w:r>
          <w:rPr>
            <w:noProof/>
            <w:webHidden/>
          </w:rPr>
          <w:fldChar w:fldCharType="begin"/>
        </w:r>
        <w:r>
          <w:rPr>
            <w:noProof/>
            <w:webHidden/>
          </w:rPr>
          <w:instrText xml:space="preserve"> PAGEREF _Toc144137658 \h </w:instrText>
        </w:r>
      </w:ins>
      <w:r>
        <w:rPr>
          <w:noProof/>
          <w:webHidden/>
        </w:rPr>
      </w:r>
      <w:r>
        <w:rPr>
          <w:noProof/>
          <w:webHidden/>
        </w:rPr>
        <w:fldChar w:fldCharType="separate"/>
      </w:r>
      <w:ins w:id="60" w:author="Adrian Gould" w:date="2023-08-28T17:53:00Z">
        <w:r>
          <w:rPr>
            <w:noProof/>
            <w:webHidden/>
          </w:rPr>
          <w:t>20</w:t>
        </w:r>
        <w:r>
          <w:rPr>
            <w:noProof/>
            <w:webHidden/>
          </w:rPr>
          <w:fldChar w:fldCharType="end"/>
        </w:r>
        <w:r w:rsidRPr="00A76BFA">
          <w:rPr>
            <w:rStyle w:val="ae"/>
            <w:noProof/>
          </w:rPr>
          <w:fldChar w:fldCharType="end"/>
        </w:r>
      </w:ins>
    </w:p>
    <w:p w14:paraId="0A44D810" w14:textId="1FDA141A" w:rsidR="00964F86" w:rsidRDefault="00964F86">
      <w:pPr>
        <w:pStyle w:val="10"/>
        <w:tabs>
          <w:tab w:val="right" w:leader="dot" w:pos="10194"/>
        </w:tabs>
        <w:rPr>
          <w:ins w:id="61" w:author="Adrian Gould" w:date="2023-08-28T17:53:00Z"/>
          <w:rFonts w:eastAsiaTheme="minorEastAsia" w:cstheme="minorBidi"/>
          <w:b w:val="0"/>
          <w:bCs w:val="0"/>
          <w:caps w:val="0"/>
          <w:noProof/>
          <w:kern w:val="2"/>
          <w:sz w:val="24"/>
          <w:szCs w:val="24"/>
          <w:lang w:eastAsia="en-GB"/>
          <w14:ligatures w14:val="standardContextual"/>
        </w:rPr>
      </w:pPr>
      <w:ins w:id="62" w:author="Adrian Gould" w:date="2023-08-28T17:53:00Z">
        <w:r w:rsidRPr="00A76BFA">
          <w:rPr>
            <w:rStyle w:val="ae"/>
            <w:noProof/>
          </w:rPr>
          <w:fldChar w:fldCharType="begin"/>
        </w:r>
        <w:r w:rsidRPr="00A76BFA">
          <w:rPr>
            <w:rStyle w:val="ae"/>
            <w:noProof/>
          </w:rPr>
          <w:instrText xml:space="preserve"> </w:instrText>
        </w:r>
        <w:r>
          <w:rPr>
            <w:noProof/>
          </w:rPr>
          <w:instrText>HYPERLINK \l "_Toc144137659"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B: Naming Conventions</w:t>
        </w:r>
        <w:r>
          <w:rPr>
            <w:noProof/>
            <w:webHidden/>
          </w:rPr>
          <w:tab/>
        </w:r>
        <w:r>
          <w:rPr>
            <w:noProof/>
            <w:webHidden/>
          </w:rPr>
          <w:fldChar w:fldCharType="begin"/>
        </w:r>
        <w:r>
          <w:rPr>
            <w:noProof/>
            <w:webHidden/>
          </w:rPr>
          <w:instrText xml:space="preserve"> PAGEREF _Toc144137659 \h </w:instrText>
        </w:r>
      </w:ins>
      <w:r>
        <w:rPr>
          <w:noProof/>
          <w:webHidden/>
        </w:rPr>
      </w:r>
      <w:r>
        <w:rPr>
          <w:noProof/>
          <w:webHidden/>
        </w:rPr>
        <w:fldChar w:fldCharType="separate"/>
      </w:r>
      <w:ins w:id="63" w:author="Adrian Gould" w:date="2023-08-28T17:53:00Z">
        <w:r>
          <w:rPr>
            <w:noProof/>
            <w:webHidden/>
          </w:rPr>
          <w:t>21</w:t>
        </w:r>
        <w:r>
          <w:rPr>
            <w:noProof/>
            <w:webHidden/>
          </w:rPr>
          <w:fldChar w:fldCharType="end"/>
        </w:r>
        <w:r w:rsidRPr="00A76BFA">
          <w:rPr>
            <w:rStyle w:val="ae"/>
            <w:noProof/>
          </w:rPr>
          <w:fldChar w:fldCharType="end"/>
        </w:r>
      </w:ins>
    </w:p>
    <w:p w14:paraId="0E21A6F2" w14:textId="1753B72D" w:rsidR="00964F86" w:rsidRDefault="00964F86" w:rsidP="00511E97">
      <w:pPr>
        <w:pStyle w:val="20"/>
        <w:rPr>
          <w:ins w:id="64" w:author="Adrian Gould" w:date="2023-08-28T17:53:00Z"/>
          <w:rFonts w:eastAsiaTheme="minorEastAsia" w:cstheme="minorBidi"/>
          <w:noProof/>
          <w:kern w:val="2"/>
          <w:sz w:val="24"/>
          <w:szCs w:val="24"/>
          <w:lang w:eastAsia="en-GB"/>
          <w14:ligatures w14:val="standardContextual"/>
        </w:rPr>
      </w:pPr>
      <w:ins w:id="65" w:author="Adrian Gould" w:date="2023-08-28T17:53:00Z">
        <w:r w:rsidRPr="00A76BFA">
          <w:rPr>
            <w:rStyle w:val="ae"/>
            <w:noProof/>
          </w:rPr>
          <w:fldChar w:fldCharType="begin"/>
        </w:r>
        <w:r w:rsidRPr="00A76BFA">
          <w:rPr>
            <w:rStyle w:val="ae"/>
            <w:noProof/>
          </w:rPr>
          <w:instrText xml:space="preserve"> </w:instrText>
        </w:r>
        <w:r>
          <w:rPr>
            <w:noProof/>
          </w:rPr>
          <w:instrText>HYPERLINK \l "_Toc144137660"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HTML, CSS and JS Files and folders</w:t>
        </w:r>
        <w:r>
          <w:rPr>
            <w:noProof/>
            <w:webHidden/>
          </w:rPr>
          <w:tab/>
        </w:r>
        <w:r>
          <w:rPr>
            <w:noProof/>
            <w:webHidden/>
          </w:rPr>
          <w:fldChar w:fldCharType="begin"/>
        </w:r>
        <w:r>
          <w:rPr>
            <w:noProof/>
            <w:webHidden/>
          </w:rPr>
          <w:instrText xml:space="preserve"> PAGEREF _Toc144137660 \h </w:instrText>
        </w:r>
      </w:ins>
      <w:r>
        <w:rPr>
          <w:noProof/>
          <w:webHidden/>
        </w:rPr>
      </w:r>
      <w:r>
        <w:rPr>
          <w:noProof/>
          <w:webHidden/>
        </w:rPr>
        <w:fldChar w:fldCharType="separate"/>
      </w:r>
      <w:ins w:id="66" w:author="Adrian Gould" w:date="2023-08-28T17:53:00Z">
        <w:r>
          <w:rPr>
            <w:noProof/>
            <w:webHidden/>
          </w:rPr>
          <w:t>21</w:t>
        </w:r>
        <w:r>
          <w:rPr>
            <w:noProof/>
            <w:webHidden/>
          </w:rPr>
          <w:fldChar w:fldCharType="end"/>
        </w:r>
        <w:r w:rsidRPr="00A76BFA">
          <w:rPr>
            <w:rStyle w:val="ae"/>
            <w:noProof/>
          </w:rPr>
          <w:fldChar w:fldCharType="end"/>
        </w:r>
      </w:ins>
    </w:p>
    <w:p w14:paraId="3C0E502E" w14:textId="428B8581" w:rsidR="00964F86" w:rsidRDefault="00964F86" w:rsidP="00511E97">
      <w:pPr>
        <w:pStyle w:val="20"/>
        <w:rPr>
          <w:ins w:id="67" w:author="Adrian Gould" w:date="2023-08-28T17:53:00Z"/>
          <w:rFonts w:eastAsiaTheme="minorEastAsia" w:cstheme="minorBidi"/>
          <w:noProof/>
          <w:kern w:val="2"/>
          <w:sz w:val="24"/>
          <w:szCs w:val="24"/>
          <w:lang w:eastAsia="en-GB"/>
          <w14:ligatures w14:val="standardContextual"/>
        </w:rPr>
      </w:pPr>
      <w:ins w:id="68" w:author="Adrian Gould" w:date="2023-08-28T17:53:00Z">
        <w:r w:rsidRPr="00A76BFA">
          <w:rPr>
            <w:rStyle w:val="ae"/>
            <w:noProof/>
          </w:rPr>
          <w:fldChar w:fldCharType="begin"/>
        </w:r>
        <w:r w:rsidRPr="00A76BFA">
          <w:rPr>
            <w:rStyle w:val="ae"/>
            <w:noProof/>
          </w:rPr>
          <w:instrText xml:space="preserve"> </w:instrText>
        </w:r>
        <w:r>
          <w:rPr>
            <w:noProof/>
          </w:rPr>
          <w:instrText>HYPERLINK \l "_Toc144137661"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File extensions</w:t>
        </w:r>
        <w:r>
          <w:rPr>
            <w:noProof/>
            <w:webHidden/>
          </w:rPr>
          <w:tab/>
        </w:r>
        <w:r>
          <w:rPr>
            <w:noProof/>
            <w:webHidden/>
          </w:rPr>
          <w:fldChar w:fldCharType="begin"/>
        </w:r>
        <w:r>
          <w:rPr>
            <w:noProof/>
            <w:webHidden/>
          </w:rPr>
          <w:instrText xml:space="preserve"> PAGEREF _Toc144137661 \h </w:instrText>
        </w:r>
      </w:ins>
      <w:r>
        <w:rPr>
          <w:noProof/>
          <w:webHidden/>
        </w:rPr>
      </w:r>
      <w:r>
        <w:rPr>
          <w:noProof/>
          <w:webHidden/>
        </w:rPr>
        <w:fldChar w:fldCharType="separate"/>
      </w:r>
      <w:ins w:id="69" w:author="Adrian Gould" w:date="2023-08-28T17:53:00Z">
        <w:r>
          <w:rPr>
            <w:noProof/>
            <w:webHidden/>
          </w:rPr>
          <w:t>21</w:t>
        </w:r>
        <w:r>
          <w:rPr>
            <w:noProof/>
            <w:webHidden/>
          </w:rPr>
          <w:fldChar w:fldCharType="end"/>
        </w:r>
        <w:r w:rsidRPr="00A76BFA">
          <w:rPr>
            <w:rStyle w:val="ae"/>
            <w:noProof/>
          </w:rPr>
          <w:fldChar w:fldCharType="end"/>
        </w:r>
      </w:ins>
    </w:p>
    <w:p w14:paraId="0C26CC61" w14:textId="057EFB39" w:rsidR="00964F86" w:rsidRDefault="00964F86">
      <w:pPr>
        <w:pStyle w:val="10"/>
        <w:tabs>
          <w:tab w:val="right" w:leader="dot" w:pos="10194"/>
        </w:tabs>
        <w:rPr>
          <w:ins w:id="70" w:author="Adrian Gould" w:date="2023-08-28T17:53:00Z"/>
          <w:rFonts w:eastAsiaTheme="minorEastAsia" w:cstheme="minorBidi"/>
          <w:b w:val="0"/>
          <w:bCs w:val="0"/>
          <w:caps w:val="0"/>
          <w:noProof/>
          <w:kern w:val="2"/>
          <w:sz w:val="24"/>
          <w:szCs w:val="24"/>
          <w:lang w:eastAsia="en-GB"/>
          <w14:ligatures w14:val="standardContextual"/>
        </w:rPr>
      </w:pPr>
      <w:ins w:id="71" w:author="Adrian Gould" w:date="2023-08-28T17:53:00Z">
        <w:r w:rsidRPr="00A76BFA">
          <w:rPr>
            <w:rStyle w:val="ae"/>
            <w:noProof/>
          </w:rPr>
          <w:fldChar w:fldCharType="begin"/>
        </w:r>
        <w:r w:rsidRPr="00A76BFA">
          <w:rPr>
            <w:rStyle w:val="ae"/>
            <w:noProof/>
          </w:rPr>
          <w:instrText xml:space="preserve"> </w:instrText>
        </w:r>
        <w:r>
          <w:rPr>
            <w:noProof/>
          </w:rPr>
          <w:instrText>HYPERLINK \l "_Toc144137662"</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C: Site Folder Structure</w:t>
        </w:r>
        <w:r>
          <w:rPr>
            <w:noProof/>
            <w:webHidden/>
          </w:rPr>
          <w:tab/>
        </w:r>
        <w:r>
          <w:rPr>
            <w:noProof/>
            <w:webHidden/>
          </w:rPr>
          <w:fldChar w:fldCharType="begin"/>
        </w:r>
        <w:r>
          <w:rPr>
            <w:noProof/>
            <w:webHidden/>
          </w:rPr>
          <w:instrText xml:space="preserve"> PAGEREF _Toc144137662 \h </w:instrText>
        </w:r>
      </w:ins>
      <w:r>
        <w:rPr>
          <w:noProof/>
          <w:webHidden/>
        </w:rPr>
      </w:r>
      <w:r>
        <w:rPr>
          <w:noProof/>
          <w:webHidden/>
        </w:rPr>
        <w:fldChar w:fldCharType="separate"/>
      </w:r>
      <w:ins w:id="72" w:author="Adrian Gould" w:date="2023-08-28T17:53:00Z">
        <w:r>
          <w:rPr>
            <w:noProof/>
            <w:webHidden/>
          </w:rPr>
          <w:t>22</w:t>
        </w:r>
        <w:r>
          <w:rPr>
            <w:noProof/>
            <w:webHidden/>
          </w:rPr>
          <w:fldChar w:fldCharType="end"/>
        </w:r>
        <w:r w:rsidRPr="00A76BFA">
          <w:rPr>
            <w:rStyle w:val="ae"/>
            <w:noProof/>
          </w:rPr>
          <w:fldChar w:fldCharType="end"/>
        </w:r>
      </w:ins>
    </w:p>
    <w:p w14:paraId="477B6CA5" w14:textId="7A2FB9D6" w:rsidR="00964F86" w:rsidRDefault="00964F86">
      <w:pPr>
        <w:pStyle w:val="10"/>
        <w:tabs>
          <w:tab w:val="right" w:leader="dot" w:pos="10194"/>
        </w:tabs>
        <w:rPr>
          <w:ins w:id="73" w:author="Adrian Gould" w:date="2023-08-28T17:53:00Z"/>
          <w:rFonts w:eastAsiaTheme="minorEastAsia" w:cstheme="minorBidi"/>
          <w:b w:val="0"/>
          <w:bCs w:val="0"/>
          <w:caps w:val="0"/>
          <w:noProof/>
          <w:kern w:val="2"/>
          <w:sz w:val="24"/>
          <w:szCs w:val="24"/>
          <w:lang w:eastAsia="en-GB"/>
          <w14:ligatures w14:val="standardContextual"/>
        </w:rPr>
      </w:pPr>
      <w:ins w:id="74" w:author="Adrian Gould" w:date="2023-08-28T17:53:00Z">
        <w:r w:rsidRPr="00A76BFA">
          <w:rPr>
            <w:rStyle w:val="ae"/>
            <w:noProof/>
          </w:rPr>
          <w:fldChar w:fldCharType="begin"/>
        </w:r>
        <w:r w:rsidRPr="00A76BFA">
          <w:rPr>
            <w:rStyle w:val="ae"/>
            <w:noProof/>
          </w:rPr>
          <w:instrText xml:space="preserve"> </w:instrText>
        </w:r>
        <w:r>
          <w:rPr>
            <w:noProof/>
          </w:rPr>
          <w:instrText>HYPERLINK \l "_Toc144137663"</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D: Sample Wireframes</w:t>
        </w:r>
        <w:r>
          <w:rPr>
            <w:noProof/>
            <w:webHidden/>
          </w:rPr>
          <w:tab/>
        </w:r>
        <w:r>
          <w:rPr>
            <w:noProof/>
            <w:webHidden/>
          </w:rPr>
          <w:fldChar w:fldCharType="begin"/>
        </w:r>
        <w:r>
          <w:rPr>
            <w:noProof/>
            <w:webHidden/>
          </w:rPr>
          <w:instrText xml:space="preserve"> PAGEREF _Toc144137663 \h </w:instrText>
        </w:r>
      </w:ins>
      <w:r>
        <w:rPr>
          <w:noProof/>
          <w:webHidden/>
        </w:rPr>
      </w:r>
      <w:r>
        <w:rPr>
          <w:noProof/>
          <w:webHidden/>
        </w:rPr>
        <w:fldChar w:fldCharType="separate"/>
      </w:r>
      <w:ins w:id="75" w:author="Adrian Gould" w:date="2023-08-28T17:53:00Z">
        <w:r>
          <w:rPr>
            <w:noProof/>
            <w:webHidden/>
          </w:rPr>
          <w:t>23</w:t>
        </w:r>
        <w:r>
          <w:rPr>
            <w:noProof/>
            <w:webHidden/>
          </w:rPr>
          <w:fldChar w:fldCharType="end"/>
        </w:r>
        <w:r w:rsidRPr="00A76BFA">
          <w:rPr>
            <w:rStyle w:val="ae"/>
            <w:noProof/>
          </w:rPr>
          <w:fldChar w:fldCharType="end"/>
        </w:r>
      </w:ins>
    </w:p>
    <w:p w14:paraId="6503D3C0" w14:textId="58878755" w:rsidR="00964F86" w:rsidRDefault="00964F86" w:rsidP="00511E97">
      <w:pPr>
        <w:pStyle w:val="20"/>
        <w:rPr>
          <w:ins w:id="76" w:author="Adrian Gould" w:date="2023-08-28T17:53:00Z"/>
          <w:rFonts w:eastAsiaTheme="minorEastAsia" w:cstheme="minorBidi"/>
          <w:noProof/>
          <w:kern w:val="2"/>
          <w:sz w:val="24"/>
          <w:szCs w:val="24"/>
          <w:lang w:eastAsia="en-GB"/>
          <w14:ligatures w14:val="standardContextual"/>
        </w:rPr>
      </w:pPr>
      <w:ins w:id="77" w:author="Adrian Gould" w:date="2023-08-28T17:53:00Z">
        <w:r w:rsidRPr="00A76BFA">
          <w:rPr>
            <w:rStyle w:val="ae"/>
            <w:noProof/>
          </w:rPr>
          <w:fldChar w:fldCharType="begin"/>
        </w:r>
        <w:r w:rsidRPr="00A76BFA">
          <w:rPr>
            <w:rStyle w:val="ae"/>
            <w:noProof/>
          </w:rPr>
          <w:instrText xml:space="preserve"> </w:instrText>
        </w:r>
        <w:r>
          <w:rPr>
            <w:noProof/>
          </w:rPr>
          <w:instrText>HYPERLINK \l "_Toc144137664"</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Basic Layouts for Desktop and Mobile</w:t>
        </w:r>
        <w:r>
          <w:rPr>
            <w:noProof/>
            <w:webHidden/>
          </w:rPr>
          <w:tab/>
        </w:r>
        <w:r>
          <w:rPr>
            <w:noProof/>
            <w:webHidden/>
          </w:rPr>
          <w:fldChar w:fldCharType="begin"/>
        </w:r>
        <w:r>
          <w:rPr>
            <w:noProof/>
            <w:webHidden/>
          </w:rPr>
          <w:instrText xml:space="preserve"> PAGEREF _Toc144137664 \h </w:instrText>
        </w:r>
      </w:ins>
      <w:r>
        <w:rPr>
          <w:noProof/>
          <w:webHidden/>
        </w:rPr>
      </w:r>
      <w:r>
        <w:rPr>
          <w:noProof/>
          <w:webHidden/>
        </w:rPr>
        <w:fldChar w:fldCharType="separate"/>
      </w:r>
      <w:ins w:id="78" w:author="Adrian Gould" w:date="2023-08-28T17:53:00Z">
        <w:r>
          <w:rPr>
            <w:noProof/>
            <w:webHidden/>
          </w:rPr>
          <w:t>23</w:t>
        </w:r>
        <w:r>
          <w:rPr>
            <w:noProof/>
            <w:webHidden/>
          </w:rPr>
          <w:fldChar w:fldCharType="end"/>
        </w:r>
        <w:r w:rsidRPr="00A76BFA">
          <w:rPr>
            <w:rStyle w:val="ae"/>
            <w:noProof/>
          </w:rPr>
          <w:fldChar w:fldCharType="end"/>
        </w:r>
      </w:ins>
    </w:p>
    <w:p w14:paraId="5EDF5679" w14:textId="554F504B" w:rsidR="00964F86" w:rsidRDefault="00964F86" w:rsidP="00511E97">
      <w:pPr>
        <w:pStyle w:val="20"/>
        <w:rPr>
          <w:ins w:id="79" w:author="Adrian Gould" w:date="2023-08-28T17:53:00Z"/>
          <w:rFonts w:eastAsiaTheme="minorEastAsia" w:cstheme="minorBidi"/>
          <w:noProof/>
          <w:kern w:val="2"/>
          <w:sz w:val="24"/>
          <w:szCs w:val="24"/>
          <w:lang w:eastAsia="en-GB"/>
          <w14:ligatures w14:val="standardContextual"/>
        </w:rPr>
      </w:pPr>
      <w:ins w:id="80" w:author="Adrian Gould" w:date="2023-08-28T17:53:00Z">
        <w:r w:rsidRPr="00A76BFA">
          <w:rPr>
            <w:rStyle w:val="ae"/>
            <w:noProof/>
          </w:rPr>
          <w:fldChar w:fldCharType="begin"/>
        </w:r>
        <w:r w:rsidRPr="00A76BFA">
          <w:rPr>
            <w:rStyle w:val="ae"/>
            <w:noProof/>
          </w:rPr>
          <w:instrText xml:space="preserve"> </w:instrText>
        </w:r>
        <w:r>
          <w:rPr>
            <w:noProof/>
          </w:rPr>
          <w:instrText>HYPERLINK \l "_Toc144137665"</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Basic Layouts with Articles for Mobile and Desktop</w:t>
        </w:r>
        <w:r>
          <w:rPr>
            <w:noProof/>
            <w:webHidden/>
          </w:rPr>
          <w:tab/>
        </w:r>
        <w:r>
          <w:rPr>
            <w:noProof/>
            <w:webHidden/>
          </w:rPr>
          <w:fldChar w:fldCharType="begin"/>
        </w:r>
        <w:r>
          <w:rPr>
            <w:noProof/>
            <w:webHidden/>
          </w:rPr>
          <w:instrText xml:space="preserve"> PAGEREF _Toc144137665 \h </w:instrText>
        </w:r>
      </w:ins>
      <w:r>
        <w:rPr>
          <w:noProof/>
          <w:webHidden/>
        </w:rPr>
      </w:r>
      <w:r>
        <w:rPr>
          <w:noProof/>
          <w:webHidden/>
        </w:rPr>
        <w:fldChar w:fldCharType="separate"/>
      </w:r>
      <w:ins w:id="81" w:author="Adrian Gould" w:date="2023-08-28T17:53:00Z">
        <w:r>
          <w:rPr>
            <w:noProof/>
            <w:webHidden/>
          </w:rPr>
          <w:t>24</w:t>
        </w:r>
        <w:r>
          <w:rPr>
            <w:noProof/>
            <w:webHidden/>
          </w:rPr>
          <w:fldChar w:fldCharType="end"/>
        </w:r>
        <w:r w:rsidRPr="00A76BFA">
          <w:rPr>
            <w:rStyle w:val="ae"/>
            <w:noProof/>
          </w:rPr>
          <w:fldChar w:fldCharType="end"/>
        </w:r>
      </w:ins>
    </w:p>
    <w:p w14:paraId="3905451C" w14:textId="38BABFCA" w:rsidR="00964F86" w:rsidRDefault="00964F86" w:rsidP="00511E97">
      <w:pPr>
        <w:pStyle w:val="20"/>
        <w:rPr>
          <w:ins w:id="82" w:author="Adrian Gould" w:date="2023-08-28T17:53:00Z"/>
          <w:rFonts w:eastAsiaTheme="minorEastAsia" w:cstheme="minorBidi"/>
          <w:noProof/>
          <w:kern w:val="2"/>
          <w:sz w:val="24"/>
          <w:szCs w:val="24"/>
          <w:lang w:eastAsia="en-GB"/>
          <w14:ligatures w14:val="standardContextual"/>
        </w:rPr>
      </w:pPr>
      <w:ins w:id="83" w:author="Adrian Gould" w:date="2023-08-28T17:53:00Z">
        <w:r w:rsidRPr="00A76BFA">
          <w:rPr>
            <w:rStyle w:val="ae"/>
            <w:noProof/>
          </w:rPr>
          <w:fldChar w:fldCharType="begin"/>
        </w:r>
        <w:r w:rsidRPr="00A76BFA">
          <w:rPr>
            <w:rStyle w:val="ae"/>
            <w:noProof/>
          </w:rPr>
          <w:instrText xml:space="preserve"> </w:instrText>
        </w:r>
        <w:r>
          <w:rPr>
            <w:noProof/>
          </w:rPr>
          <w:instrText>HYPERLINK \l "_Toc144137666"</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Header &amp; Navigation Layout Options</w:t>
        </w:r>
        <w:r>
          <w:rPr>
            <w:noProof/>
            <w:webHidden/>
          </w:rPr>
          <w:tab/>
        </w:r>
        <w:r>
          <w:rPr>
            <w:noProof/>
            <w:webHidden/>
          </w:rPr>
          <w:fldChar w:fldCharType="begin"/>
        </w:r>
        <w:r>
          <w:rPr>
            <w:noProof/>
            <w:webHidden/>
          </w:rPr>
          <w:instrText xml:space="preserve"> PAGEREF _Toc144137666 \h </w:instrText>
        </w:r>
      </w:ins>
      <w:r>
        <w:rPr>
          <w:noProof/>
          <w:webHidden/>
        </w:rPr>
      </w:r>
      <w:r>
        <w:rPr>
          <w:noProof/>
          <w:webHidden/>
        </w:rPr>
        <w:fldChar w:fldCharType="separate"/>
      </w:r>
      <w:ins w:id="84" w:author="Adrian Gould" w:date="2023-08-28T17:53:00Z">
        <w:r>
          <w:rPr>
            <w:noProof/>
            <w:webHidden/>
          </w:rPr>
          <w:t>25</w:t>
        </w:r>
        <w:r>
          <w:rPr>
            <w:noProof/>
            <w:webHidden/>
          </w:rPr>
          <w:fldChar w:fldCharType="end"/>
        </w:r>
        <w:r w:rsidRPr="00A76BFA">
          <w:rPr>
            <w:rStyle w:val="ae"/>
            <w:noProof/>
          </w:rPr>
          <w:fldChar w:fldCharType="end"/>
        </w:r>
      </w:ins>
    </w:p>
    <w:p w14:paraId="1A392541" w14:textId="1BE31ACA" w:rsidR="00964F86" w:rsidRDefault="00964F86" w:rsidP="00511E97">
      <w:pPr>
        <w:pStyle w:val="20"/>
        <w:rPr>
          <w:ins w:id="85" w:author="Adrian Gould" w:date="2023-08-28T17:53:00Z"/>
          <w:rFonts w:eastAsiaTheme="minorEastAsia" w:cstheme="minorBidi"/>
          <w:noProof/>
          <w:kern w:val="2"/>
          <w:sz w:val="24"/>
          <w:szCs w:val="24"/>
          <w:lang w:eastAsia="en-GB"/>
          <w14:ligatures w14:val="standardContextual"/>
        </w:rPr>
      </w:pPr>
      <w:ins w:id="86" w:author="Adrian Gould" w:date="2023-08-28T17:53:00Z">
        <w:r w:rsidRPr="00A76BFA">
          <w:rPr>
            <w:rStyle w:val="ae"/>
            <w:noProof/>
          </w:rPr>
          <w:fldChar w:fldCharType="begin"/>
        </w:r>
        <w:r w:rsidRPr="00A76BFA">
          <w:rPr>
            <w:rStyle w:val="ae"/>
            <w:noProof/>
          </w:rPr>
          <w:instrText xml:space="preserve"> </w:instrText>
        </w:r>
        <w:r>
          <w:rPr>
            <w:noProof/>
          </w:rPr>
          <w:instrText>HYPERLINK \l "_Toc144137667"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Footer Layout Options (Desktop and Mobile)</w:t>
        </w:r>
        <w:r>
          <w:rPr>
            <w:noProof/>
            <w:webHidden/>
          </w:rPr>
          <w:tab/>
        </w:r>
        <w:r>
          <w:rPr>
            <w:noProof/>
            <w:webHidden/>
          </w:rPr>
          <w:fldChar w:fldCharType="begin"/>
        </w:r>
        <w:r>
          <w:rPr>
            <w:noProof/>
            <w:webHidden/>
          </w:rPr>
          <w:instrText xml:space="preserve"> PAGEREF _Toc144137667 \h </w:instrText>
        </w:r>
      </w:ins>
      <w:r>
        <w:rPr>
          <w:noProof/>
          <w:webHidden/>
        </w:rPr>
      </w:r>
      <w:r>
        <w:rPr>
          <w:noProof/>
          <w:webHidden/>
        </w:rPr>
        <w:fldChar w:fldCharType="separate"/>
      </w:r>
      <w:ins w:id="87" w:author="Adrian Gould" w:date="2023-08-28T17:53:00Z">
        <w:r>
          <w:rPr>
            <w:noProof/>
            <w:webHidden/>
          </w:rPr>
          <w:t>25</w:t>
        </w:r>
        <w:r>
          <w:rPr>
            <w:noProof/>
            <w:webHidden/>
          </w:rPr>
          <w:fldChar w:fldCharType="end"/>
        </w:r>
        <w:r w:rsidRPr="00A76BFA">
          <w:rPr>
            <w:rStyle w:val="ae"/>
            <w:noProof/>
          </w:rPr>
          <w:fldChar w:fldCharType="end"/>
        </w:r>
      </w:ins>
    </w:p>
    <w:p w14:paraId="1D56FF8A" w14:textId="5553E56E" w:rsidR="00964F86" w:rsidRDefault="00964F86" w:rsidP="00511E97">
      <w:pPr>
        <w:pStyle w:val="20"/>
        <w:rPr>
          <w:ins w:id="88" w:author="Adrian Gould" w:date="2023-08-28T17:53:00Z"/>
          <w:rFonts w:eastAsiaTheme="minorEastAsia" w:cstheme="minorBidi"/>
          <w:noProof/>
          <w:kern w:val="2"/>
          <w:sz w:val="24"/>
          <w:szCs w:val="24"/>
          <w:lang w:eastAsia="en-GB"/>
          <w14:ligatures w14:val="standardContextual"/>
        </w:rPr>
      </w:pPr>
      <w:ins w:id="89" w:author="Adrian Gould" w:date="2023-08-28T17:53:00Z">
        <w:r w:rsidRPr="00A76BFA">
          <w:rPr>
            <w:rStyle w:val="ae"/>
            <w:noProof/>
          </w:rPr>
          <w:fldChar w:fldCharType="begin"/>
        </w:r>
        <w:r w:rsidRPr="00A76BFA">
          <w:rPr>
            <w:rStyle w:val="ae"/>
            <w:noProof/>
          </w:rPr>
          <w:instrText xml:space="preserve"> </w:instrText>
        </w:r>
        <w:r>
          <w:rPr>
            <w:noProof/>
          </w:rPr>
          <w:instrText>HYPERLINK \l "_Toc144137668"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Article Layouts &amp; Aside Layout</w:t>
        </w:r>
        <w:r>
          <w:rPr>
            <w:noProof/>
            <w:webHidden/>
          </w:rPr>
          <w:tab/>
        </w:r>
        <w:r>
          <w:rPr>
            <w:noProof/>
            <w:webHidden/>
          </w:rPr>
          <w:fldChar w:fldCharType="begin"/>
        </w:r>
        <w:r>
          <w:rPr>
            <w:noProof/>
            <w:webHidden/>
          </w:rPr>
          <w:instrText xml:space="preserve"> PAGEREF _Toc144137668 \h </w:instrText>
        </w:r>
      </w:ins>
      <w:r>
        <w:rPr>
          <w:noProof/>
          <w:webHidden/>
        </w:rPr>
      </w:r>
      <w:r>
        <w:rPr>
          <w:noProof/>
          <w:webHidden/>
        </w:rPr>
        <w:fldChar w:fldCharType="separate"/>
      </w:r>
      <w:ins w:id="90" w:author="Adrian Gould" w:date="2023-08-28T17:53:00Z">
        <w:r>
          <w:rPr>
            <w:noProof/>
            <w:webHidden/>
          </w:rPr>
          <w:t>26</w:t>
        </w:r>
        <w:r>
          <w:rPr>
            <w:noProof/>
            <w:webHidden/>
          </w:rPr>
          <w:fldChar w:fldCharType="end"/>
        </w:r>
        <w:r w:rsidRPr="00A76BFA">
          <w:rPr>
            <w:rStyle w:val="ae"/>
            <w:noProof/>
          </w:rPr>
          <w:fldChar w:fldCharType="end"/>
        </w:r>
      </w:ins>
    </w:p>
    <w:p w14:paraId="2D960B34" w14:textId="45DEDC47" w:rsidR="00964F86" w:rsidRDefault="00964F86" w:rsidP="00511E97">
      <w:pPr>
        <w:pStyle w:val="20"/>
        <w:rPr>
          <w:ins w:id="91" w:author="Adrian Gould" w:date="2023-08-28T17:53:00Z"/>
          <w:rFonts w:eastAsiaTheme="minorEastAsia" w:cstheme="minorBidi"/>
          <w:noProof/>
          <w:kern w:val="2"/>
          <w:sz w:val="24"/>
          <w:szCs w:val="24"/>
          <w:lang w:eastAsia="en-GB"/>
          <w14:ligatures w14:val="standardContextual"/>
        </w:rPr>
      </w:pPr>
      <w:ins w:id="92" w:author="Adrian Gould" w:date="2023-08-28T17:53:00Z">
        <w:r w:rsidRPr="00A76BFA">
          <w:rPr>
            <w:rStyle w:val="ae"/>
            <w:noProof/>
          </w:rPr>
          <w:fldChar w:fldCharType="begin"/>
        </w:r>
        <w:r w:rsidRPr="00A76BFA">
          <w:rPr>
            <w:rStyle w:val="ae"/>
            <w:noProof/>
          </w:rPr>
          <w:instrText xml:space="preserve"> </w:instrText>
        </w:r>
        <w:r>
          <w:rPr>
            <w:noProof/>
          </w:rPr>
          <w:instrText>HYPERLINK \l "_Toc144137669"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Image Layout</w:t>
        </w:r>
        <w:r>
          <w:rPr>
            <w:noProof/>
            <w:webHidden/>
          </w:rPr>
          <w:tab/>
        </w:r>
        <w:r>
          <w:rPr>
            <w:noProof/>
            <w:webHidden/>
          </w:rPr>
          <w:fldChar w:fldCharType="begin"/>
        </w:r>
        <w:r>
          <w:rPr>
            <w:noProof/>
            <w:webHidden/>
          </w:rPr>
          <w:instrText xml:space="preserve"> PAGEREF _Toc144137669 \h </w:instrText>
        </w:r>
      </w:ins>
      <w:r>
        <w:rPr>
          <w:noProof/>
          <w:webHidden/>
        </w:rPr>
      </w:r>
      <w:r>
        <w:rPr>
          <w:noProof/>
          <w:webHidden/>
        </w:rPr>
        <w:fldChar w:fldCharType="separate"/>
      </w:r>
      <w:ins w:id="93" w:author="Adrian Gould" w:date="2023-08-28T17:53:00Z">
        <w:r>
          <w:rPr>
            <w:noProof/>
            <w:webHidden/>
          </w:rPr>
          <w:t>26</w:t>
        </w:r>
        <w:r>
          <w:rPr>
            <w:noProof/>
            <w:webHidden/>
          </w:rPr>
          <w:fldChar w:fldCharType="end"/>
        </w:r>
        <w:r w:rsidRPr="00A76BFA">
          <w:rPr>
            <w:rStyle w:val="ae"/>
            <w:noProof/>
          </w:rPr>
          <w:fldChar w:fldCharType="end"/>
        </w:r>
      </w:ins>
    </w:p>
    <w:p w14:paraId="70389AF6" w14:textId="0FFC274D" w:rsidR="00964F86" w:rsidRDefault="00964F86" w:rsidP="00511E97">
      <w:pPr>
        <w:pStyle w:val="20"/>
        <w:rPr>
          <w:ins w:id="94" w:author="Adrian Gould" w:date="2023-08-28T17:53:00Z"/>
          <w:rFonts w:eastAsiaTheme="minorEastAsia" w:cstheme="minorBidi"/>
          <w:noProof/>
          <w:kern w:val="2"/>
          <w:sz w:val="24"/>
          <w:szCs w:val="24"/>
          <w:lang w:eastAsia="en-GB"/>
          <w14:ligatures w14:val="standardContextual"/>
        </w:rPr>
      </w:pPr>
      <w:ins w:id="95" w:author="Adrian Gould" w:date="2023-08-28T17:53:00Z">
        <w:r w:rsidRPr="00A76BFA">
          <w:rPr>
            <w:rStyle w:val="ae"/>
            <w:noProof/>
          </w:rPr>
          <w:fldChar w:fldCharType="begin"/>
        </w:r>
        <w:r w:rsidRPr="00A76BFA">
          <w:rPr>
            <w:rStyle w:val="ae"/>
            <w:noProof/>
          </w:rPr>
          <w:instrText xml:space="preserve"> </w:instrText>
        </w:r>
        <w:r>
          <w:rPr>
            <w:noProof/>
          </w:rPr>
          <w:instrText>HYPERLINK \l "_Toc144137670"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Aside Content Layout</w:t>
        </w:r>
        <w:r>
          <w:rPr>
            <w:noProof/>
            <w:webHidden/>
          </w:rPr>
          <w:tab/>
        </w:r>
        <w:r>
          <w:rPr>
            <w:noProof/>
            <w:webHidden/>
          </w:rPr>
          <w:fldChar w:fldCharType="begin"/>
        </w:r>
        <w:r>
          <w:rPr>
            <w:noProof/>
            <w:webHidden/>
          </w:rPr>
          <w:instrText xml:space="preserve"> PAGEREF _Toc144137670 \h </w:instrText>
        </w:r>
      </w:ins>
      <w:r>
        <w:rPr>
          <w:noProof/>
          <w:webHidden/>
        </w:rPr>
      </w:r>
      <w:r>
        <w:rPr>
          <w:noProof/>
          <w:webHidden/>
        </w:rPr>
        <w:fldChar w:fldCharType="separate"/>
      </w:r>
      <w:ins w:id="96" w:author="Adrian Gould" w:date="2023-08-28T17:53:00Z">
        <w:r>
          <w:rPr>
            <w:noProof/>
            <w:webHidden/>
          </w:rPr>
          <w:t>27</w:t>
        </w:r>
        <w:r>
          <w:rPr>
            <w:noProof/>
            <w:webHidden/>
          </w:rPr>
          <w:fldChar w:fldCharType="end"/>
        </w:r>
        <w:r w:rsidRPr="00A76BFA">
          <w:rPr>
            <w:rStyle w:val="ae"/>
            <w:noProof/>
          </w:rPr>
          <w:fldChar w:fldCharType="end"/>
        </w:r>
      </w:ins>
    </w:p>
    <w:p w14:paraId="469DBDBD" w14:textId="2DBA841C" w:rsidR="00964F86" w:rsidRDefault="00964F86">
      <w:pPr>
        <w:pStyle w:val="10"/>
        <w:tabs>
          <w:tab w:val="right" w:leader="dot" w:pos="10194"/>
        </w:tabs>
        <w:rPr>
          <w:ins w:id="97" w:author="Adrian Gould" w:date="2023-08-28T17:53:00Z"/>
          <w:rFonts w:eastAsiaTheme="minorEastAsia" w:cstheme="minorBidi"/>
          <w:b w:val="0"/>
          <w:bCs w:val="0"/>
          <w:caps w:val="0"/>
          <w:noProof/>
          <w:kern w:val="2"/>
          <w:sz w:val="24"/>
          <w:szCs w:val="24"/>
          <w:lang w:eastAsia="en-GB"/>
          <w14:ligatures w14:val="standardContextual"/>
        </w:rPr>
      </w:pPr>
      <w:ins w:id="98" w:author="Adrian Gould" w:date="2023-08-28T17:53:00Z">
        <w:r w:rsidRPr="00A76BFA">
          <w:rPr>
            <w:rStyle w:val="ae"/>
            <w:noProof/>
          </w:rPr>
          <w:fldChar w:fldCharType="begin"/>
        </w:r>
        <w:r w:rsidRPr="00A76BFA">
          <w:rPr>
            <w:rStyle w:val="ae"/>
            <w:noProof/>
          </w:rPr>
          <w:instrText xml:space="preserve"> </w:instrText>
        </w:r>
        <w:r>
          <w:rPr>
            <w:noProof/>
          </w:rPr>
          <w:instrText>HYPERLINK \l "_Toc144137671"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E: Content for Phase 3</w:t>
        </w:r>
        <w:r>
          <w:rPr>
            <w:noProof/>
            <w:webHidden/>
          </w:rPr>
          <w:tab/>
        </w:r>
        <w:r>
          <w:rPr>
            <w:noProof/>
            <w:webHidden/>
          </w:rPr>
          <w:fldChar w:fldCharType="begin"/>
        </w:r>
        <w:r>
          <w:rPr>
            <w:noProof/>
            <w:webHidden/>
          </w:rPr>
          <w:instrText xml:space="preserve"> PAGEREF _Toc144137671 \h </w:instrText>
        </w:r>
      </w:ins>
      <w:r>
        <w:rPr>
          <w:noProof/>
          <w:webHidden/>
        </w:rPr>
      </w:r>
      <w:r>
        <w:rPr>
          <w:noProof/>
          <w:webHidden/>
        </w:rPr>
        <w:fldChar w:fldCharType="separate"/>
      </w:r>
      <w:ins w:id="99" w:author="Adrian Gould" w:date="2023-08-28T17:53:00Z">
        <w:r>
          <w:rPr>
            <w:noProof/>
            <w:webHidden/>
          </w:rPr>
          <w:t>28</w:t>
        </w:r>
        <w:r>
          <w:rPr>
            <w:noProof/>
            <w:webHidden/>
          </w:rPr>
          <w:fldChar w:fldCharType="end"/>
        </w:r>
        <w:r w:rsidRPr="00A76BFA">
          <w:rPr>
            <w:rStyle w:val="ae"/>
            <w:noProof/>
          </w:rPr>
          <w:fldChar w:fldCharType="end"/>
        </w:r>
      </w:ins>
    </w:p>
    <w:p w14:paraId="2CC28B2E" w14:textId="2C84C491" w:rsidR="00FC7B7B" w:rsidDel="00E92031" w:rsidRDefault="00FC7B7B">
      <w:pPr>
        <w:pStyle w:val="10"/>
        <w:tabs>
          <w:tab w:val="right" w:leader="dot" w:pos="10194"/>
        </w:tabs>
        <w:rPr>
          <w:del w:id="100" w:author="Adrian Gould" w:date="2023-08-22T14:30:00Z"/>
          <w:rFonts w:eastAsiaTheme="minorEastAsia" w:cstheme="minorBidi"/>
          <w:b w:val="0"/>
          <w:bCs w:val="0"/>
          <w:caps w:val="0"/>
          <w:noProof/>
          <w:kern w:val="2"/>
          <w:sz w:val="24"/>
          <w:szCs w:val="24"/>
          <w:lang w:eastAsia="en-GB"/>
          <w14:ligatures w14:val="standardContextual"/>
        </w:rPr>
      </w:pPr>
      <w:del w:id="101" w:author="Adrian Gould" w:date="2023-08-22T14:30:00Z">
        <w:r w:rsidRPr="00E92031" w:rsidDel="00E92031">
          <w:rPr>
            <w:rPrChange w:id="102" w:author="Adrian Gould" w:date="2023-08-22T14:30:00Z">
              <w:rPr>
                <w:rStyle w:val="ae"/>
                <w:b w:val="0"/>
                <w:caps w:val="0"/>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20"/>
        <w:rPr>
          <w:del w:id="103" w:author="Adrian Gould" w:date="2023-08-22T14:30:00Z"/>
          <w:rFonts w:eastAsiaTheme="minorEastAsia" w:cstheme="minorBidi"/>
          <w:smallCaps w:val="0"/>
          <w:noProof/>
          <w:kern w:val="2"/>
          <w:sz w:val="24"/>
          <w:szCs w:val="24"/>
          <w:lang w:eastAsia="en-GB"/>
          <w14:ligatures w14:val="standardContextual"/>
        </w:rPr>
      </w:pPr>
      <w:del w:id="104" w:author="Adrian Gould" w:date="2023-08-22T14:30:00Z">
        <w:r w:rsidRPr="00E92031" w:rsidDel="00E92031">
          <w:rPr>
            <w:rPrChange w:id="105" w:author="Adrian Gould" w:date="2023-08-22T14:30:00Z">
              <w:rPr>
                <w:rStyle w:val="ae"/>
                <w:bCs/>
                <w:smallCaps w:val="0"/>
                <w:noProof/>
              </w:rPr>
            </w:rPrChange>
          </w:rPr>
          <w:delText>Complete the Front Page</w:delText>
        </w:r>
        <w:r w:rsidDel="00E92031">
          <w:rPr>
            <w:noProof/>
            <w:webHidden/>
          </w:rPr>
          <w:tab/>
          <w:delText>12</w:delText>
        </w:r>
      </w:del>
    </w:p>
    <w:p w14:paraId="59D1BC8A" w14:textId="014A31C7" w:rsidR="00FC7B7B" w:rsidDel="00E92031" w:rsidRDefault="00FC7B7B">
      <w:pPr>
        <w:pStyle w:val="20"/>
        <w:rPr>
          <w:del w:id="106" w:author="Adrian Gould" w:date="2023-08-22T14:30:00Z"/>
          <w:rFonts w:eastAsiaTheme="minorEastAsia" w:cstheme="minorBidi"/>
          <w:smallCaps w:val="0"/>
          <w:noProof/>
          <w:kern w:val="2"/>
          <w:sz w:val="24"/>
          <w:szCs w:val="24"/>
          <w:lang w:eastAsia="en-GB"/>
          <w14:ligatures w14:val="standardContextual"/>
        </w:rPr>
      </w:pPr>
      <w:del w:id="107" w:author="Adrian Gould" w:date="2023-08-22T14:30:00Z">
        <w:r w:rsidRPr="00E92031" w:rsidDel="00E92031">
          <w:rPr>
            <w:rPrChange w:id="108" w:author="Adrian Gould" w:date="2023-08-22T14:30:00Z">
              <w:rPr>
                <w:rStyle w:val="ae"/>
                <w:bCs/>
                <w:smallCaps w:val="0"/>
                <w:noProof/>
              </w:rPr>
            </w:rPrChange>
          </w:rPr>
          <w:delText xml:space="preserve">Setting Up for </w:delText>
        </w:r>
        <w:r w:rsidR="00B41E5C" w:rsidRPr="00E92031" w:rsidDel="00E92031">
          <w:rPr>
            <w:rPrChange w:id="109" w:author="Adrian Gould" w:date="2023-08-22T14:30:00Z">
              <w:rPr>
                <w:rStyle w:val="ae"/>
                <w:bCs/>
                <w:smallCaps w:val="0"/>
                <w:noProof/>
              </w:rPr>
            </w:rPrChange>
          </w:rPr>
          <w:delText>Phase</w:delText>
        </w:r>
        <w:r w:rsidRPr="00E92031" w:rsidDel="00E92031">
          <w:rPr>
            <w:rPrChange w:id="110" w:author="Adrian Gould" w:date="2023-08-22T14:30:00Z">
              <w:rPr>
                <w:rStyle w:val="ae"/>
                <w:bCs/>
                <w:smallCaps w:val="0"/>
                <w:noProof/>
              </w:rPr>
            </w:rPrChange>
          </w:rPr>
          <w:delText xml:space="preserve"> 2</w:delText>
        </w:r>
        <w:r w:rsidDel="00E92031">
          <w:rPr>
            <w:noProof/>
            <w:webHidden/>
          </w:rPr>
          <w:tab/>
          <w:delText>13</w:delText>
        </w:r>
      </w:del>
    </w:p>
    <w:p w14:paraId="5E3AE820" w14:textId="3D839477" w:rsidR="00FC7B7B" w:rsidDel="00E92031" w:rsidRDefault="00FC7B7B">
      <w:pPr>
        <w:pStyle w:val="20"/>
        <w:rPr>
          <w:del w:id="111" w:author="Adrian Gould" w:date="2023-08-22T14:30:00Z"/>
          <w:rFonts w:eastAsiaTheme="minorEastAsia" w:cstheme="minorBidi"/>
          <w:smallCaps w:val="0"/>
          <w:noProof/>
          <w:kern w:val="2"/>
          <w:sz w:val="24"/>
          <w:szCs w:val="24"/>
          <w:lang w:eastAsia="en-GB"/>
          <w14:ligatures w14:val="standardContextual"/>
        </w:rPr>
      </w:pPr>
      <w:del w:id="112" w:author="Adrian Gould" w:date="2023-08-22T14:30:00Z">
        <w:r w:rsidRPr="00E92031" w:rsidDel="00E92031">
          <w:rPr>
            <w:rPrChange w:id="113" w:author="Adrian Gould" w:date="2023-08-22T14:30:00Z">
              <w:rPr>
                <w:rStyle w:val="ae"/>
                <w:bCs/>
                <w:smallCaps w:val="0"/>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20"/>
        <w:rPr>
          <w:del w:id="114" w:author="Adrian Gould" w:date="2023-08-22T14:30:00Z"/>
          <w:rFonts w:eastAsiaTheme="minorEastAsia" w:cstheme="minorBidi"/>
          <w:smallCaps w:val="0"/>
          <w:noProof/>
          <w:kern w:val="2"/>
          <w:sz w:val="24"/>
          <w:szCs w:val="24"/>
          <w:lang w:eastAsia="en-GB"/>
          <w14:ligatures w14:val="standardContextual"/>
        </w:rPr>
      </w:pPr>
      <w:del w:id="115" w:author="Adrian Gould" w:date="2023-08-22T14:30:00Z">
        <w:r w:rsidRPr="00E92031" w:rsidDel="00E92031">
          <w:rPr>
            <w:rPrChange w:id="116" w:author="Adrian Gould" w:date="2023-08-22T14:30:00Z">
              <w:rPr>
                <w:rStyle w:val="ae"/>
                <w:bCs/>
                <w:smallCaps w:val="0"/>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20"/>
        <w:rPr>
          <w:del w:id="117" w:author="Adrian Gould" w:date="2023-08-22T14:30:00Z"/>
          <w:rFonts w:eastAsiaTheme="minorEastAsia" w:cstheme="minorBidi"/>
          <w:smallCaps w:val="0"/>
          <w:noProof/>
          <w:kern w:val="2"/>
          <w:sz w:val="24"/>
          <w:szCs w:val="24"/>
          <w:lang w:eastAsia="en-GB"/>
          <w14:ligatures w14:val="standardContextual"/>
        </w:rPr>
      </w:pPr>
      <w:del w:id="118" w:author="Adrian Gould" w:date="2023-08-22T14:30:00Z">
        <w:r w:rsidRPr="00E92031" w:rsidDel="00E92031">
          <w:rPr>
            <w:rPrChange w:id="119" w:author="Adrian Gould" w:date="2023-08-22T14:30:00Z">
              <w:rPr>
                <w:rStyle w:val="ae"/>
                <w:bCs/>
                <w:smallCaps w:val="0"/>
                <w:noProof/>
              </w:rPr>
            </w:rPrChange>
          </w:rPr>
          <w:delText xml:space="preserve">What is the HTML you created to </w:delText>
        </w:r>
        <w:r w:rsidR="00B41E5C" w:rsidRPr="00E92031" w:rsidDel="00E92031">
          <w:rPr>
            <w:rPrChange w:id="120" w:author="Adrian Gould" w:date="2023-08-22T14:30:00Z">
              <w:rPr>
                <w:rStyle w:val="ae"/>
                <w:bCs/>
                <w:smallCaps w:val="0"/>
                <w:noProof/>
              </w:rPr>
            </w:rPrChange>
          </w:rPr>
          <w:delText>on</w:delText>
        </w:r>
        <w:r w:rsidRPr="00E92031" w:rsidDel="00E92031">
          <w:rPr>
            <w:rPrChange w:id="121" w:author="Adrian Gould" w:date="2023-08-22T14:30:00Z">
              <w:rPr>
                <w:rStyle w:val="ae"/>
                <w:bCs/>
                <w:smallCaps w:val="0"/>
                <w:noProof/>
              </w:rPr>
            </w:rPrChange>
          </w:rPr>
          <w:delText>the CSS file?</w:delText>
        </w:r>
        <w:r w:rsidDel="00E92031">
          <w:rPr>
            <w:noProof/>
            <w:webHidden/>
          </w:rPr>
          <w:tab/>
          <w:delText>14</w:delText>
        </w:r>
      </w:del>
    </w:p>
    <w:p w14:paraId="7C592E01" w14:textId="6A4A9CC1" w:rsidR="00FC7B7B" w:rsidDel="00E92031" w:rsidRDefault="00FC7B7B">
      <w:pPr>
        <w:pStyle w:val="20"/>
        <w:rPr>
          <w:del w:id="122" w:author="Adrian Gould" w:date="2023-08-22T14:30:00Z"/>
          <w:rFonts w:eastAsiaTheme="minorEastAsia" w:cstheme="minorBidi"/>
          <w:smallCaps w:val="0"/>
          <w:noProof/>
          <w:kern w:val="2"/>
          <w:sz w:val="24"/>
          <w:szCs w:val="24"/>
          <w:lang w:eastAsia="en-GB"/>
          <w14:ligatures w14:val="standardContextual"/>
        </w:rPr>
      </w:pPr>
      <w:del w:id="123" w:author="Adrian Gould" w:date="2023-08-22T14:30:00Z">
        <w:r w:rsidRPr="00E92031" w:rsidDel="00E92031">
          <w:rPr>
            <w:rPrChange w:id="124" w:author="Adrian Gould" w:date="2023-08-22T14:30:00Z">
              <w:rPr>
                <w:rStyle w:val="ae"/>
                <w:bCs/>
                <w:smallCaps w:val="0"/>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20"/>
        <w:rPr>
          <w:del w:id="125" w:author="Adrian Gould" w:date="2023-08-22T14:30:00Z"/>
          <w:rFonts w:eastAsiaTheme="minorEastAsia" w:cstheme="minorBidi"/>
          <w:smallCaps w:val="0"/>
          <w:noProof/>
          <w:kern w:val="2"/>
          <w:sz w:val="24"/>
          <w:szCs w:val="24"/>
          <w:lang w:eastAsia="en-GB"/>
          <w14:ligatures w14:val="standardContextual"/>
        </w:rPr>
      </w:pPr>
      <w:del w:id="126" w:author="Adrian Gould" w:date="2023-08-22T14:30:00Z">
        <w:r w:rsidRPr="00E92031" w:rsidDel="00E92031">
          <w:rPr>
            <w:rPrChange w:id="127" w:author="Adrian Gould" w:date="2023-08-22T14:30:00Z">
              <w:rPr>
                <w:rStyle w:val="ae"/>
                <w:bCs/>
                <w:smallCaps w:val="0"/>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20"/>
        <w:rPr>
          <w:del w:id="128" w:author="Adrian Gould" w:date="2023-08-22T14:30:00Z"/>
          <w:rFonts w:eastAsiaTheme="minorEastAsia" w:cstheme="minorBidi"/>
          <w:smallCaps w:val="0"/>
          <w:noProof/>
          <w:kern w:val="2"/>
          <w:sz w:val="24"/>
          <w:szCs w:val="24"/>
          <w:lang w:eastAsia="en-GB"/>
          <w14:ligatures w14:val="standardContextual"/>
        </w:rPr>
      </w:pPr>
      <w:del w:id="129" w:author="Adrian Gould" w:date="2023-08-22T14:30:00Z">
        <w:r w:rsidRPr="00E92031" w:rsidDel="00E92031">
          <w:rPr>
            <w:rPrChange w:id="130" w:author="Adrian Gould" w:date="2023-08-22T14:30:00Z">
              <w:rPr>
                <w:rStyle w:val="ae"/>
                <w:bCs/>
                <w:smallCaps w:val="0"/>
                <w:noProof/>
              </w:rPr>
            </w:rPrChange>
          </w:rPr>
          <w:delText>Validating the CSS</w:delText>
        </w:r>
        <w:r w:rsidDel="00E92031">
          <w:rPr>
            <w:noProof/>
            <w:webHidden/>
          </w:rPr>
          <w:tab/>
          <w:delText>15</w:delText>
        </w:r>
      </w:del>
    </w:p>
    <w:p w14:paraId="0CF6F51D" w14:textId="122B4B58" w:rsidR="00FC7B7B" w:rsidDel="00E92031" w:rsidRDefault="00FC7B7B">
      <w:pPr>
        <w:pStyle w:val="20"/>
        <w:rPr>
          <w:del w:id="131" w:author="Adrian Gould" w:date="2023-08-22T14:30:00Z"/>
          <w:rFonts w:eastAsiaTheme="minorEastAsia" w:cstheme="minorBidi"/>
          <w:smallCaps w:val="0"/>
          <w:noProof/>
          <w:kern w:val="2"/>
          <w:sz w:val="24"/>
          <w:szCs w:val="24"/>
          <w:lang w:eastAsia="en-GB"/>
          <w14:ligatures w14:val="standardContextual"/>
        </w:rPr>
      </w:pPr>
      <w:del w:id="132" w:author="Adrian Gould" w:date="2023-08-22T14:30:00Z">
        <w:r w:rsidRPr="00E92031" w:rsidDel="00E92031">
          <w:rPr>
            <w:rPrChange w:id="133" w:author="Adrian Gould" w:date="2023-08-22T14:30:00Z">
              <w:rPr>
                <w:rStyle w:val="ae"/>
                <w:bCs/>
                <w:smallCaps w:val="0"/>
                <w:noProof/>
              </w:rPr>
            </w:rPrChange>
          </w:rPr>
          <w:delText>Testing page</w:delText>
        </w:r>
        <w:r w:rsidDel="00E92031">
          <w:rPr>
            <w:noProof/>
            <w:webHidden/>
          </w:rPr>
          <w:tab/>
          <w:delText>16</w:delText>
        </w:r>
      </w:del>
    </w:p>
    <w:p w14:paraId="79261C25" w14:textId="5A516999" w:rsidR="00FC7B7B" w:rsidDel="00E92031" w:rsidRDefault="00FC7B7B">
      <w:pPr>
        <w:pStyle w:val="20"/>
        <w:rPr>
          <w:del w:id="134" w:author="Adrian Gould" w:date="2023-08-22T14:30:00Z"/>
          <w:rFonts w:eastAsiaTheme="minorEastAsia" w:cstheme="minorBidi"/>
          <w:smallCaps w:val="0"/>
          <w:noProof/>
          <w:kern w:val="2"/>
          <w:sz w:val="24"/>
          <w:szCs w:val="24"/>
          <w:lang w:eastAsia="en-GB"/>
          <w14:ligatures w14:val="standardContextual"/>
        </w:rPr>
      </w:pPr>
      <w:del w:id="135" w:author="Adrian Gould" w:date="2023-08-22T14:30:00Z">
        <w:r w:rsidRPr="00E92031" w:rsidDel="00E92031">
          <w:rPr>
            <w:rPrChange w:id="136" w:author="Adrian Gould" w:date="2023-08-22T14:30:00Z">
              <w:rPr>
                <w:rStyle w:val="ae"/>
                <w:bCs/>
                <w:smallCaps w:val="0"/>
                <w:noProof/>
              </w:rPr>
            </w:rPrChange>
          </w:rPr>
          <w:delText>Demonstrate to Assessor</w:delText>
        </w:r>
        <w:r w:rsidDel="00E92031">
          <w:rPr>
            <w:noProof/>
            <w:webHidden/>
          </w:rPr>
          <w:tab/>
          <w:delText>17</w:delText>
        </w:r>
      </w:del>
    </w:p>
    <w:p w14:paraId="4612A3A3" w14:textId="168CB966" w:rsidR="00FC7B7B" w:rsidDel="00E92031" w:rsidRDefault="00FC7B7B">
      <w:pPr>
        <w:pStyle w:val="20"/>
        <w:rPr>
          <w:del w:id="137" w:author="Adrian Gould" w:date="2023-08-22T14:30:00Z"/>
          <w:rFonts w:eastAsiaTheme="minorEastAsia" w:cstheme="minorBidi"/>
          <w:smallCaps w:val="0"/>
          <w:noProof/>
          <w:kern w:val="2"/>
          <w:sz w:val="24"/>
          <w:szCs w:val="24"/>
          <w:lang w:eastAsia="en-GB"/>
          <w14:ligatures w14:val="standardContextual"/>
        </w:rPr>
      </w:pPr>
      <w:del w:id="138" w:author="Adrian Gould" w:date="2023-08-22T14:30:00Z">
        <w:r w:rsidRPr="00E92031" w:rsidDel="00E92031">
          <w:rPr>
            <w:rPrChange w:id="139" w:author="Adrian Gould" w:date="2023-08-22T14:30:00Z">
              <w:rPr>
                <w:rStyle w:val="ae"/>
                <w:bCs/>
                <w:smallCaps w:val="0"/>
                <w:noProof/>
              </w:rPr>
            </w:rPrChange>
          </w:rPr>
          <w:delText>Submission of Portfolio Work</w:delText>
        </w:r>
        <w:r w:rsidDel="00E92031">
          <w:rPr>
            <w:noProof/>
            <w:webHidden/>
          </w:rPr>
          <w:tab/>
          <w:delText>18</w:delText>
        </w:r>
      </w:del>
    </w:p>
    <w:p w14:paraId="541C8924" w14:textId="7012BEB5" w:rsidR="00FC7B7B" w:rsidDel="00E92031" w:rsidRDefault="00FC7B7B">
      <w:pPr>
        <w:pStyle w:val="10"/>
        <w:tabs>
          <w:tab w:val="right" w:leader="dot" w:pos="10194"/>
        </w:tabs>
        <w:rPr>
          <w:del w:id="140" w:author="Adrian Gould" w:date="2023-08-22T14:30:00Z"/>
          <w:rFonts w:eastAsiaTheme="minorEastAsia" w:cstheme="minorBidi"/>
          <w:b w:val="0"/>
          <w:bCs w:val="0"/>
          <w:caps w:val="0"/>
          <w:noProof/>
          <w:kern w:val="2"/>
          <w:sz w:val="24"/>
          <w:szCs w:val="24"/>
          <w:lang w:eastAsia="en-GB"/>
          <w14:ligatures w14:val="standardContextual"/>
        </w:rPr>
      </w:pPr>
      <w:del w:id="141" w:author="Adrian Gould" w:date="2023-08-22T14:30:00Z">
        <w:r w:rsidRPr="00E92031" w:rsidDel="00E92031">
          <w:rPr>
            <w:rPrChange w:id="142" w:author="Adrian Gould" w:date="2023-08-22T14:30:00Z">
              <w:rPr>
                <w:rStyle w:val="ae"/>
                <w:b w:val="0"/>
                <w:caps w:val="0"/>
                <w:noProof/>
              </w:rPr>
            </w:rPrChange>
          </w:rPr>
          <w:delText>Appendix A: Code Style Guidelines</w:delText>
        </w:r>
        <w:r w:rsidDel="00E92031">
          <w:rPr>
            <w:noProof/>
            <w:webHidden/>
          </w:rPr>
          <w:tab/>
          <w:delText>19</w:delText>
        </w:r>
      </w:del>
    </w:p>
    <w:p w14:paraId="65C61D9E" w14:textId="10CDFCBF" w:rsidR="00FC7B7B" w:rsidDel="00E92031" w:rsidRDefault="00FC7B7B">
      <w:pPr>
        <w:pStyle w:val="10"/>
        <w:tabs>
          <w:tab w:val="right" w:leader="dot" w:pos="10194"/>
        </w:tabs>
        <w:rPr>
          <w:del w:id="143" w:author="Adrian Gould" w:date="2023-08-22T14:30:00Z"/>
          <w:rFonts w:eastAsiaTheme="minorEastAsia" w:cstheme="minorBidi"/>
          <w:b w:val="0"/>
          <w:bCs w:val="0"/>
          <w:caps w:val="0"/>
          <w:noProof/>
          <w:kern w:val="2"/>
          <w:sz w:val="24"/>
          <w:szCs w:val="24"/>
          <w:lang w:eastAsia="en-GB"/>
          <w14:ligatures w14:val="standardContextual"/>
        </w:rPr>
      </w:pPr>
      <w:del w:id="144" w:author="Adrian Gould" w:date="2023-08-22T14:30:00Z">
        <w:r w:rsidRPr="00E92031" w:rsidDel="00E92031">
          <w:rPr>
            <w:rPrChange w:id="145" w:author="Adrian Gould" w:date="2023-08-22T14:30:00Z">
              <w:rPr>
                <w:rStyle w:val="ae"/>
                <w:b w:val="0"/>
                <w:caps w:val="0"/>
                <w:noProof/>
              </w:rPr>
            </w:rPrChange>
          </w:rPr>
          <w:delText>Appendix B: Naming Conventions</w:delText>
        </w:r>
        <w:r w:rsidDel="00E92031">
          <w:rPr>
            <w:noProof/>
            <w:webHidden/>
          </w:rPr>
          <w:tab/>
          <w:delText>20</w:delText>
        </w:r>
      </w:del>
    </w:p>
    <w:p w14:paraId="7C6B13AE" w14:textId="3BB4818C" w:rsidR="00FC7B7B" w:rsidDel="00E92031" w:rsidRDefault="00FC7B7B">
      <w:pPr>
        <w:pStyle w:val="20"/>
        <w:rPr>
          <w:del w:id="146" w:author="Adrian Gould" w:date="2023-08-22T14:30:00Z"/>
          <w:rFonts w:eastAsiaTheme="minorEastAsia" w:cstheme="minorBidi"/>
          <w:smallCaps w:val="0"/>
          <w:noProof/>
          <w:kern w:val="2"/>
          <w:sz w:val="24"/>
          <w:szCs w:val="24"/>
          <w:lang w:eastAsia="en-GB"/>
          <w14:ligatures w14:val="standardContextual"/>
        </w:rPr>
      </w:pPr>
      <w:del w:id="147" w:author="Adrian Gould" w:date="2023-08-22T14:30:00Z">
        <w:r w:rsidRPr="00E92031" w:rsidDel="00E92031">
          <w:rPr>
            <w:rPrChange w:id="148" w:author="Adrian Gould" w:date="2023-08-22T14:30:00Z">
              <w:rPr>
                <w:rStyle w:val="ae"/>
                <w:bCs/>
                <w:smallCaps w:val="0"/>
                <w:noProof/>
              </w:rPr>
            </w:rPrChange>
          </w:rPr>
          <w:delText>HTML, CSS and JS Files and folders</w:delText>
        </w:r>
        <w:r w:rsidDel="00E92031">
          <w:rPr>
            <w:noProof/>
            <w:webHidden/>
          </w:rPr>
          <w:tab/>
          <w:delText>20</w:delText>
        </w:r>
      </w:del>
    </w:p>
    <w:p w14:paraId="32DEFFE2" w14:textId="7E66C088" w:rsidR="00FC7B7B" w:rsidDel="00E92031" w:rsidRDefault="00FC7B7B">
      <w:pPr>
        <w:pStyle w:val="20"/>
        <w:rPr>
          <w:del w:id="149" w:author="Adrian Gould" w:date="2023-08-22T14:30:00Z"/>
          <w:rFonts w:eastAsiaTheme="minorEastAsia" w:cstheme="minorBidi"/>
          <w:smallCaps w:val="0"/>
          <w:noProof/>
          <w:kern w:val="2"/>
          <w:sz w:val="24"/>
          <w:szCs w:val="24"/>
          <w:lang w:eastAsia="en-GB"/>
          <w14:ligatures w14:val="standardContextual"/>
        </w:rPr>
      </w:pPr>
      <w:del w:id="150" w:author="Adrian Gould" w:date="2023-08-22T14:30:00Z">
        <w:r w:rsidRPr="00E92031" w:rsidDel="00E92031">
          <w:rPr>
            <w:rPrChange w:id="151" w:author="Adrian Gould" w:date="2023-08-22T14:30:00Z">
              <w:rPr>
                <w:rStyle w:val="ae"/>
                <w:bCs/>
                <w:smallCaps w:val="0"/>
                <w:noProof/>
              </w:rPr>
            </w:rPrChange>
          </w:rPr>
          <w:delText>File extensions</w:delText>
        </w:r>
        <w:r w:rsidDel="00E92031">
          <w:rPr>
            <w:noProof/>
            <w:webHidden/>
          </w:rPr>
          <w:tab/>
          <w:delText>20</w:delText>
        </w:r>
      </w:del>
    </w:p>
    <w:p w14:paraId="300B5CBD" w14:textId="7E3391C3" w:rsidR="00FC7B7B" w:rsidDel="00E92031" w:rsidRDefault="00FC7B7B">
      <w:pPr>
        <w:pStyle w:val="10"/>
        <w:tabs>
          <w:tab w:val="right" w:leader="dot" w:pos="10194"/>
        </w:tabs>
        <w:rPr>
          <w:del w:id="152" w:author="Adrian Gould" w:date="2023-08-22T14:30:00Z"/>
          <w:rFonts w:eastAsiaTheme="minorEastAsia" w:cstheme="minorBidi"/>
          <w:b w:val="0"/>
          <w:bCs w:val="0"/>
          <w:caps w:val="0"/>
          <w:noProof/>
          <w:kern w:val="2"/>
          <w:sz w:val="24"/>
          <w:szCs w:val="24"/>
          <w:lang w:eastAsia="en-GB"/>
          <w14:ligatures w14:val="standardContextual"/>
        </w:rPr>
      </w:pPr>
      <w:del w:id="153" w:author="Adrian Gould" w:date="2023-08-22T14:30:00Z">
        <w:r w:rsidRPr="00E92031" w:rsidDel="00E92031">
          <w:rPr>
            <w:rPrChange w:id="154" w:author="Adrian Gould" w:date="2023-08-22T14:30:00Z">
              <w:rPr>
                <w:rStyle w:val="ae"/>
                <w:b w:val="0"/>
                <w:caps w:val="0"/>
                <w:noProof/>
              </w:rPr>
            </w:rPrChange>
          </w:rPr>
          <w:delText>Appendix C: Site Folder Structure</w:delText>
        </w:r>
        <w:r w:rsidDel="00E92031">
          <w:rPr>
            <w:noProof/>
            <w:webHidden/>
          </w:rPr>
          <w:tab/>
          <w:delText>21</w:delText>
        </w:r>
      </w:del>
    </w:p>
    <w:p w14:paraId="6524AD7E" w14:textId="3EF19E1F" w:rsidR="00255C34" w:rsidRDefault="00E56771">
      <w:r>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798403D0" w:rsidR="00E03F71" w:rsidRDefault="00E03F71" w:rsidP="001925B4">
            <w:pPr>
              <w:numPr>
                <w:ilvl w:val="0"/>
                <w:numId w:val="2"/>
              </w:numPr>
              <w:ind w:left="360" w:firstLine="0"/>
              <w:textAlignment w:val="baseline"/>
              <w:rPr>
                <w:szCs w:val="22"/>
              </w:rPr>
            </w:pPr>
            <w:r>
              <w:rPr>
                <w:szCs w:val="22"/>
              </w:rPr>
              <w:t xml:space="preserve">Week </w:t>
            </w:r>
            <w:ins w:id="155" w:author="Adrian Gould" w:date="2023-08-28T16:06:00Z">
              <w:r w:rsidR="00A847C1">
                <w:rPr>
                  <w:szCs w:val="22"/>
                </w:rPr>
                <w:t>11</w:t>
              </w:r>
            </w:ins>
            <w:del w:id="156"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aa"/>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aa"/>
              </w:rPr>
              <w:t>Whilst other applications and operating systems may be used, we are unable to give extensive support to ensure your environment is working as expected.</w:t>
            </w:r>
          </w:p>
          <w:p w14:paraId="067EC01B" w14:textId="5A7F3897" w:rsidR="00625A23" w:rsidRDefault="00625A23" w:rsidP="002C3CF4">
            <w:pPr>
              <w:pStyle w:val="3"/>
            </w:pPr>
            <w:bookmarkStart w:id="157" w:name="_Toc94976380"/>
            <w:r>
              <w:t>Common:</w:t>
            </w:r>
            <w:bookmarkEnd w:id="157"/>
          </w:p>
          <w:p w14:paraId="77D4AFC3" w14:textId="68B5830E" w:rsidR="00625A23" w:rsidRPr="003355E0" w:rsidRDefault="00625A23" w:rsidP="001925B4">
            <w:pPr>
              <w:pStyle w:val="a"/>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a"/>
              <w:numPr>
                <w:ilvl w:val="0"/>
                <w:numId w:val="10"/>
              </w:numPr>
              <w:rPr>
                <w:sz w:val="20"/>
                <w:szCs w:val="20"/>
              </w:rPr>
            </w:pPr>
            <w:r w:rsidRPr="003355E0">
              <w:rPr>
                <w:sz w:val="20"/>
                <w:szCs w:val="20"/>
              </w:rPr>
              <w:t xml:space="preserve">WebStorm, </w:t>
            </w:r>
            <w:proofErr w:type="spellStart"/>
            <w:r w:rsidR="00625A23" w:rsidRPr="003355E0">
              <w:rPr>
                <w:sz w:val="20"/>
                <w:szCs w:val="20"/>
              </w:rPr>
              <w:t>PhpStorm</w:t>
            </w:r>
            <w:proofErr w:type="spellEnd"/>
          </w:p>
          <w:p w14:paraId="4FCA3894" w14:textId="122E1EA7" w:rsidR="00C0201C" w:rsidRDefault="00C0201C" w:rsidP="001925B4">
            <w:pPr>
              <w:pStyle w:val="a"/>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a"/>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a"/>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a"/>
              <w:numPr>
                <w:ilvl w:val="0"/>
                <w:numId w:val="10"/>
              </w:numPr>
              <w:rPr>
                <w:sz w:val="20"/>
                <w:szCs w:val="20"/>
              </w:rPr>
            </w:pPr>
            <w:r>
              <w:rPr>
                <w:sz w:val="20"/>
                <w:szCs w:val="20"/>
              </w:rPr>
              <w:t>Git for version control</w:t>
            </w:r>
            <w:r w:rsidR="00B11ECA">
              <w:rPr>
                <w:sz w:val="20"/>
                <w:szCs w:val="20"/>
              </w:rPr>
              <w:t xml:space="preserve">, GitHub account for </w:t>
            </w:r>
          </w:p>
          <w:p w14:paraId="1580F125" w14:textId="121D8030" w:rsidR="00625A23" w:rsidRPr="002C3CF4" w:rsidRDefault="00625A23" w:rsidP="002C3CF4">
            <w:pPr>
              <w:pStyle w:val="3"/>
            </w:pPr>
            <w:bookmarkStart w:id="158" w:name="_Toc94976381"/>
            <w:r>
              <w:t>PC:</w:t>
            </w:r>
            <w:bookmarkEnd w:id="158"/>
          </w:p>
          <w:p w14:paraId="066A56A2" w14:textId="77777777" w:rsidR="00625A23" w:rsidRPr="003355E0" w:rsidRDefault="00625A23" w:rsidP="001925B4">
            <w:pPr>
              <w:pStyle w:val="a"/>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a"/>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a"/>
              <w:numPr>
                <w:ilvl w:val="1"/>
                <w:numId w:val="9"/>
              </w:numPr>
              <w:rPr>
                <w:sz w:val="20"/>
                <w:szCs w:val="20"/>
              </w:rPr>
            </w:pPr>
            <w:r w:rsidRPr="003355E0">
              <w:rPr>
                <w:sz w:val="20"/>
                <w:szCs w:val="20"/>
              </w:rPr>
              <w:t>Firefox</w:t>
            </w:r>
          </w:p>
          <w:p w14:paraId="3580A2E8" w14:textId="4028243F" w:rsidR="00625A23" w:rsidRPr="003355E0" w:rsidRDefault="00625A23" w:rsidP="001925B4">
            <w:pPr>
              <w:pStyle w:val="a"/>
              <w:numPr>
                <w:ilvl w:val="1"/>
                <w:numId w:val="9"/>
              </w:numPr>
              <w:rPr>
                <w:sz w:val="20"/>
                <w:szCs w:val="20"/>
              </w:rPr>
            </w:pPr>
            <w:r w:rsidRPr="003355E0">
              <w:rPr>
                <w:sz w:val="20"/>
                <w:szCs w:val="20"/>
              </w:rPr>
              <w:t>Opera</w:t>
            </w:r>
          </w:p>
          <w:p w14:paraId="5E29A7FB" w14:textId="43CA1B37" w:rsidR="00625A23" w:rsidRDefault="00625A23" w:rsidP="002C3CF4">
            <w:pPr>
              <w:pStyle w:val="3"/>
            </w:pPr>
            <w:bookmarkStart w:id="159" w:name="_Toc94976382"/>
            <w:r>
              <w:t>Mac:</w:t>
            </w:r>
            <w:bookmarkEnd w:id="159"/>
          </w:p>
          <w:p w14:paraId="53ED2D8D" w14:textId="77777777" w:rsidR="00625A23" w:rsidRPr="003355E0" w:rsidRDefault="00625A23" w:rsidP="001925B4">
            <w:pPr>
              <w:pStyle w:val="a"/>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a"/>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a"/>
              <w:numPr>
                <w:ilvl w:val="1"/>
                <w:numId w:val="8"/>
              </w:numPr>
              <w:rPr>
                <w:sz w:val="20"/>
                <w:szCs w:val="20"/>
              </w:rPr>
            </w:pPr>
            <w:r w:rsidRPr="003355E0">
              <w:rPr>
                <w:sz w:val="20"/>
                <w:szCs w:val="20"/>
              </w:rPr>
              <w:t>Firefox</w:t>
            </w:r>
          </w:p>
          <w:p w14:paraId="33254879" w14:textId="77777777" w:rsidR="00625A23" w:rsidRPr="003355E0" w:rsidRDefault="00625A23" w:rsidP="001925B4">
            <w:pPr>
              <w:pStyle w:val="a"/>
              <w:numPr>
                <w:ilvl w:val="1"/>
                <w:numId w:val="8"/>
              </w:numPr>
              <w:rPr>
                <w:sz w:val="20"/>
                <w:szCs w:val="20"/>
              </w:rPr>
            </w:pPr>
            <w:r w:rsidRPr="003355E0">
              <w:rPr>
                <w:sz w:val="20"/>
                <w:szCs w:val="20"/>
              </w:rPr>
              <w:t>Opera</w:t>
            </w:r>
          </w:p>
          <w:p w14:paraId="4C4DED0E" w14:textId="49FA8D8A" w:rsidR="00F32E09" w:rsidRPr="003355E0" w:rsidRDefault="00625A23" w:rsidP="001925B4">
            <w:pPr>
              <w:pStyle w:val="a"/>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4-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proofErr w:type="spellStart"/>
                  <w:r>
                    <w:t>Laragon</w:t>
                  </w:r>
                  <w:proofErr w:type="spellEnd"/>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af1"/>
              </w:rPr>
            </w:pPr>
            <w:r w:rsidRPr="00563340">
              <w:rPr>
                <w:rStyle w:val="af1"/>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Pr="00A847C1" w:rsidRDefault="00976330" w:rsidP="00976330">
            <w:pPr>
              <w:pStyle w:val="a"/>
              <w:numPr>
                <w:ilvl w:val="0"/>
                <w:numId w:val="35"/>
              </w:numPr>
              <w:rPr>
                <w:color w:val="7F7F7F" w:themeColor="text1" w:themeTint="80"/>
                <w:rPrChange w:id="160" w:author="Adrian Gould" w:date="2023-08-28T16:07:00Z">
                  <w:rPr/>
                </w:rPrChange>
              </w:rPr>
            </w:pPr>
            <w:r w:rsidRPr="00A847C1">
              <w:rPr>
                <w:color w:val="7F7F7F" w:themeColor="text1" w:themeTint="80"/>
                <w:rPrChange w:id="161" w:author="Adrian Gould" w:date="2023-08-28T16:07:00Z">
                  <w:rPr/>
                </w:rPrChange>
              </w:rPr>
              <w:t>Phase 2:</w:t>
            </w:r>
          </w:p>
          <w:p w14:paraId="4FE406D1" w14:textId="77777777" w:rsidR="00976330" w:rsidRPr="00A847C1" w:rsidRDefault="00976330" w:rsidP="00976330">
            <w:pPr>
              <w:pStyle w:val="a"/>
              <w:numPr>
                <w:ilvl w:val="1"/>
                <w:numId w:val="35"/>
              </w:numPr>
              <w:rPr>
                <w:color w:val="808080" w:themeColor="background1" w:themeShade="80"/>
                <w:rPrChange w:id="162" w:author="Adrian Gould" w:date="2023-08-28T16:06:00Z">
                  <w:rPr/>
                </w:rPrChange>
              </w:rPr>
            </w:pPr>
            <w:r w:rsidRPr="00A847C1">
              <w:rPr>
                <w:color w:val="7F7F7F" w:themeColor="text1" w:themeTint="80"/>
                <w:rPrChange w:id="163" w:author="Adrian Gould" w:date="2023-08-28T16:07:00Z">
                  <w:rPr/>
                </w:rPrChange>
              </w:rPr>
              <w:t>Implement and test the required CSS to provide the layout as provided.</w:t>
            </w:r>
          </w:p>
          <w:p w14:paraId="79E658F0" w14:textId="77777777" w:rsidR="00976330" w:rsidRDefault="00976330" w:rsidP="00976330">
            <w:pPr>
              <w:pStyle w:val="a"/>
              <w:numPr>
                <w:ilvl w:val="0"/>
                <w:numId w:val="35"/>
              </w:numPr>
            </w:pPr>
            <w:r>
              <w:t>Phase 3:</w:t>
            </w:r>
          </w:p>
          <w:p w14:paraId="14EEE74D" w14:textId="77777777" w:rsidR="00976330" w:rsidRDefault="00976330" w:rsidP="00976330">
            <w:pPr>
              <w:pStyle w:val="a"/>
              <w:numPr>
                <w:ilvl w:val="1"/>
                <w:numId w:val="35"/>
              </w:numPr>
            </w:pPr>
            <w:r>
              <w:t xml:space="preserve">Add additional content and styling to amend the project to the given specifications. </w:t>
            </w:r>
          </w:p>
          <w:p w14:paraId="2C2C2F0B" w14:textId="77777777" w:rsidR="00976330" w:rsidRDefault="00976330" w:rsidP="00976330">
            <w:pPr>
              <w:pStyle w:val="a"/>
              <w:numPr>
                <w:ilvl w:val="0"/>
                <w:numId w:val="35"/>
              </w:numPr>
            </w:pPr>
            <w:r>
              <w:t>Phase 4:</w:t>
            </w:r>
          </w:p>
          <w:p w14:paraId="36158A12" w14:textId="77777777" w:rsidR="00976330" w:rsidRDefault="00976330" w:rsidP="00976330">
            <w:pPr>
              <w:pStyle w:val="a"/>
              <w:numPr>
                <w:ilvl w:val="1"/>
                <w:numId w:val="35"/>
              </w:numPr>
            </w:pPr>
            <w:r>
              <w:t>Add and test a JavaScript solution for a predefined problem to the page.</w:t>
            </w:r>
          </w:p>
          <w:p w14:paraId="735E9C8B" w14:textId="75C71738" w:rsidR="00976330" w:rsidDel="006458E6" w:rsidRDefault="00976330" w:rsidP="00976330">
            <w:pPr>
              <w:rPr>
                <w:del w:id="164" w:author="Adrian Gould" w:date="2023-08-28T14:24:00Z"/>
              </w:rPr>
            </w:pPr>
            <w:r>
              <w:t xml:space="preserve">Each phase will be version controlled and uploaded to the </w:t>
            </w:r>
            <w:proofErr w:type="spellStart"/>
            <w:r>
              <w:t>ScreenCraft</w:t>
            </w:r>
            <w:proofErr w:type="spellEnd"/>
            <w:r>
              <w:t xml:space="preserve"> Development Server.</w:t>
            </w:r>
          </w:p>
          <w:p w14:paraId="0FA86FB1" w14:textId="6479D335" w:rsidR="00976330" w:rsidDel="006458E6" w:rsidRDefault="00976330" w:rsidP="00020A34">
            <w:pPr>
              <w:pStyle w:val="SectionSubheading"/>
              <w:rPr>
                <w:del w:id="165" w:author="Adrian Gould" w:date="2023-08-28T14:23:00Z"/>
              </w:rPr>
            </w:pPr>
            <w:bookmarkStart w:id="166" w:name="_Ref141800428"/>
            <w:del w:id="167" w:author="Adrian Gould" w:date="2023-08-28T14:23:00Z">
              <w:r w:rsidDel="006458E6">
                <w:delText>Wireframes</w:delText>
              </w:r>
              <w:bookmarkEnd w:id="166"/>
            </w:del>
          </w:p>
          <w:p w14:paraId="4BD1A20E" w14:textId="7F852C3E" w:rsidR="00976330" w:rsidDel="006458E6" w:rsidRDefault="00976330" w:rsidP="00976330">
            <w:pPr>
              <w:rPr>
                <w:del w:id="168" w:author="Adrian Gould" w:date="2023-08-28T14:23:00Z"/>
              </w:rPr>
            </w:pPr>
            <w:del w:id="169" w:author="Adrian Gould" w:date="2023-08-28T14:23:00Z">
              <w:r w:rsidDel="006458E6">
                <w:delText>The wireframes below illustrate the desired layout of the site.</w:delText>
              </w:r>
            </w:del>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70" w:author="Adrian Gould" w:date="2023-08-28T14:23:00Z"/>
              </w:trPr>
              <w:tc>
                <w:tcPr>
                  <w:tcW w:w="5097" w:type="dxa"/>
                </w:tcPr>
                <w:p w14:paraId="4442DB3C" w14:textId="0790D094" w:rsidR="00976330" w:rsidDel="006458E6" w:rsidRDefault="00976330" w:rsidP="00976330">
                  <w:pPr>
                    <w:pStyle w:val="4"/>
                    <w:rPr>
                      <w:del w:id="171" w:author="Adrian Gould" w:date="2023-08-28T14:23:00Z"/>
                    </w:rPr>
                  </w:pPr>
                  <w:del w:id="172" w:author="Adrian Gould" w:date="2023-08-28T14:23:00Z">
                    <w:r w:rsidDel="006458E6">
                      <w:delText>Basic Layout</w:delText>
                    </w:r>
                  </w:del>
                </w:p>
                <w:p w14:paraId="53E17911" w14:textId="2DFB0E3E" w:rsidR="00976330" w:rsidRPr="00084DCE" w:rsidDel="006458E6" w:rsidRDefault="00976330" w:rsidP="00976330">
                  <w:pPr>
                    <w:rPr>
                      <w:del w:id="173" w:author="Adrian Gould" w:date="2023-08-28T14:23:00Z"/>
                      <w:rStyle w:val="aa"/>
                    </w:rPr>
                  </w:pPr>
                  <w:del w:id="174" w:author="Adrian Gould" w:date="2023-08-28T14:23:00Z">
                    <w:r w:rsidRPr="00084DCE" w:rsidDel="006458E6">
                      <w:rPr>
                        <w:rStyle w:val="aa"/>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175" w:author="Adrian Gould" w:date="2023-08-28T14:23:00Z"/>
                    </w:rPr>
                  </w:pPr>
                  <w:del w:id="176"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4"/>
                    <w:rPr>
                      <w:del w:id="177" w:author="Adrian Gould" w:date="2023-08-28T14:23:00Z"/>
                    </w:rPr>
                  </w:pPr>
                  <w:del w:id="178" w:author="Adrian Gould" w:date="2023-08-28T14:23:00Z">
                    <w:r w:rsidDel="006458E6">
                      <w:delText>Articles and Aside Concept</w:delText>
                    </w:r>
                  </w:del>
                </w:p>
                <w:p w14:paraId="7971A6A9" w14:textId="1A0FC7F1" w:rsidR="00976330" w:rsidRPr="00084DCE" w:rsidDel="006458E6" w:rsidRDefault="00976330" w:rsidP="00976330">
                  <w:pPr>
                    <w:rPr>
                      <w:del w:id="179" w:author="Adrian Gould" w:date="2023-08-28T14:23:00Z"/>
                      <w:rStyle w:val="aa"/>
                    </w:rPr>
                  </w:pPr>
                  <w:del w:id="180" w:author="Adrian Gould" w:date="2023-08-28T14:23:00Z">
                    <w:r w:rsidRPr="00084DCE" w:rsidDel="006458E6">
                      <w:rPr>
                        <w:rStyle w:val="aa"/>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181" w:author="Adrian Gould" w:date="2023-08-28T14:23:00Z"/>
                    </w:rPr>
                  </w:pPr>
                  <w:del w:id="182"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183" w:author="Adrian Gould" w:date="2023-08-28T14:23:00Z"/>
              </w:trPr>
              <w:tc>
                <w:tcPr>
                  <w:tcW w:w="5097" w:type="dxa"/>
                </w:tcPr>
                <w:p w14:paraId="7CDD0407" w14:textId="16FDED51" w:rsidR="00976330" w:rsidDel="006458E6" w:rsidRDefault="00976330" w:rsidP="00976330">
                  <w:pPr>
                    <w:pStyle w:val="4"/>
                    <w:rPr>
                      <w:del w:id="184" w:author="Adrian Gould" w:date="2023-08-28T14:23:00Z"/>
                    </w:rPr>
                  </w:pPr>
                  <w:del w:id="185" w:author="Adrian Gould" w:date="2023-08-28T14:23:00Z">
                    <w:r w:rsidDel="006458E6">
                      <w:delText xml:space="preserve">Article and Aside Layout </w:delText>
                    </w:r>
                  </w:del>
                </w:p>
                <w:p w14:paraId="45F07AC0" w14:textId="7E4260B4" w:rsidR="00976330" w:rsidDel="006458E6" w:rsidRDefault="00976330" w:rsidP="00976330">
                  <w:pPr>
                    <w:rPr>
                      <w:del w:id="186" w:author="Adrian Gould" w:date="2023-08-28T14:23:00Z"/>
                      <w:rStyle w:val="aa"/>
                    </w:rPr>
                  </w:pPr>
                  <w:del w:id="187" w:author="Adrian Gould" w:date="2023-08-28T14:23:00Z">
                    <w:r w:rsidDel="006458E6">
                      <w:rPr>
                        <w:rStyle w:val="aa"/>
                      </w:rPr>
                      <w:delText xml:space="preserve">The article will have at least a header and section content. Footer may be omitted as required. </w:delText>
                    </w:r>
                  </w:del>
                </w:p>
                <w:p w14:paraId="35A1FB7B" w14:textId="29B67850" w:rsidR="00976330" w:rsidDel="006458E6" w:rsidRDefault="00976330" w:rsidP="00976330">
                  <w:pPr>
                    <w:rPr>
                      <w:del w:id="188" w:author="Adrian Gould" w:date="2023-08-28T14:23:00Z"/>
                      <w:rStyle w:val="aa"/>
                    </w:rPr>
                  </w:pPr>
                  <w:del w:id="189" w:author="Adrian Gould" w:date="2023-08-28T14:23:00Z">
                    <w:r w:rsidDel="006458E6">
                      <w:rPr>
                        <w:rStyle w:val="aa"/>
                      </w:rPr>
                      <w:delText>The section content may be used to split the article into subsections.</w:delText>
                    </w:r>
                  </w:del>
                </w:p>
                <w:p w14:paraId="22396E75" w14:textId="2079953E" w:rsidR="00976330" w:rsidRPr="00084DCE" w:rsidDel="006458E6" w:rsidRDefault="00976330" w:rsidP="00976330">
                  <w:pPr>
                    <w:rPr>
                      <w:del w:id="190" w:author="Adrian Gould" w:date="2023-08-28T14:23:00Z"/>
                      <w:rStyle w:val="aa"/>
                    </w:rPr>
                  </w:pPr>
                  <w:del w:id="191" w:author="Adrian Gould" w:date="2023-08-28T14:23:00Z">
                    <w:r w:rsidDel="006458E6">
                      <w:rPr>
                        <w:rStyle w:val="aa"/>
                      </w:rPr>
                      <w:delText>The aside is structured with multiple sections.</w:delText>
                    </w:r>
                  </w:del>
                </w:p>
                <w:p w14:paraId="104F5101" w14:textId="36562402" w:rsidR="00976330" w:rsidDel="006458E6" w:rsidRDefault="00976330" w:rsidP="00976330">
                  <w:pPr>
                    <w:rPr>
                      <w:del w:id="192" w:author="Adrian Gould" w:date="2023-08-28T14:23:00Z"/>
                    </w:rPr>
                  </w:pPr>
                  <w:del w:id="193"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4"/>
                    <w:rPr>
                      <w:del w:id="194" w:author="Adrian Gould" w:date="2023-08-28T14:23:00Z"/>
                    </w:rPr>
                  </w:pPr>
                  <w:del w:id="195" w:author="Adrian Gould" w:date="2023-08-28T14:23:00Z">
                    <w:r w:rsidDel="006458E6">
                      <w:delText>Image Layout options</w:delText>
                    </w:r>
                  </w:del>
                </w:p>
                <w:p w14:paraId="230D58AF" w14:textId="630B4D03" w:rsidR="00976330" w:rsidDel="006458E6" w:rsidRDefault="00976330" w:rsidP="00976330">
                  <w:pPr>
                    <w:rPr>
                      <w:del w:id="196" w:author="Adrian Gould" w:date="2023-08-28T14:23:00Z"/>
                      <w:rStyle w:val="aa"/>
                    </w:rPr>
                  </w:pPr>
                  <w:del w:id="197" w:author="Adrian Gould" w:date="2023-08-28T14:23:00Z">
                    <w:r w:rsidRPr="00B4505B" w:rsidDel="006458E6">
                      <w:rPr>
                        <w:rStyle w:val="aa"/>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198" w:author="Adrian Gould" w:date="2023-08-28T14:23:00Z"/>
                      <w:rStyle w:val="aa"/>
                    </w:rPr>
                  </w:pPr>
                  <w:del w:id="199" w:author="Adrian Gould" w:date="2023-08-28T14:23:00Z">
                    <w:r w:rsidDel="006458E6">
                      <w:rPr>
                        <w:rStyle w:val="aa"/>
                      </w:rPr>
                      <w:delText>You are to use a PLACEHOLDER image generator for this phase.</w:delText>
                    </w:r>
                  </w:del>
                </w:p>
                <w:p w14:paraId="52100172" w14:textId="3741D9B8" w:rsidR="00976330" w:rsidDel="006458E6" w:rsidRDefault="00976330" w:rsidP="00976330">
                  <w:pPr>
                    <w:rPr>
                      <w:del w:id="200" w:author="Adrian Gould" w:date="2023-08-28T14:23:00Z"/>
                    </w:rPr>
                  </w:pPr>
                  <w:del w:id="201"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202" w:author="Adrian Gould" w:date="2023-08-28T14:23:00Z"/>
              </w:trPr>
              <w:tc>
                <w:tcPr>
                  <w:tcW w:w="5097" w:type="dxa"/>
                </w:tcPr>
                <w:p w14:paraId="685BC1A4" w14:textId="23BF294B" w:rsidR="00976330" w:rsidDel="006458E6" w:rsidRDefault="00976330" w:rsidP="00976330">
                  <w:pPr>
                    <w:pStyle w:val="4"/>
                    <w:rPr>
                      <w:del w:id="203" w:author="Adrian Gould" w:date="2023-08-28T14:23:00Z"/>
                    </w:rPr>
                  </w:pPr>
                  <w:del w:id="204" w:author="Adrian Gould" w:date="2023-08-28T14:23:00Z">
                    <w:r w:rsidDel="006458E6">
                      <w:delText>Aside Layout</w:delText>
                    </w:r>
                  </w:del>
                </w:p>
                <w:p w14:paraId="232099B4" w14:textId="2D476A53" w:rsidR="00976330" w:rsidRPr="00B14451" w:rsidDel="006458E6" w:rsidRDefault="00976330" w:rsidP="00976330">
                  <w:pPr>
                    <w:rPr>
                      <w:del w:id="205" w:author="Adrian Gould" w:date="2023-08-28T14:23:00Z"/>
                      <w:rStyle w:val="aa"/>
                    </w:rPr>
                  </w:pPr>
                  <w:del w:id="206" w:author="Adrian Gould" w:date="2023-08-28T14:23:00Z">
                    <w:r w:rsidRPr="00B14451" w:rsidDel="006458E6">
                      <w:rPr>
                        <w:rStyle w:val="aa"/>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207" w:author="Adrian Gould" w:date="2023-08-28T14:23:00Z"/>
                    </w:rPr>
                  </w:pPr>
                  <w:del w:id="208"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4"/>
                    <w:rPr>
                      <w:del w:id="209" w:author="Adrian Gould" w:date="2023-08-28T14:23:00Z"/>
                    </w:rPr>
                  </w:pPr>
                </w:p>
              </w:tc>
            </w:tr>
          </w:tbl>
          <w:p w14:paraId="38A1FC54" w14:textId="6E6B1D3A" w:rsidR="00976330" w:rsidRPr="0010368F" w:rsidDel="006458E6" w:rsidRDefault="00976330" w:rsidP="00976330">
            <w:pPr>
              <w:rPr>
                <w:del w:id="210" w:author="Adrian Gould" w:date="2023-08-28T14:23:00Z"/>
              </w:rPr>
            </w:pPr>
          </w:p>
          <w:p w14:paraId="3959FEFA" w14:textId="1E4D2E36" w:rsidR="00976330" w:rsidDel="006458E6" w:rsidRDefault="00976330" w:rsidP="00976330">
            <w:pPr>
              <w:rPr>
                <w:del w:id="211" w:author="Adrian Gould" w:date="2023-08-28T14:23:00Z"/>
              </w:rPr>
            </w:pPr>
          </w:p>
          <w:p w14:paraId="4C979C34" w14:textId="77777777" w:rsidR="00976330" w:rsidDel="006458E6" w:rsidRDefault="00976330" w:rsidP="00976330">
            <w:pPr>
              <w:rPr>
                <w:del w:id="212"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13" w:author="Adrian Gould" w:date="2023-08-28T14:24:00Z"/>
              </w:rPr>
            </w:pPr>
            <w:r>
              <w:t>This is to demonstrate the use of CSS to lay out the site without any extra distractions such as colour and images.</w:t>
            </w:r>
            <w:ins w:id="214" w:author="Adrian Gould" w:date="2023-08-28T14:24:00Z">
              <w:r w:rsidR="006458E6">
                <w:t xml:space="preserve"> </w:t>
              </w:r>
            </w:ins>
          </w:p>
          <w:p w14:paraId="59787ACA" w14:textId="22348D1F" w:rsidR="00976330" w:rsidRDefault="00976330" w:rsidP="00976330">
            <w:r>
              <w:t xml:space="preserve">Use the provided layout </w:t>
            </w:r>
            <w:del w:id="215" w:author="Adrian Gould" w:date="2023-08-28T14:25:00Z">
              <w:r w:rsidRPr="00B4505B" w:rsidDel="006458E6">
                <w:rPr>
                  <w:rStyle w:val="ab"/>
                </w:rPr>
                <w:fldChar w:fldCharType="begin"/>
              </w:r>
              <w:r w:rsidRPr="00B4505B" w:rsidDel="006458E6">
                <w:rPr>
                  <w:rStyle w:val="ab"/>
                </w:rPr>
                <w:delInstrText xml:space="preserve"> REF _Ref141800428 \h </w:delInstrText>
              </w:r>
              <w:r w:rsidDel="006458E6">
                <w:rPr>
                  <w:rStyle w:val="ab"/>
                </w:rPr>
                <w:delInstrText xml:space="preserve"> \* MERGEFORMAT </w:delInstrText>
              </w:r>
              <w:r w:rsidRPr="00B4505B" w:rsidDel="006458E6">
                <w:rPr>
                  <w:rStyle w:val="ab"/>
                </w:rPr>
              </w:r>
              <w:r w:rsidRPr="00B4505B" w:rsidDel="006458E6">
                <w:rPr>
                  <w:rStyle w:val="ab"/>
                </w:rPr>
                <w:fldChar w:fldCharType="separate"/>
              </w:r>
              <w:r w:rsidRPr="00B4505B" w:rsidDel="006458E6">
                <w:rPr>
                  <w:rStyle w:val="ab"/>
                </w:rPr>
                <w:delText>Wireframes</w:delText>
              </w:r>
              <w:r w:rsidRPr="00B4505B" w:rsidDel="006458E6">
                <w:rPr>
                  <w:rStyle w:val="ab"/>
                </w:rPr>
                <w:fldChar w:fldCharType="end"/>
              </w:r>
              <w:r w:rsidDel="006458E6">
                <w:rPr>
                  <w:rStyle w:val="ab"/>
                </w:rPr>
                <w:delText xml:space="preserve"> </w:delText>
              </w:r>
            </w:del>
            <w:ins w:id="216" w:author="Adrian Gould" w:date="2023-08-28T14:25:00Z">
              <w:r w:rsidR="006458E6">
                <w:rPr>
                  <w:rStyle w:val="ab"/>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lastRenderedPageBreak/>
              <w:t xml:space="preserve">Phase 3: </w:t>
            </w:r>
            <w:proofErr w:type="spellStart"/>
            <w:r>
              <w:t>Pwity</w:t>
            </w:r>
            <w:proofErr w:type="spellEnd"/>
            <w:r>
              <w:t xml:space="preserve"> </w:t>
            </w:r>
            <w:proofErr w:type="spellStart"/>
            <w:r>
              <w:t>Pweese</w:t>
            </w:r>
            <w:proofErr w:type="spellEnd"/>
            <w:r>
              <w:t>!</w:t>
            </w:r>
          </w:p>
          <w:p w14:paraId="00343E55" w14:textId="3D56476D" w:rsidR="00976330" w:rsidRPr="0010368F" w:rsidRDefault="00976330" w:rsidP="00020A34">
            <w:pPr>
              <w:pStyle w:val="af3"/>
            </w:pPr>
            <w:r>
              <w:t>Aside: Imagine “Tweety Pie” saying Pretty Please</w:t>
            </w:r>
          </w:p>
          <w:p w14:paraId="6F47E797" w14:textId="77777777" w:rsidR="00976330" w:rsidRDefault="00976330" w:rsidP="00976330">
            <w:r>
              <w:t xml:space="preserve">In this phase of the project, you are to implement the colour, </w:t>
            </w:r>
            <w:proofErr w:type="gramStart"/>
            <w:r>
              <w:t>typography</w:t>
            </w:r>
            <w:proofErr w:type="gramEnd"/>
            <w:r>
              <w:t xml:space="preserve">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17"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18" w:author="Adrian Gould" w:date="2023-08-28T14:25:00Z"/>
              </w:rPr>
            </w:pPr>
          </w:p>
          <w:p w14:paraId="39D33A0B" w14:textId="2967C190" w:rsidR="00C03800" w:rsidDel="006458E6" w:rsidRDefault="00C03800" w:rsidP="00976330">
            <w:pPr>
              <w:rPr>
                <w:del w:id="219"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20"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21"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22" w:author="Adrian Gould" w:date="2023-08-28T14:25:00Z"/>
              </w:rPr>
              <w:pPrChange w:id="223" w:author="Adrian Gould" w:date="2023-08-28T14:26:00Z">
                <w:pPr/>
              </w:pPrChange>
            </w:pPr>
          </w:p>
          <w:p w14:paraId="19892D0C" w14:textId="15ECE642" w:rsidR="006458E6" w:rsidRDefault="006458E6">
            <w:pPr>
              <w:pStyle w:val="SectionSubheading"/>
              <w:rPr>
                <w:ins w:id="224" w:author="Adrian Gould" w:date="2023-08-28T14:25:00Z"/>
              </w:rPr>
              <w:pPrChange w:id="225" w:author="Adrian Gould" w:date="2023-08-28T14:26:00Z">
                <w:pPr/>
              </w:pPrChange>
            </w:pPr>
            <w:ins w:id="226" w:author="Adrian Gould" w:date="2023-08-28T14:25:00Z">
              <w:r>
                <w:t>Clarifying Requirements</w:t>
              </w:r>
            </w:ins>
          </w:p>
          <w:p w14:paraId="68B39B2E" w14:textId="40177B0A" w:rsidR="006458E6" w:rsidRDefault="006458E6" w:rsidP="000F4BEF">
            <w:pPr>
              <w:rPr>
                <w:ins w:id="227" w:author="Adrian Gould" w:date="2023-08-28T14:25:00Z"/>
              </w:rPr>
            </w:pPr>
            <w:ins w:id="228" w:author="Adrian Gould" w:date="2023-08-28T14:25:00Z">
              <w:r>
                <w:t>If you require requirements to be clarified</w:t>
              </w:r>
            </w:ins>
            <w:ins w:id="229" w:author="Adrian Gould" w:date="2023-08-28T14:27:00Z">
              <w:r>
                <w:t>,</w:t>
              </w:r>
            </w:ins>
            <w:ins w:id="230" w:author="Adrian Gould" w:date="2023-08-28T14:25:00Z">
              <w:r>
                <w:t xml:space="preserve"> please follow the instructions below:</w:t>
              </w:r>
            </w:ins>
          </w:p>
          <w:p w14:paraId="6B0FFDC6" w14:textId="45348083" w:rsidR="006458E6" w:rsidRDefault="006458E6" w:rsidP="000F4BEF">
            <w:pPr>
              <w:rPr>
                <w:ins w:id="231" w:author="Adrian Gould" w:date="2023-08-28T14:25:00Z"/>
              </w:rPr>
            </w:pPr>
            <w:ins w:id="232" w:author="Adrian Gould" w:date="2023-08-28T14:26:00Z">
              <w:r>
                <w:t>Send an email using your TAFE email address to:</w:t>
              </w:r>
            </w:ins>
          </w:p>
          <w:p w14:paraId="3D9E4173" w14:textId="77777777" w:rsidR="006458E6" w:rsidRPr="006458E6" w:rsidRDefault="006458E6">
            <w:pPr>
              <w:ind w:left="720"/>
              <w:rPr>
                <w:ins w:id="233" w:author="Adrian Gould" w:date="2023-08-28T14:26:00Z"/>
                <w:rStyle w:val="CodeInline"/>
                <w:rPrChange w:id="234" w:author="Adrian Gould" w:date="2023-08-28T14:28:00Z">
                  <w:rPr>
                    <w:ins w:id="235" w:author="Adrian Gould" w:date="2023-08-28T14:26:00Z"/>
                    <w:rFonts w:cs="Times New Roman (Body CS)"/>
                    <w:sz w:val="24"/>
                  </w:rPr>
                </w:rPrChange>
              </w:rPr>
              <w:pPrChange w:id="236" w:author="Adrian Gould" w:date="2023-08-28T14:27:00Z">
                <w:pPr/>
              </w:pPrChange>
            </w:pPr>
            <w:ins w:id="237" w:author="Adrian Gould" w:date="2023-08-28T14:25:00Z">
              <w:r w:rsidRPr="006458E6">
                <w:rPr>
                  <w:rStyle w:val="CodeInline"/>
                  <w:rPrChange w:id="238" w:author="Adrian Gould" w:date="2023-08-28T14:28:00Z">
                    <w:rPr>
                      <w:rFonts w:cs="Times New Roman (Body CS)"/>
                      <w:sz w:val="24"/>
                    </w:rPr>
                  </w:rPrChange>
                </w:rPr>
                <w:fldChar w:fldCharType="begin"/>
              </w:r>
              <w:r w:rsidRPr="006458E6">
                <w:rPr>
                  <w:rStyle w:val="CodeInline"/>
                  <w:rPrChange w:id="239" w:author="Adrian Gould" w:date="2023-08-28T14:28:00Z">
                    <w:rPr>
                      <w:rFonts w:cs="Times New Roman (Body CS)"/>
                      <w:sz w:val="24"/>
                    </w:rPr>
                  </w:rPrChange>
                </w:rPr>
                <w:instrText>HYPERLINK "mailto:f2f@screencraft.net.au"</w:instrText>
              </w:r>
              <w:r w:rsidRPr="006458E6">
                <w:rPr>
                  <w:rStyle w:val="CodeInline"/>
                  <w:rPrChange w:id="240" w:author="Adrian Gould" w:date="2023-08-28T14:28:00Z">
                    <w:rPr>
                      <w:rStyle w:val="CodeInline"/>
                    </w:rPr>
                  </w:rPrChange>
                </w:rPr>
              </w:r>
              <w:r w:rsidRPr="006458E6">
                <w:rPr>
                  <w:rStyle w:val="CodeInline"/>
                  <w:rPrChange w:id="241" w:author="Adrian Gould" w:date="2023-08-28T14:28:00Z">
                    <w:rPr>
                      <w:rFonts w:cs="Times New Roman (Body CS)"/>
                      <w:sz w:val="24"/>
                    </w:rPr>
                  </w:rPrChange>
                </w:rPr>
                <w:fldChar w:fldCharType="separate"/>
              </w:r>
              <w:r w:rsidRPr="006458E6">
                <w:rPr>
                  <w:rStyle w:val="CodeInline"/>
                  <w:rPrChange w:id="242" w:author="Adrian Gould" w:date="2023-08-28T14:28:00Z">
                    <w:rPr>
                      <w:rStyle w:val="ae"/>
                      <w:rFonts w:cs="Times New Roman (Body CS)"/>
                      <w:sz w:val="24"/>
                    </w:rPr>
                  </w:rPrChange>
                </w:rPr>
                <w:t>f2f@screencraft.net.au</w:t>
              </w:r>
              <w:r w:rsidRPr="006458E6">
                <w:rPr>
                  <w:rStyle w:val="CodeInline"/>
                  <w:rPrChange w:id="243" w:author="Adrian Gould" w:date="2023-08-28T14:28:00Z">
                    <w:rPr>
                      <w:rFonts w:cs="Times New Roman (Body CS)"/>
                      <w:sz w:val="24"/>
                    </w:rPr>
                  </w:rPrChange>
                </w:rPr>
                <w:fldChar w:fldCharType="end"/>
              </w:r>
              <w:r w:rsidRPr="006458E6">
                <w:rPr>
                  <w:rStyle w:val="CodeInline"/>
                  <w:rPrChange w:id="244" w:author="Adrian Gould" w:date="2023-08-28T14:28:00Z">
                    <w:rPr>
                      <w:rFonts w:cs="Times New Roman (Body CS)"/>
                      <w:sz w:val="24"/>
                    </w:rPr>
                  </w:rPrChange>
                </w:rPr>
                <w:t xml:space="preserve"> </w:t>
              </w:r>
            </w:ins>
          </w:p>
          <w:p w14:paraId="5C28AEC4" w14:textId="77777777" w:rsidR="006458E6" w:rsidRDefault="006458E6" w:rsidP="006458E6">
            <w:pPr>
              <w:rPr>
                <w:ins w:id="245" w:author="Adrian Gould" w:date="2023-08-28T14:27:00Z"/>
                <w:rFonts w:cs="Times New Roman (Body CS)"/>
                <w:sz w:val="24"/>
              </w:rPr>
            </w:pPr>
            <w:ins w:id="246" w:author="Adrian Gould" w:date="2023-08-28T14:26:00Z">
              <w:r>
                <w:rPr>
                  <w:rFonts w:cs="Times New Roman (Body CS)"/>
                  <w:sz w:val="24"/>
                </w:rPr>
                <w:t xml:space="preserve">You MUST include the </w:t>
              </w:r>
            </w:ins>
            <w:ins w:id="247" w:author="Adrian Gould" w:date="2023-08-28T14:27:00Z">
              <w:r>
                <w:rPr>
                  <w:rFonts w:cs="Times New Roman (Body CS)"/>
                  <w:sz w:val="24"/>
                </w:rPr>
                <w:t>following subject:</w:t>
              </w:r>
            </w:ins>
          </w:p>
          <w:p w14:paraId="684E86B7" w14:textId="0CE335DB" w:rsidR="006458E6" w:rsidRPr="006458E6" w:rsidRDefault="006458E6">
            <w:pPr>
              <w:ind w:left="720"/>
              <w:rPr>
                <w:ins w:id="248" w:author="Adrian Gould" w:date="2023-08-28T14:27:00Z"/>
                <w:rStyle w:val="CodeInline"/>
                <w:rPrChange w:id="249" w:author="Adrian Gould" w:date="2023-08-28T14:28:00Z">
                  <w:rPr>
                    <w:ins w:id="250" w:author="Adrian Gould" w:date="2023-08-28T14:27:00Z"/>
                    <w:rFonts w:cs="Times New Roman (Body CS)"/>
                    <w:sz w:val="24"/>
                  </w:rPr>
                </w:rPrChange>
              </w:rPr>
              <w:pPrChange w:id="251" w:author="Adrian Gould" w:date="2023-08-28T14:27:00Z">
                <w:pPr/>
              </w:pPrChange>
            </w:pPr>
            <w:ins w:id="252" w:author="Adrian Gould" w:date="2023-08-28T14:25:00Z">
              <w:r w:rsidRPr="006458E6">
                <w:rPr>
                  <w:rStyle w:val="CodeInline"/>
                  <w:rPrChange w:id="253" w:author="Adrian Gould" w:date="2023-08-28T14:28:00Z">
                    <w:rPr>
                      <w:rFonts w:cs="Times New Roman (Body CS)"/>
                      <w:sz w:val="24"/>
                    </w:rPr>
                  </w:rPrChange>
                </w:rPr>
                <w:t xml:space="preserve">C4 Prog: Web Tech Portfolio Phase x </w:t>
              </w:r>
            </w:ins>
          </w:p>
          <w:p w14:paraId="3C32CC28" w14:textId="280D4B63" w:rsidR="006458E6" w:rsidRPr="006458E6" w:rsidRDefault="006458E6" w:rsidP="000F4BEF">
            <w:pPr>
              <w:rPr>
                <w:ins w:id="254" w:author="Adrian Gould" w:date="2023-08-28T14:25:00Z"/>
                <w:rFonts w:eastAsiaTheme="minorHAnsi" w:cs="Times New Roman (Body CS)"/>
                <w:bCs w:val="0"/>
                <w:sz w:val="24"/>
                <w:szCs w:val="22"/>
                <w:rPrChange w:id="255" w:author="Adrian Gould" w:date="2023-08-28T14:28:00Z">
                  <w:rPr>
                    <w:ins w:id="256" w:author="Adrian Gould" w:date="2023-08-28T14:25:00Z"/>
                  </w:rPr>
                </w:rPrChange>
              </w:rPr>
            </w:pPr>
            <w:ins w:id="257" w:author="Adrian Gould" w:date="2023-08-28T14:27:00Z">
              <w:r>
                <w:rPr>
                  <w:rFonts w:cs="Times New Roman (Body CS)"/>
                  <w:sz w:val="24"/>
                </w:rPr>
                <w:t xml:space="preserve">Ensure you replace the </w:t>
              </w:r>
              <w:r w:rsidRPr="006458E6">
                <w:rPr>
                  <w:rStyle w:val="CodeInline"/>
                  <w:rPrChange w:id="258" w:author="Adrian Gould" w:date="2023-08-28T14:28:00Z">
                    <w:rPr>
                      <w:rFonts w:cs="Times New Roman (Body CS)"/>
                      <w:sz w:val="24"/>
                    </w:rPr>
                  </w:rPrChange>
                </w:rPr>
                <w:t>x</w:t>
              </w:r>
              <w:r>
                <w:rPr>
                  <w:rFonts w:cs="Times New Roman (Body CS)"/>
                  <w:sz w:val="24"/>
                </w:rPr>
                <w:t xml:space="preserve"> with </w:t>
              </w:r>
            </w:ins>
            <w:ins w:id="259" w:author="Adrian Gould" w:date="2023-08-28T14:25:00Z">
              <w:r>
                <w:rPr>
                  <w:rFonts w:cs="Times New Roman (Body CS)"/>
                  <w:sz w:val="24"/>
                </w:rPr>
                <w:t xml:space="preserve">the phase </w:t>
              </w:r>
            </w:ins>
            <w:ins w:id="260" w:author="Adrian Gould" w:date="2023-08-28T14:27:00Z">
              <w:r>
                <w:rPr>
                  <w:rFonts w:cs="Times New Roman (Body CS)"/>
                  <w:sz w:val="24"/>
                </w:rPr>
                <w:t xml:space="preserve">you are asking about. In this case </w:t>
              </w:r>
            </w:ins>
            <w:ins w:id="261" w:author="Adrian Gould" w:date="2023-08-28T16:07:00Z">
              <w:r w:rsidR="00A847C1">
                <w:rPr>
                  <w:rStyle w:val="CodeInline"/>
                </w:rPr>
                <w:t>3</w:t>
              </w:r>
            </w:ins>
            <w:ins w:id="262"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ae"/>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ae"/>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13B35E8D"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63" w:author="Adrian Gould" w:date="2023-08-28T14:28:00Z">
              <w:r w:rsidR="00013F2C" w:rsidDel="006458E6">
                <w:rPr>
                  <w:b/>
                  <w:bCs w:val="0"/>
                  <w:szCs w:val="22"/>
                </w:rPr>
                <w:delText>ONE</w:delText>
              </w:r>
              <w:r w:rsidRPr="00013F2C" w:rsidDel="006458E6">
                <w:rPr>
                  <w:b/>
                  <w:bCs w:val="0"/>
                  <w:szCs w:val="22"/>
                </w:rPr>
                <w:delText xml:space="preserve"> </w:delText>
              </w:r>
            </w:del>
            <w:ins w:id="264" w:author="Adrian Gould" w:date="2023-08-28T14:28:00Z">
              <w:r w:rsidR="006458E6">
                <w:rPr>
                  <w:b/>
                  <w:bCs w:val="0"/>
                  <w:szCs w:val="22"/>
                </w:rPr>
                <w:t>TWO</w:t>
              </w:r>
              <w:r w:rsidR="006458E6" w:rsidRPr="00013F2C">
                <w:rPr>
                  <w:b/>
                  <w:bCs w:val="0"/>
                  <w:szCs w:val="22"/>
                </w:rPr>
                <w:t xml:space="preserve"> </w:t>
              </w:r>
            </w:ins>
            <w:r>
              <w:rPr>
                <w:szCs w:val="22"/>
              </w:rPr>
              <w:t>of the following methods</w:t>
            </w:r>
            <w:ins w:id="265" w:author="Adrian Gould" w:date="2023-08-28T14:28:00Z">
              <w:r w:rsidR="006458E6">
                <w:rPr>
                  <w:szCs w:val="22"/>
                </w:rPr>
                <w:t>, of which a version</w:t>
              </w:r>
            </w:ins>
            <w:ins w:id="266" w:author="Adrian Gould" w:date="2023-08-28T16:08:00Z">
              <w:r w:rsidR="00A847C1">
                <w:rPr>
                  <w:szCs w:val="22"/>
                </w:rPr>
                <w:t>-</w:t>
              </w:r>
            </w:ins>
            <w:ins w:id="267" w:author="Adrian Gould" w:date="2023-08-28T14:29:00Z">
              <w:r w:rsidR="006458E6">
                <w:rPr>
                  <w:szCs w:val="22"/>
                </w:rPr>
                <w:t>controlled copy is REQUIRED</w:t>
              </w:r>
            </w:ins>
            <w:r>
              <w:rPr>
                <w:szCs w:val="22"/>
              </w:rPr>
              <w:t>:</w:t>
            </w:r>
          </w:p>
          <w:p w14:paraId="2C88F031" w14:textId="77777777" w:rsidR="006458E6" w:rsidRDefault="00A05E47" w:rsidP="001925B4">
            <w:pPr>
              <w:pStyle w:val="a"/>
              <w:numPr>
                <w:ilvl w:val="0"/>
                <w:numId w:val="11"/>
              </w:numPr>
              <w:rPr>
                <w:ins w:id="268"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69" w:author="Adrian Gould" w:date="2023-08-28T14:29:00Z">
                <w:pPr>
                  <w:pStyle w:val="a"/>
                  <w:numPr>
                    <w:numId w:val="11"/>
                  </w:numPr>
                </w:pPr>
              </w:pPrChange>
            </w:pPr>
            <w:r w:rsidRPr="006458E6">
              <w:t>and</w:t>
            </w:r>
            <w:ins w:id="270" w:author="Adrian Gould" w:date="2023-08-28T14:29:00Z">
              <w:r w:rsidR="006458E6" w:rsidRPr="006458E6">
                <w:t xml:space="preserve"> one of:</w:t>
              </w:r>
            </w:ins>
            <w:del w:id="271" w:author="Adrian Gould" w:date="2023-08-28T14:28:00Z">
              <w:r w:rsidRPr="006458E6" w:rsidDel="006458E6">
                <w:delText>/or</w:delText>
              </w:r>
            </w:del>
          </w:p>
          <w:p w14:paraId="29D11F6A" w14:textId="2DA0FC7E" w:rsidR="00625A23" w:rsidRPr="003355E0" w:rsidRDefault="00A05E47" w:rsidP="001925B4">
            <w:pPr>
              <w:pStyle w:val="a"/>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a"/>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lastRenderedPageBreak/>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af1"/>
              </w:rPr>
            </w:pPr>
            <w:r w:rsidRPr="007827AA">
              <w:rPr>
                <w:rStyle w:val="af1"/>
              </w:rPr>
              <w:t xml:space="preserve">No external frameworks are allowed in this part of the portfolio. </w:t>
            </w:r>
          </w:p>
          <w:p w14:paraId="3E2DBAA6" w14:textId="2B0B0E27" w:rsidR="00DE66C1" w:rsidRPr="007827AA" w:rsidRDefault="00DE66C1" w:rsidP="00DE66C1">
            <w:pPr>
              <w:rPr>
                <w:rStyle w:val="af1"/>
              </w:rPr>
            </w:pPr>
            <w:r w:rsidRPr="007827AA">
              <w:rPr>
                <w:rStyle w:val="af1"/>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ab"/>
              </w:rPr>
            </w:pPr>
            <w:r>
              <w:rPr>
                <w:rStyle w:val="ab"/>
              </w:rPr>
              <w:t xml:space="preserve">Do not start subsequent </w:t>
            </w:r>
            <w:r w:rsidR="00026D0F">
              <w:rPr>
                <w:rStyle w:val="ab"/>
              </w:rPr>
              <w:t>parts</w:t>
            </w:r>
            <w:r>
              <w:rPr>
                <w:rStyle w:val="ab"/>
              </w:rPr>
              <w:t xml:space="preserve"> until completing and submitting previous </w:t>
            </w:r>
            <w:r w:rsidR="00026D0F">
              <w:rPr>
                <w:rStyle w:val="ab"/>
              </w:rPr>
              <w:t>part</w:t>
            </w:r>
            <w:r>
              <w:rPr>
                <w:rStyle w:val="ab"/>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a"/>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a"/>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a"/>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a"/>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a"/>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a"/>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a"/>
              <w:numPr>
                <w:ilvl w:val="0"/>
                <w:numId w:val="20"/>
              </w:numPr>
              <w:rPr>
                <w:sz w:val="20"/>
                <w:szCs w:val="20"/>
              </w:rPr>
            </w:pPr>
            <w:r>
              <w:rPr>
                <w:sz w:val="20"/>
                <w:szCs w:val="20"/>
              </w:rPr>
              <w:t>Step 3: Create the required CSS to facilitate</w:t>
            </w:r>
            <w:r w:rsidR="00561F47">
              <w:rPr>
                <w:sz w:val="20"/>
                <w:szCs w:val="20"/>
              </w:rPr>
              <w:t xml:space="preserve"> a layout that is </w:t>
            </w:r>
            <w:proofErr w:type="gramStart"/>
            <w:r w:rsidR="00561F47">
              <w:rPr>
                <w:sz w:val="20"/>
                <w:szCs w:val="20"/>
              </w:rPr>
              <w:t>similar to</w:t>
            </w:r>
            <w:proofErr w:type="gramEnd"/>
            <w:r w:rsidR="00561F47">
              <w:rPr>
                <w:sz w:val="20"/>
                <w:szCs w:val="20"/>
              </w:rPr>
              <w:t xml:space="preserve"> the one provided</w:t>
            </w:r>
            <w:r w:rsidR="00D306B0">
              <w:rPr>
                <w:sz w:val="20"/>
                <w:szCs w:val="20"/>
              </w:rPr>
              <w:t>.</w:t>
            </w:r>
          </w:p>
          <w:p w14:paraId="2D26D15D" w14:textId="58982710" w:rsidR="00561F47" w:rsidRDefault="00561F47" w:rsidP="00866881">
            <w:pPr>
              <w:pStyle w:val="a"/>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a"/>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7A7E5930" w:rsidR="00255C34" w:rsidRDefault="00255C34" w:rsidP="00255C34">
      <w:pPr>
        <w:pStyle w:val="1"/>
        <w:rPr>
          <w:lang w:eastAsia="en-AU"/>
        </w:rPr>
      </w:pPr>
      <w:bookmarkStart w:id="272" w:name="_Toc94976383"/>
      <w:bookmarkStart w:id="273" w:name="_Toc144137646"/>
      <w:r>
        <w:rPr>
          <w:lang w:eastAsia="en-AU"/>
        </w:rPr>
        <w:lastRenderedPageBreak/>
        <w:t>Assessment Steps</w:t>
      </w:r>
      <w:bookmarkEnd w:id="272"/>
      <w:bookmarkEnd w:id="273"/>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2"/>
            </w:pPr>
            <w:bookmarkStart w:id="274" w:name="_Toc144137647"/>
            <w:r w:rsidRPr="00255C34">
              <w:t>Complete</w:t>
            </w:r>
            <w:r w:rsidRPr="00F6415D">
              <w:t xml:space="preserve"> the Front Page</w:t>
            </w:r>
            <w:bookmarkEnd w:id="274"/>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af0"/>
              </w:rPr>
              <w:t>READ</w:t>
            </w:r>
            <w:r>
              <w:t xml:space="preserve"> the </w:t>
            </w:r>
            <w:r w:rsidRPr="00D65588">
              <w:rPr>
                <w:rStyle w:val="af0"/>
              </w:rPr>
              <w:t>WHOLE</w:t>
            </w:r>
            <w:r>
              <w:t xml:space="preserve"> assessment </w:t>
            </w:r>
            <w:r w:rsidRPr="00D65588">
              <w:rPr>
                <w:rStyle w:val="af0"/>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ab"/>
              </w:rPr>
            </w:pPr>
            <w:r w:rsidRPr="00D826EC">
              <w:rPr>
                <w:rStyle w:val="ab"/>
              </w:rPr>
              <w:t xml:space="preserve">Max </w:t>
            </w:r>
            <w:r w:rsidR="0027252C">
              <w:rPr>
                <w:rStyle w:val="ab"/>
              </w:rPr>
              <w:t>Sentences</w:t>
            </w:r>
            <w:r w:rsidRPr="00D826EC">
              <w:rPr>
                <w:rStyle w:val="ab"/>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aa"/>
              </w:rPr>
            </w:pPr>
          </w:p>
          <w:p w14:paraId="63D0FB4F" w14:textId="0CE9936F" w:rsidR="00E42712" w:rsidRDefault="00E42712" w:rsidP="009739A8">
            <w:pPr>
              <w:jc w:val="center"/>
              <w:rPr>
                <w:rStyle w:val="aa"/>
              </w:rPr>
            </w:pPr>
          </w:p>
          <w:p w14:paraId="77C9CE8E" w14:textId="5F4AE996" w:rsidR="009739A8" w:rsidRDefault="009739A8" w:rsidP="009739A8">
            <w:pPr>
              <w:jc w:val="center"/>
              <w:rPr>
                <w:rStyle w:val="aa"/>
              </w:rPr>
            </w:pPr>
          </w:p>
          <w:p w14:paraId="57F00EE9" w14:textId="77777777" w:rsidR="009739A8" w:rsidRDefault="009739A8" w:rsidP="009739A8">
            <w:pPr>
              <w:jc w:val="center"/>
              <w:rPr>
                <w:rStyle w:val="aa"/>
              </w:rPr>
            </w:pPr>
          </w:p>
          <w:p w14:paraId="6345FA49" w14:textId="77777777" w:rsidR="00E42712" w:rsidRDefault="00E42712" w:rsidP="009739A8">
            <w:pPr>
              <w:jc w:val="center"/>
              <w:rPr>
                <w:rStyle w:val="aa"/>
              </w:rPr>
            </w:pPr>
            <w:r w:rsidRPr="009C3C8A">
              <w:rPr>
                <w:rStyle w:val="aa"/>
              </w:rPr>
              <w:t xml:space="preserve">Intentionally left </w:t>
            </w:r>
            <w:proofErr w:type="gramStart"/>
            <w:r w:rsidRPr="009C3C8A">
              <w:rPr>
                <w:rStyle w:val="aa"/>
              </w:rPr>
              <w:t>blank</w:t>
            </w:r>
            <w:proofErr w:type="gramEnd"/>
          </w:p>
          <w:p w14:paraId="0E9FB4A3" w14:textId="77777777" w:rsidR="00E42712" w:rsidRDefault="00E42712" w:rsidP="009739A8">
            <w:pPr>
              <w:jc w:val="center"/>
              <w:rPr>
                <w:rStyle w:val="aa"/>
              </w:rPr>
            </w:pPr>
          </w:p>
          <w:p w14:paraId="2DDCAB18" w14:textId="77777777" w:rsidR="00E42712" w:rsidRDefault="00E42712" w:rsidP="009739A8">
            <w:pPr>
              <w:jc w:val="center"/>
              <w:rPr>
                <w:rStyle w:val="aa"/>
              </w:rPr>
            </w:pPr>
          </w:p>
          <w:p w14:paraId="059C8D5E" w14:textId="77777777" w:rsidR="00E42712" w:rsidRDefault="00E42712" w:rsidP="009739A8">
            <w:pPr>
              <w:jc w:val="center"/>
              <w:rPr>
                <w:rStyle w:val="aa"/>
              </w:rPr>
            </w:pPr>
          </w:p>
          <w:p w14:paraId="61E7F3DD" w14:textId="77777777" w:rsidR="00E42712" w:rsidRDefault="00E42712" w:rsidP="009739A8">
            <w:pPr>
              <w:jc w:val="center"/>
              <w:rPr>
                <w:rStyle w:val="aa"/>
              </w:rPr>
            </w:pPr>
          </w:p>
          <w:p w14:paraId="1A833F47" w14:textId="77777777" w:rsidR="00E42712" w:rsidRDefault="00E42712" w:rsidP="009739A8">
            <w:pPr>
              <w:jc w:val="center"/>
              <w:rPr>
                <w:rStyle w:val="aa"/>
              </w:rPr>
            </w:pPr>
          </w:p>
          <w:p w14:paraId="381F400A" w14:textId="77777777" w:rsidR="00E42712" w:rsidRPr="009C3C8A" w:rsidRDefault="00E42712" w:rsidP="00333B81">
            <w:pPr>
              <w:jc w:val="center"/>
              <w:rPr>
                <w:rStyle w:val="aa"/>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46BF5814" w:rsidR="00E42712" w:rsidRPr="00554BF8" w:rsidRDefault="00E42712" w:rsidP="00554BF8">
            <w:pPr>
              <w:pStyle w:val="2"/>
            </w:pPr>
            <w:bookmarkStart w:id="275" w:name="_Toc144137648"/>
            <w:r w:rsidRPr="00554BF8">
              <w:t xml:space="preserve">Setting Up for </w:t>
            </w:r>
            <w:r w:rsidR="00091BA3">
              <w:t>Ph</w:t>
            </w:r>
            <w:r w:rsidR="00B41E5C">
              <w:t>a</w:t>
            </w:r>
            <w:r w:rsidR="00091BA3">
              <w:t xml:space="preserve">se </w:t>
            </w:r>
            <w:del w:id="276" w:author="Adrian Gould" w:date="2023-08-28T16:08:00Z">
              <w:r w:rsidR="00091BA3" w:rsidDel="00A847C1">
                <w:delText>2</w:delText>
              </w:r>
            </w:del>
            <w:ins w:id="277" w:author="Adrian Gould" w:date="2023-08-28T16:08:00Z">
              <w:r w:rsidR="00A847C1">
                <w:t>3</w:t>
              </w:r>
            </w:ins>
            <w:bookmarkEnd w:id="275"/>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3322595F" w:rsidR="004B494B" w:rsidRDefault="004B494B" w:rsidP="0056568C">
            <w:r>
              <w:t xml:space="preserve">This was saved in a folder named </w:t>
            </w:r>
            <w:del w:id="278" w:author="Adrian Gould" w:date="2023-08-28T16:08:00Z">
              <w:r w:rsidRPr="00B41E5C" w:rsidDel="00A847C1">
                <w:rPr>
                  <w:rStyle w:val="CodeInline"/>
                </w:rPr>
                <w:delText>phase-1</w:delText>
              </w:r>
            </w:del>
            <w:proofErr w:type="gramStart"/>
            <w:ins w:id="279" w:author="Adrian Gould" w:date="2023-08-28T16:08:00Z">
              <w:r w:rsidR="00A847C1">
                <w:rPr>
                  <w:rStyle w:val="CodeInline"/>
                </w:rPr>
                <w:t>phase-2</w:t>
              </w:r>
            </w:ins>
            <w:proofErr w:type="gramEnd"/>
            <w:r>
              <w:t>.</w:t>
            </w:r>
          </w:p>
          <w:p w14:paraId="2C31A3A8" w14:textId="77777777" w:rsidR="002808DC" w:rsidRDefault="002808DC" w:rsidP="0056568C">
            <w:pPr>
              <w:rPr>
                <w:ins w:id="280" w:author="Adrian Gould" w:date="2023-08-28T13:07:00Z"/>
              </w:rPr>
            </w:pPr>
            <w:ins w:id="281" w:author="Adrian Gould" w:date="2023-08-28T13:07:00Z">
              <w:r>
                <w:t>Either:</w:t>
              </w:r>
            </w:ins>
          </w:p>
          <w:p w14:paraId="55E4E8EA" w14:textId="47CB5A6B" w:rsidR="002808DC" w:rsidRDefault="004B494B">
            <w:pPr>
              <w:pStyle w:val="a"/>
              <w:numPr>
                <w:ilvl w:val="0"/>
                <w:numId w:val="45"/>
              </w:numPr>
              <w:rPr>
                <w:ins w:id="282" w:author="Adrian Gould" w:date="2023-08-28T13:07:00Z"/>
              </w:rPr>
              <w:pPrChange w:id="283" w:author="Adrian Gould" w:date="2023-08-28T13:07:00Z">
                <w:pPr/>
              </w:pPrChange>
            </w:pPr>
            <w:r>
              <w:t xml:space="preserve">Duplicate the </w:t>
            </w:r>
            <w:del w:id="284" w:author="Adrian Gould" w:date="2023-08-28T16:08:00Z">
              <w:r w:rsidRPr="00B41E5C" w:rsidDel="00A847C1">
                <w:rPr>
                  <w:rStyle w:val="CodeInline"/>
                </w:rPr>
                <w:delText>phase-1</w:delText>
              </w:r>
            </w:del>
            <w:ins w:id="285" w:author="Adrian Gould" w:date="2023-08-28T16:08:00Z">
              <w:r w:rsidR="00A847C1">
                <w:rPr>
                  <w:rStyle w:val="CodeInline"/>
                </w:rPr>
                <w:t>phase-2</w:t>
              </w:r>
            </w:ins>
            <w:r>
              <w:t xml:space="preserve"> folder and call it </w:t>
            </w:r>
            <w:del w:id="286" w:author="Adrian Gould" w:date="2023-08-28T16:08:00Z">
              <w:r w:rsidRPr="00B41E5C" w:rsidDel="00A847C1">
                <w:rPr>
                  <w:rStyle w:val="CodeInline"/>
                </w:rPr>
                <w:delText>phase-2</w:delText>
              </w:r>
            </w:del>
            <w:ins w:id="287" w:author="Adrian Gould" w:date="2023-08-28T16:08:00Z">
              <w:r w:rsidR="00A847C1">
                <w:rPr>
                  <w:rStyle w:val="CodeInline"/>
                </w:rPr>
                <w:t>phase-3</w:t>
              </w:r>
            </w:ins>
            <w:del w:id="288" w:author="Adrian Gould" w:date="2023-08-28T13:07:00Z">
              <w:r w:rsidDel="002808DC">
                <w:delText>.</w:delText>
              </w:r>
            </w:del>
            <w:ins w:id="289" w:author="Adrian Gould" w:date="2023-08-28T13:07:00Z">
              <w:r w:rsidR="002808DC">
                <w:t>,</w:t>
              </w:r>
            </w:ins>
            <w:r w:rsidR="00B41E5C">
              <w:t xml:space="preserve"> </w:t>
            </w:r>
            <w:ins w:id="290" w:author="Adrian Gould" w:date="2023-08-28T13:07:00Z">
              <w:r w:rsidR="002808DC">
                <w:t>or</w:t>
              </w:r>
            </w:ins>
          </w:p>
          <w:p w14:paraId="11FC49B3" w14:textId="380857F0" w:rsidR="004B494B" w:rsidRDefault="00B41E5C">
            <w:pPr>
              <w:pStyle w:val="a"/>
              <w:numPr>
                <w:ilvl w:val="0"/>
                <w:numId w:val="44"/>
              </w:numPr>
              <w:pPrChange w:id="291" w:author="Adrian Gould" w:date="2023-08-28T13:07:00Z">
                <w:pPr/>
              </w:pPrChange>
            </w:pPr>
            <w:del w:id="292" w:author="Adrian Gould" w:date="2023-08-28T13:07:00Z">
              <w:r w:rsidDel="002808DC">
                <w:delText>(Alternativ</w:delText>
              </w:r>
              <w:r w:rsidR="000E152B" w:rsidDel="002808DC">
                <w:delText xml:space="preserve">ely, </w:delText>
              </w:r>
            </w:del>
            <w:ins w:id="293" w:author="Adrian Gould" w:date="2023-08-28T13:08:00Z">
              <w:r w:rsidR="002808DC">
                <w:t>C</w:t>
              </w:r>
            </w:ins>
            <w:del w:id="294" w:author="Adrian Gould" w:date="2023-08-28T13:08:00Z">
              <w:r w:rsidR="000E152B" w:rsidDel="002808DC">
                <w:delText>c</w:delText>
              </w:r>
            </w:del>
            <w:r w:rsidR="000E152B">
              <w:t xml:space="preserve">opy the contents from the </w:t>
            </w:r>
            <w:del w:id="295" w:author="Adrian Gould" w:date="2023-08-28T16:08:00Z">
              <w:r w:rsidR="000E152B" w:rsidRPr="00B41E5C" w:rsidDel="00A847C1">
                <w:rPr>
                  <w:rStyle w:val="CodeInline"/>
                </w:rPr>
                <w:delText>phase-1</w:delText>
              </w:r>
            </w:del>
            <w:ins w:id="296" w:author="Adrian Gould" w:date="2023-08-28T16:08:00Z">
              <w:r w:rsidR="00A847C1">
                <w:rPr>
                  <w:rStyle w:val="CodeInline"/>
                </w:rPr>
                <w:t>phase-2</w:t>
              </w:r>
            </w:ins>
            <w:r w:rsidR="000E152B">
              <w:t xml:space="preserve"> folder into an existing </w:t>
            </w:r>
            <w:del w:id="297" w:author="Adrian Gould" w:date="2023-08-28T16:08:00Z">
              <w:r w:rsidR="000E152B" w:rsidRPr="00B41E5C" w:rsidDel="00A847C1">
                <w:rPr>
                  <w:rStyle w:val="CodeInline"/>
                </w:rPr>
                <w:delText>phase-2</w:delText>
              </w:r>
            </w:del>
            <w:ins w:id="298" w:author="Adrian Gould" w:date="2023-08-28T16:08:00Z">
              <w:r w:rsidR="00A847C1">
                <w:rPr>
                  <w:rStyle w:val="CodeInline"/>
                </w:rPr>
                <w:t>phase-3</w:t>
              </w:r>
            </w:ins>
            <w:r w:rsidR="000E152B">
              <w:t xml:space="preserve"> folder.</w:t>
            </w:r>
            <w:del w:id="299" w:author="Adrian Gould" w:date="2023-08-28T13:08:00Z">
              <w:r w:rsidR="000E152B" w:rsidDel="002808DC">
                <w:delText>)</w:delText>
              </w:r>
            </w:del>
          </w:p>
          <w:p w14:paraId="0F7B21AA" w14:textId="2B18C2A1" w:rsidR="002808DC" w:rsidRDefault="002808DC" w:rsidP="0056568C">
            <w:pPr>
              <w:rPr>
                <w:ins w:id="300" w:author="Adrian Gould" w:date="2023-08-28T13:08:00Z"/>
              </w:rPr>
            </w:pPr>
            <w:ins w:id="301" w:author="Adrian Gould" w:date="2023-08-28T13:08:00Z">
              <w:r>
                <w:t>Using version control</w:t>
              </w:r>
            </w:ins>
            <w:ins w:id="302" w:author="Adrian Gould" w:date="2023-08-28T13:09:00Z">
              <w:r>
                <w:t>,</w:t>
              </w:r>
            </w:ins>
            <w:ins w:id="303" w:author="Adrian Gould" w:date="2023-08-28T13:08:00Z">
              <w:r>
                <w:t xml:space="preserve"> you will now add the new code to version control, and commit to the local repository:</w:t>
              </w:r>
            </w:ins>
          </w:p>
          <w:p w14:paraId="2A6C4020" w14:textId="77777777" w:rsidR="002808DC" w:rsidRDefault="004B494B" w:rsidP="002808DC">
            <w:pPr>
              <w:pStyle w:val="a"/>
              <w:numPr>
                <w:ilvl w:val="0"/>
                <w:numId w:val="44"/>
              </w:numPr>
              <w:rPr>
                <w:ins w:id="304" w:author="Adrian Gould" w:date="2023-08-28T13:09:00Z"/>
              </w:rPr>
            </w:pPr>
            <w:del w:id="305" w:author="Adrian Gould" w:date="2023-08-28T13:08:00Z">
              <w:r w:rsidDel="002808DC">
                <w:delText xml:space="preserve">Check </w:delText>
              </w:r>
            </w:del>
            <w:ins w:id="306" w:author="Adrian Gould" w:date="2023-08-28T13:08:00Z">
              <w:r w:rsidR="002808DC">
                <w:t xml:space="preserve">Add the duplicated files to </w:t>
              </w:r>
            </w:ins>
            <w:ins w:id="307" w:author="Adrian Gould" w:date="2023-08-28T13:09:00Z">
              <w:r w:rsidR="002808DC">
                <w:t>version control.</w:t>
              </w:r>
            </w:ins>
          </w:p>
          <w:p w14:paraId="0C1D942D" w14:textId="6E936310" w:rsidR="000E152B" w:rsidRDefault="004B494B">
            <w:pPr>
              <w:pStyle w:val="a"/>
              <w:numPr>
                <w:ilvl w:val="0"/>
                <w:numId w:val="44"/>
              </w:numPr>
              <w:pPrChange w:id="308" w:author="Adrian Gould" w:date="2023-08-28T13:08:00Z">
                <w:pPr/>
              </w:pPrChange>
            </w:pPr>
            <w:del w:id="309" w:author="Adrian Gould" w:date="2023-08-28T13:09:00Z">
              <w:r w:rsidDel="002808DC">
                <w:delText xml:space="preserve">the new code in, and </w:delText>
              </w:r>
            </w:del>
            <w:ins w:id="310" w:author="Adrian Gould" w:date="2023-08-28T13:09:00Z">
              <w:r w:rsidR="002808DC">
                <w:t>C</w:t>
              </w:r>
            </w:ins>
            <w:del w:id="311" w:author="Adrian Gould" w:date="2023-08-28T13:09:00Z">
              <w:r w:rsidDel="002808DC">
                <w:delText>c</w:delText>
              </w:r>
            </w:del>
            <w:r>
              <w:t>ommit th</w:t>
            </w:r>
            <w:ins w:id="312" w:author="Adrian Gould" w:date="2023-08-28T13:09:00Z">
              <w:r w:rsidR="002808DC">
                <w:t>ese</w:t>
              </w:r>
            </w:ins>
            <w:del w:id="313" w:author="Adrian Gould" w:date="2023-08-28T13:09:00Z">
              <w:r w:rsidDel="002808DC">
                <w:delText>is</w:delText>
              </w:r>
            </w:del>
            <w:r>
              <w:t xml:space="preserve"> </w:t>
            </w:r>
            <w:del w:id="314" w:author="Adrian Gould" w:date="2023-08-28T13:09:00Z">
              <w:r w:rsidDel="002808DC">
                <w:delText>added code</w:delText>
              </w:r>
            </w:del>
            <w:ins w:id="315" w:author="Adrian Gould" w:date="2023-08-28T13:09:00Z">
              <w:r w:rsidR="002808DC">
                <w:t>files</w:t>
              </w:r>
            </w:ins>
            <w:r>
              <w:t xml:space="preserve"> to your local repository with </w:t>
            </w:r>
            <w:r w:rsidR="000E152B">
              <w:t xml:space="preserve">a commit message </w:t>
            </w:r>
            <w:r w:rsidR="005526D3">
              <w:t>based on the one below</w:t>
            </w:r>
            <w:r w:rsidR="000E152B">
              <w:t>:</w:t>
            </w:r>
          </w:p>
          <w:p w14:paraId="76EA5EA8" w14:textId="7506879E" w:rsidR="000E152B" w:rsidRDefault="000E152B" w:rsidP="005526D3">
            <w:pPr>
              <w:pStyle w:val="a"/>
              <w:numPr>
                <w:ilvl w:val="0"/>
                <w:numId w:val="37"/>
              </w:numPr>
            </w:pPr>
            <w:r>
              <w:t>“</w:t>
            </w:r>
            <w:proofErr w:type="gramStart"/>
            <w:r w:rsidR="005526D3">
              <w:t>feat</w:t>
            </w:r>
            <w:proofErr w:type="gramEnd"/>
            <w:r w:rsidR="005526D3">
              <w:t xml:space="preserve">: </w:t>
            </w:r>
            <w:del w:id="316" w:author="Adrian Gould" w:date="2023-08-28T16:09:00Z">
              <w:r w:rsidR="005526D3" w:rsidDel="00A847C1">
                <w:delText xml:space="preserve">start of site </w:delText>
              </w:r>
            </w:del>
            <w:del w:id="317" w:author="Adrian Gould" w:date="2023-08-28T16:08:00Z">
              <w:r w:rsidR="005526D3" w:rsidDel="00A847C1">
                <w:delText>phase-2</w:delText>
              </w:r>
            </w:del>
            <w:ins w:id="318" w:author="Adrian Gould" w:date="2023-08-28T16:09:00Z">
              <w:r w:rsidR="00A847C1">
                <w:t>Phase 3</w:t>
              </w:r>
            </w:ins>
            <w:r w:rsidR="005526D3">
              <w:t>”</w:t>
            </w:r>
          </w:p>
          <w:p w14:paraId="2996A2BF" w14:textId="5FF8882B" w:rsidR="005526D3" w:rsidRDefault="005526D3" w:rsidP="005526D3">
            <w:r>
              <w:t>Push the code to your private remote repository.</w:t>
            </w:r>
          </w:p>
          <w:p w14:paraId="2D86E536" w14:textId="77777777" w:rsidR="005526D3" w:rsidRDefault="005526D3" w:rsidP="005526D3">
            <w:pPr>
              <w:rPr>
                <w:ins w:id="319" w:author="Adrian Gould" w:date="2023-08-28T17:21:00Z"/>
              </w:rPr>
            </w:pPr>
          </w:p>
          <w:p w14:paraId="16B7F2AC" w14:textId="3555A9E2" w:rsidR="00254098" w:rsidRDefault="00254098">
            <w:pPr>
              <w:pStyle w:val="SectionSubheading"/>
              <w:rPr>
                <w:ins w:id="320" w:author="Adrian Gould" w:date="2023-08-28T17:21:00Z"/>
              </w:rPr>
              <w:pPrChange w:id="321" w:author="Adrian Gould" w:date="2023-08-28T17:22:00Z">
                <w:pPr/>
              </w:pPrChange>
            </w:pPr>
            <w:ins w:id="322" w:author="Adrian Gould" w:date="2023-08-28T17:21:00Z">
              <w:r>
                <w:t>Open and Read the Additional Content</w:t>
              </w:r>
            </w:ins>
          </w:p>
          <w:p w14:paraId="1FE6F4E3" w14:textId="405528D9" w:rsidR="00254098" w:rsidRDefault="00254098" w:rsidP="005526D3">
            <w:pPr>
              <w:rPr>
                <w:ins w:id="323" w:author="Adrian Gould" w:date="2023-08-28T17:22:00Z"/>
              </w:rPr>
            </w:pPr>
            <w:ins w:id="324" w:author="Adrian Gould" w:date="2023-08-28T17:22:00Z">
              <w:r>
                <w:t>You are provided with additional content for this stage.</w:t>
              </w:r>
            </w:ins>
          </w:p>
          <w:p w14:paraId="6D81C29B" w14:textId="15C80A59" w:rsidR="00254098" w:rsidRDefault="00254098" w:rsidP="005526D3">
            <w:pPr>
              <w:rPr>
                <w:ins w:id="325" w:author="Adrian Gould" w:date="2023-08-28T17:22:00Z"/>
              </w:rPr>
            </w:pPr>
            <w:ins w:id="326" w:author="Adrian Gould" w:date="2023-08-28T17:22:00Z">
              <w:r>
                <w:t xml:space="preserve">A </w:t>
              </w:r>
            </w:ins>
            <w:ins w:id="327" w:author="Adrian Gould" w:date="2023-08-28T17:30:00Z">
              <w:r w:rsidR="00AA5DF3">
                <w:t>c</w:t>
              </w:r>
            </w:ins>
            <w:ins w:id="328" w:author="Adrian Gould" w:date="2023-08-28T17:22:00Z">
              <w:r>
                <w:t>opy of this content is added to the appendices</w:t>
              </w:r>
            </w:ins>
            <w:ins w:id="329" w:author="Adrian Gould" w:date="2023-08-28T17:31:00Z">
              <w:r w:rsidR="00AA5DF3">
                <w:t xml:space="preserve"> (</w:t>
              </w:r>
              <w:r w:rsidR="00AA5DF3">
                <w:fldChar w:fldCharType="begin"/>
              </w:r>
              <w:r w:rsidR="00AA5DF3">
                <w:instrText xml:space="preserve"> REF _Ref144136020 \h </w:instrText>
              </w:r>
            </w:ins>
            <w:r w:rsidR="00AA5DF3">
              <w:fldChar w:fldCharType="separate"/>
            </w:r>
            <w:ins w:id="330" w:author="Adrian Gould" w:date="2023-08-28T17:31:00Z">
              <w:r w:rsidR="00AA5DF3">
                <w:t>Appendix E: Content for Phase 3</w:t>
              </w:r>
              <w:r w:rsidR="00AA5DF3">
                <w:fldChar w:fldCharType="end"/>
              </w:r>
              <w:r w:rsidR="00AA5DF3">
                <w:t>)</w:t>
              </w:r>
            </w:ins>
            <w:ins w:id="331" w:author="Adrian Gould" w:date="2023-08-28T17:22:00Z">
              <w:r>
                <w:t xml:space="preserve"> at the end o</w:t>
              </w:r>
            </w:ins>
            <w:ins w:id="332" w:author="Adrian Gould" w:date="2023-08-28T17:30:00Z">
              <w:r w:rsidR="00AA5DF3">
                <w:t>f</w:t>
              </w:r>
            </w:ins>
            <w:ins w:id="333" w:author="Adrian Gould" w:date="2023-08-28T17:22:00Z">
              <w:r>
                <w:t xml:space="preserve"> this document</w:t>
              </w:r>
            </w:ins>
            <w:ins w:id="334" w:author="Adrian Gould" w:date="2023-08-28T17:30:00Z">
              <w:r w:rsidR="00AA5DF3">
                <w:t xml:space="preserve"> and is available in t</w:t>
              </w:r>
            </w:ins>
            <w:ins w:id="335" w:author="Adrian Gould" w:date="2023-08-28T17:31:00Z">
              <w:r w:rsidR="00AA5DF3">
                <w:t xml:space="preserve">he file </w:t>
              </w:r>
              <w:r w:rsidR="00AA5DF3" w:rsidRPr="00AA5DF3">
                <w:rPr>
                  <w:rStyle w:val="CodeInline"/>
                  <w:rPrChange w:id="336" w:author="Adrian Gould" w:date="2023-08-28T17:31:00Z">
                    <w:rPr/>
                  </w:rPrChange>
                </w:rPr>
                <w:t>phase-3.txt</w:t>
              </w:r>
              <w:r w:rsidR="00AA5DF3">
                <w:t xml:space="preserve"> in the provided </w:t>
              </w:r>
            </w:ins>
            <w:ins w:id="337" w:author="Adrian Gould" w:date="2023-08-28T17:32:00Z">
              <w:r w:rsidR="00AA5DF3">
                <w:t xml:space="preserve">compressed file that contains the starter structure for the </w:t>
              </w:r>
            </w:ins>
            <w:ins w:id="338" w:author="Adrian Gould" w:date="2023-08-28T17:31:00Z">
              <w:r w:rsidR="00AA5DF3">
                <w:t>sit</w:t>
              </w:r>
            </w:ins>
            <w:ins w:id="339" w:author="Adrian Gould" w:date="2023-08-28T17:32:00Z">
              <w:r w:rsidR="00AA5DF3">
                <w:t>e</w:t>
              </w:r>
            </w:ins>
            <w:ins w:id="340" w:author="Adrian Gould" w:date="2023-08-28T17:31:00Z">
              <w:r w:rsidR="00AA5DF3">
                <w:t>.</w:t>
              </w:r>
            </w:ins>
          </w:p>
          <w:p w14:paraId="1A3105B6" w14:textId="77777777" w:rsidR="00254098" w:rsidRDefault="00254098" w:rsidP="005526D3">
            <w:pPr>
              <w:rPr>
                <w:ins w:id="341" w:author="Adrian Gould" w:date="2023-08-28T17:22:00Z"/>
              </w:rPr>
            </w:pPr>
          </w:p>
          <w:p w14:paraId="65E96293" w14:textId="77777777" w:rsidR="00254098" w:rsidRDefault="00254098" w:rsidP="005526D3"/>
          <w:p w14:paraId="593F69D0" w14:textId="70B0F3A4" w:rsidR="0063138B" w:rsidRDefault="0063138B" w:rsidP="0056568C">
            <w:pPr>
              <w:spacing w:line="312" w:lineRule="auto"/>
              <w:textAlignment w:val="baseline"/>
              <w:rPr>
                <w:rStyle w:val="ab"/>
              </w:rPr>
            </w:pPr>
            <w:r w:rsidRPr="00D826EC">
              <w:rPr>
                <w:rStyle w:val="ab"/>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A847C1" w14:paraId="13605921" w14:textId="77777777" w:rsidTr="00366910">
        <w:trPr>
          <w:cantSplit/>
          <w:ins w:id="342" w:author="Adrian Gould" w:date="2023-08-28T16:10:00Z"/>
        </w:trPr>
        <w:tc>
          <w:tcPr>
            <w:tcW w:w="1693" w:type="dxa"/>
            <w:shd w:val="clear" w:color="auto" w:fill="D9D9D9" w:themeFill="background1" w:themeFillShade="D9"/>
          </w:tcPr>
          <w:p w14:paraId="1E83807B" w14:textId="77777777" w:rsidR="00A847C1" w:rsidRPr="006A4CC7" w:rsidRDefault="00A847C1" w:rsidP="00366910">
            <w:pPr>
              <w:spacing w:line="240" w:lineRule="auto"/>
              <w:ind w:right="170"/>
              <w:textAlignment w:val="baseline"/>
              <w:rPr>
                <w:ins w:id="343" w:author="Adrian Gould" w:date="2023-08-28T16:10:00Z"/>
                <w:rFonts w:asciiTheme="majorHAnsi" w:hAnsiTheme="majorHAnsi" w:cstheme="majorHAnsi"/>
                <w:color w:val="FF0000"/>
                <w:sz w:val="48"/>
                <w:szCs w:val="48"/>
              </w:rPr>
            </w:pPr>
            <w:ins w:id="344" w:author="Adrian Gould" w:date="2023-08-28T16:10:00Z">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2</w:t>
              </w:r>
            </w:ins>
          </w:p>
        </w:tc>
        <w:tc>
          <w:tcPr>
            <w:tcW w:w="8495" w:type="dxa"/>
            <w:shd w:val="clear" w:color="auto" w:fill="auto"/>
          </w:tcPr>
          <w:p w14:paraId="35E4B1BF" w14:textId="77777777" w:rsidR="00A847C1" w:rsidRDefault="00A847C1" w:rsidP="00366910">
            <w:pPr>
              <w:pStyle w:val="2"/>
              <w:rPr>
                <w:ins w:id="345" w:author="Adrian Gould" w:date="2023-08-28T16:10:00Z"/>
              </w:rPr>
            </w:pPr>
            <w:bookmarkStart w:id="346" w:name="_Toc144137649"/>
            <w:bookmarkStart w:id="347" w:name="_Toc143586967"/>
            <w:ins w:id="348" w:author="Adrian Gould" w:date="2023-08-28T16:10:00Z">
              <w:r>
                <w:t>Determine your Site Colour Scheme</w:t>
              </w:r>
              <w:bookmarkEnd w:id="346"/>
            </w:ins>
          </w:p>
          <w:bookmarkEnd w:id="347"/>
          <w:p w14:paraId="2183B5AB" w14:textId="77777777" w:rsidR="00A847C1" w:rsidRDefault="00A847C1" w:rsidP="00366910">
            <w:pPr>
              <w:rPr>
                <w:ins w:id="349" w:author="Adrian Gould" w:date="2023-08-28T16:10:00Z"/>
              </w:rPr>
            </w:pPr>
            <w:ins w:id="350" w:author="Adrian Gould" w:date="2023-08-28T16:10:00Z">
              <w:r>
                <w:t xml:space="preserve">Determine your colours for the site. </w:t>
              </w:r>
            </w:ins>
          </w:p>
          <w:p w14:paraId="54DD2D52" w14:textId="77777777" w:rsidR="00A847C1" w:rsidRDefault="00A847C1" w:rsidP="00366910">
            <w:pPr>
              <w:rPr>
                <w:ins w:id="351" w:author="Adrian Gould" w:date="2023-08-28T16:10:00Z"/>
              </w:rPr>
            </w:pPr>
            <w:ins w:id="352" w:author="Adrian Gould" w:date="2023-08-28T16:10:00Z">
              <w:r>
                <w:t xml:space="preserve">You are allowed up to 4 additional colours besides </w:t>
              </w:r>
              <w:r w:rsidRPr="00515291">
                <w:rPr>
                  <w:rStyle w:val="CodeInline"/>
                </w:rPr>
                <w:t>#000000</w:t>
              </w:r>
              <w:r>
                <w:t xml:space="preserve">, and </w:t>
              </w:r>
              <w:r w:rsidRPr="00515291">
                <w:rPr>
                  <w:rStyle w:val="CodeInline"/>
                </w:rPr>
                <w:t>#ffffff</w:t>
              </w:r>
              <w:r>
                <w:t>.</w:t>
              </w:r>
            </w:ins>
          </w:p>
          <w:p w14:paraId="44209894" w14:textId="77777777" w:rsidR="00A847C1" w:rsidRDefault="00A847C1" w:rsidP="00366910">
            <w:pPr>
              <w:rPr>
                <w:ins w:id="353" w:author="Adrian Gould" w:date="2023-08-28T16:10:00Z"/>
              </w:rPr>
            </w:pPr>
            <w:ins w:id="354" w:author="Adrian Gould" w:date="2023-08-28T16:10:00Z">
              <w:r>
                <w:t>You may use a web application such as the ones listed below to create tints and shades of the 4 base colours you have selected.</w:t>
              </w:r>
            </w:ins>
          </w:p>
          <w:p w14:paraId="318A2DEC" w14:textId="11E8A908" w:rsidR="00A847C1" w:rsidRPr="00286885" w:rsidRDefault="00286885" w:rsidP="00286885">
            <w:pPr>
              <w:rPr>
                <w:ins w:id="355" w:author="Adrian Gould" w:date="2023-08-28T16:10:00Z"/>
              </w:rPr>
            </w:pPr>
            <w:ins w:id="356" w:author="Adrian Gould" w:date="2023-08-28T16:43:00Z">
              <w:r>
                <w:t xml:space="preserve">Colour, </w:t>
              </w:r>
            </w:ins>
            <w:ins w:id="357" w:author="Adrian Gould" w:date="2023-08-28T16:10:00Z">
              <w:r w:rsidR="00A847C1">
                <w:t xml:space="preserve">Tint &amp; Shade </w:t>
              </w:r>
              <w:r w:rsidR="00A847C1" w:rsidRPr="00286885">
                <w:t>Schemer</w:t>
              </w:r>
              <w:r w:rsidR="00A847C1">
                <w:t xml:space="preserve"> Apps</w:t>
              </w:r>
            </w:ins>
            <w:ins w:id="358" w:author="Adrian Gould" w:date="2023-08-28T16:43:00Z">
              <w:r>
                <w:t xml:space="preserve"> (all retrieved 28/8/23)</w:t>
              </w:r>
            </w:ins>
            <w:ins w:id="359" w:author="Adrian Gould" w:date="2023-08-28T16:10:00Z">
              <w:r w:rsidR="00A847C1">
                <w:t>:</w:t>
              </w:r>
            </w:ins>
          </w:p>
          <w:p w14:paraId="1D108D81" w14:textId="0D5D9073" w:rsidR="00A847C1" w:rsidRDefault="00286885" w:rsidP="00286885">
            <w:pPr>
              <w:pStyle w:val="a"/>
              <w:numPr>
                <w:ilvl w:val="0"/>
                <w:numId w:val="37"/>
              </w:numPr>
              <w:rPr>
                <w:ins w:id="360" w:author="Adrian Gould" w:date="2023-08-28T16:43:00Z"/>
              </w:rPr>
            </w:pPr>
            <w:ins w:id="361" w:author="Adrian Gould" w:date="2023-08-28T16:43:00Z">
              <w:r>
                <w:fldChar w:fldCharType="begin"/>
              </w:r>
              <w:r>
                <w:instrText>HYPERLINK "</w:instrText>
              </w:r>
              <w:r w:rsidRPr="00286885">
                <w:instrText>https://coolors.co/</w:instrText>
              </w:r>
              <w:r>
                <w:instrText>"</w:instrText>
              </w:r>
              <w:r>
                <w:fldChar w:fldCharType="separate"/>
              </w:r>
              <w:r w:rsidRPr="00695B32">
                <w:rPr>
                  <w:rStyle w:val="ae"/>
                </w:rPr>
                <w:t>https://coolors.co/</w:t>
              </w:r>
              <w:r>
                <w:fldChar w:fldCharType="end"/>
              </w:r>
            </w:ins>
          </w:p>
          <w:p w14:paraId="67C52366" w14:textId="7EF16641" w:rsidR="00286885" w:rsidRDefault="00286885" w:rsidP="00286885">
            <w:pPr>
              <w:pStyle w:val="a"/>
              <w:numPr>
                <w:ilvl w:val="0"/>
                <w:numId w:val="37"/>
              </w:numPr>
              <w:rPr>
                <w:ins w:id="362" w:author="Adrian Gould" w:date="2023-08-28T16:50:00Z"/>
              </w:rPr>
            </w:pPr>
            <w:ins w:id="363" w:author="Adrian Gould" w:date="2023-08-28T16:50:00Z">
              <w:r>
                <w:fldChar w:fldCharType="begin"/>
              </w:r>
              <w:r>
                <w:instrText>HYPERLINK "</w:instrText>
              </w:r>
              <w:r w:rsidRPr="00286885">
                <w:instrText>https://uicolors.app/create</w:instrText>
              </w:r>
              <w:r>
                <w:instrText>"</w:instrText>
              </w:r>
              <w:r>
                <w:fldChar w:fldCharType="separate"/>
              </w:r>
              <w:r w:rsidRPr="00695B32">
                <w:rPr>
                  <w:rStyle w:val="ae"/>
                </w:rPr>
                <w:t>https://uicolors.app/create</w:t>
              </w:r>
              <w:r>
                <w:fldChar w:fldCharType="end"/>
              </w:r>
            </w:ins>
          </w:p>
          <w:p w14:paraId="491A5497" w14:textId="52DFE64A" w:rsidR="00286885" w:rsidRDefault="00286885" w:rsidP="00286885">
            <w:pPr>
              <w:pStyle w:val="a"/>
              <w:numPr>
                <w:ilvl w:val="0"/>
                <w:numId w:val="37"/>
              </w:numPr>
              <w:rPr>
                <w:ins w:id="364" w:author="Adrian Gould" w:date="2023-08-28T16:50:00Z"/>
              </w:rPr>
            </w:pPr>
            <w:ins w:id="365" w:author="Adrian Gould" w:date="2023-08-28T16:50:00Z">
              <w:r>
                <w:fldChar w:fldCharType="begin"/>
              </w:r>
              <w:r>
                <w:instrText>HYPERLINK "</w:instrText>
              </w:r>
              <w:r w:rsidRPr="00286885">
                <w:instrText>https://www.tailwindshades.com/</w:instrText>
              </w:r>
              <w:r>
                <w:instrText>"</w:instrText>
              </w:r>
              <w:r>
                <w:fldChar w:fldCharType="separate"/>
              </w:r>
              <w:r w:rsidRPr="00695B32">
                <w:rPr>
                  <w:rStyle w:val="ae"/>
                </w:rPr>
                <w:t>https://www.tailwindshades.com/</w:t>
              </w:r>
              <w:r>
                <w:fldChar w:fldCharType="end"/>
              </w:r>
            </w:ins>
          </w:p>
          <w:p w14:paraId="5A88E385" w14:textId="33664AD6" w:rsidR="00286885" w:rsidRDefault="00286885" w:rsidP="00286885">
            <w:pPr>
              <w:pStyle w:val="a"/>
              <w:numPr>
                <w:ilvl w:val="0"/>
                <w:numId w:val="37"/>
              </w:numPr>
              <w:rPr>
                <w:ins w:id="366" w:author="Adrian Gould" w:date="2023-08-28T16:50:00Z"/>
              </w:rPr>
            </w:pPr>
            <w:ins w:id="367" w:author="Adrian Gould" w:date="2023-08-28T16:50:00Z">
              <w:r>
                <w:fldChar w:fldCharType="begin"/>
              </w:r>
              <w:r>
                <w:instrText>HYPERLINK "</w:instrText>
              </w:r>
              <w:r w:rsidRPr="00286885">
                <w:instrText>https://www.flatuicolorpicker.com/</w:instrText>
              </w:r>
              <w:r>
                <w:instrText>"</w:instrText>
              </w:r>
              <w:r>
                <w:fldChar w:fldCharType="separate"/>
              </w:r>
              <w:r w:rsidRPr="00695B32">
                <w:rPr>
                  <w:rStyle w:val="ae"/>
                </w:rPr>
                <w:t>https://www.flatuicolorpicker.com/</w:t>
              </w:r>
              <w:r>
                <w:fldChar w:fldCharType="end"/>
              </w:r>
            </w:ins>
          </w:p>
          <w:p w14:paraId="69D1E455" w14:textId="636CAD68" w:rsidR="00286885" w:rsidRDefault="00286885" w:rsidP="00286885">
            <w:pPr>
              <w:pStyle w:val="a"/>
              <w:numPr>
                <w:ilvl w:val="0"/>
                <w:numId w:val="37"/>
              </w:numPr>
              <w:rPr>
                <w:ins w:id="368" w:author="Adrian Gould" w:date="2023-08-28T16:50:00Z"/>
              </w:rPr>
            </w:pPr>
            <w:ins w:id="369" w:author="Adrian Gould" w:date="2023-08-28T16:50:00Z">
              <w:r>
                <w:fldChar w:fldCharType="begin"/>
              </w:r>
              <w:r>
                <w:instrText>HYPERLINK "</w:instrText>
              </w:r>
              <w:r w:rsidRPr="00286885">
                <w:instrText>https://colorswall.com/</w:instrText>
              </w:r>
              <w:r>
                <w:instrText>"</w:instrText>
              </w:r>
              <w:r>
                <w:fldChar w:fldCharType="separate"/>
              </w:r>
              <w:r w:rsidRPr="00695B32">
                <w:rPr>
                  <w:rStyle w:val="ae"/>
                </w:rPr>
                <w:t>https://colorswall.com/</w:t>
              </w:r>
              <w:r>
                <w:fldChar w:fldCharType="end"/>
              </w:r>
            </w:ins>
          </w:p>
          <w:p w14:paraId="2DFEB721" w14:textId="0EB0FF04" w:rsidR="00286885" w:rsidRDefault="00286885">
            <w:pPr>
              <w:pStyle w:val="a"/>
              <w:numPr>
                <w:ilvl w:val="0"/>
                <w:numId w:val="37"/>
              </w:numPr>
              <w:rPr>
                <w:ins w:id="370" w:author="Adrian Gould" w:date="2023-08-28T16:16:00Z"/>
              </w:rPr>
              <w:pPrChange w:id="371" w:author="Adrian Gould" w:date="2023-08-28T16:43:00Z">
                <w:pPr/>
              </w:pPrChange>
            </w:pPr>
            <w:ins w:id="372" w:author="Adrian Gould" w:date="2023-08-28T16:51:00Z">
              <w:r>
                <w:fldChar w:fldCharType="begin"/>
              </w:r>
              <w:r>
                <w:instrText>HYPERLINK "</w:instrText>
              </w:r>
              <w:r w:rsidRPr="00286885">
                <w:instrText>https://www.colourlovers.com/</w:instrText>
              </w:r>
              <w:r>
                <w:instrText>"</w:instrText>
              </w:r>
              <w:r>
                <w:fldChar w:fldCharType="separate"/>
              </w:r>
              <w:r w:rsidRPr="00695B32">
                <w:rPr>
                  <w:rStyle w:val="ae"/>
                </w:rPr>
                <w:t>https://www.colourlovers.com/</w:t>
              </w:r>
              <w:r>
                <w:fldChar w:fldCharType="end"/>
              </w:r>
              <w:r>
                <w:t xml:space="preserve"> </w:t>
              </w:r>
            </w:ins>
          </w:p>
          <w:p w14:paraId="04F030B3" w14:textId="100874FC" w:rsidR="00A847C1" w:rsidRDefault="00286885" w:rsidP="00366910">
            <w:pPr>
              <w:rPr>
                <w:ins w:id="373" w:author="Adrian Gould" w:date="2023-08-28T16:44:00Z"/>
              </w:rPr>
            </w:pPr>
            <w:ins w:id="374" w:author="Adrian Gould" w:date="2023-08-28T16:43:00Z">
              <w:r>
                <w:t>Also see the fo</w:t>
              </w:r>
            </w:ins>
            <w:ins w:id="375" w:author="Adrian Gould" w:date="2023-08-28T16:44:00Z">
              <w:r>
                <w:t>llowing link for more choices:</w:t>
              </w:r>
            </w:ins>
          </w:p>
          <w:p w14:paraId="58DB77CB" w14:textId="7D361ED9" w:rsidR="00286885" w:rsidRDefault="00286885">
            <w:pPr>
              <w:pStyle w:val="a"/>
              <w:numPr>
                <w:ilvl w:val="0"/>
                <w:numId w:val="48"/>
              </w:numPr>
              <w:rPr>
                <w:ins w:id="376" w:author="Adrian Gould" w:date="2023-08-28T16:10:00Z"/>
              </w:rPr>
              <w:pPrChange w:id="377" w:author="Adrian Gould" w:date="2023-08-28T16:44:00Z">
                <w:pPr/>
              </w:pPrChange>
            </w:pPr>
            <w:ins w:id="378" w:author="Adrian Gould" w:date="2023-08-28T16:51:00Z">
              <w:r>
                <w:fldChar w:fldCharType="begin"/>
              </w:r>
              <w:r>
                <w:instrText>HYPERLINK "</w:instrText>
              </w:r>
            </w:ins>
            <w:ins w:id="379" w:author="Adrian Gould" w:date="2023-08-28T16:44:00Z">
              <w:r w:rsidRPr="00286885">
                <w:instrText>https://www.diigo.com/user/ady_gould?query=colour+scheme</w:instrText>
              </w:r>
            </w:ins>
            <w:ins w:id="380" w:author="Adrian Gould" w:date="2023-08-28T16:51:00Z">
              <w:r>
                <w:instrText>"</w:instrText>
              </w:r>
              <w:r>
                <w:fldChar w:fldCharType="separate"/>
              </w:r>
            </w:ins>
            <w:ins w:id="381" w:author="Adrian Gould" w:date="2023-08-28T16:44:00Z">
              <w:r w:rsidRPr="00695B32">
                <w:rPr>
                  <w:rStyle w:val="ae"/>
                </w:rPr>
                <w:t>https://www.diigo.com/user/ady_gould?query=colour+scheme</w:t>
              </w:r>
            </w:ins>
            <w:ins w:id="382" w:author="Adrian Gould" w:date="2023-08-28T16:51:00Z">
              <w:r>
                <w:fldChar w:fldCharType="end"/>
              </w:r>
              <w:r>
                <w:t xml:space="preserve"> </w:t>
              </w:r>
            </w:ins>
          </w:p>
          <w:p w14:paraId="1F114E61" w14:textId="77777777" w:rsidR="00A847C1" w:rsidRDefault="00A847C1" w:rsidP="00366910">
            <w:pPr>
              <w:rPr>
                <w:ins w:id="383" w:author="Adrian Gould" w:date="2023-08-28T16:10:00Z"/>
              </w:rPr>
            </w:pPr>
            <w:ins w:id="384" w:author="Adrian Gould" w:date="2023-08-28T16:10:00Z">
              <w:r>
                <w:t>Edit the ReadMe.md file and add the colour details to a new section:</w:t>
              </w:r>
            </w:ins>
          </w:p>
          <w:p w14:paraId="75F8A1C6" w14:textId="77777777" w:rsidR="00A847C1" w:rsidRPr="00A847C1" w:rsidRDefault="00A847C1">
            <w:pPr>
              <w:ind w:left="720"/>
              <w:rPr>
                <w:ins w:id="385" w:author="Adrian Gould" w:date="2023-08-28T16:13:00Z"/>
                <w:rStyle w:val="ab"/>
                <w:rPrChange w:id="386" w:author="Adrian Gould" w:date="2023-08-28T16:16:00Z">
                  <w:rPr>
                    <w:ins w:id="387" w:author="Adrian Gould" w:date="2023-08-28T16:13:00Z"/>
                  </w:rPr>
                </w:rPrChange>
              </w:rPr>
              <w:pPrChange w:id="388" w:author="Adrian Gould" w:date="2023-08-28T16:16:00Z">
                <w:pPr/>
              </w:pPrChange>
            </w:pPr>
            <w:ins w:id="389" w:author="Adrian Gould" w:date="2023-08-28T16:10:00Z">
              <w:r w:rsidRPr="00A847C1">
                <w:rPr>
                  <w:rStyle w:val="ab"/>
                  <w:rPrChange w:id="390" w:author="Adrian Gould" w:date="2023-08-28T16:16:00Z">
                    <w:rPr/>
                  </w:rPrChange>
                </w:rPr>
                <w:t>Colour Scheme</w:t>
              </w:r>
            </w:ins>
          </w:p>
          <w:p w14:paraId="531C2F0E" w14:textId="03DAA34C" w:rsidR="00A847C1" w:rsidRDefault="00A847C1" w:rsidP="00366910">
            <w:pPr>
              <w:rPr>
                <w:ins w:id="391" w:author="Adrian Gould" w:date="2023-08-28T16:14:00Z"/>
              </w:rPr>
            </w:pPr>
            <w:ins w:id="392" w:author="Adrian Gould" w:date="2023-08-28T16:13:00Z">
              <w:r>
                <w:t xml:space="preserve">Create </w:t>
              </w:r>
            </w:ins>
            <w:ins w:id="393" w:author="Adrian Gould" w:date="2023-08-28T16:14:00Z">
              <w:r>
                <w:t>a table in</w:t>
              </w:r>
            </w:ins>
            <w:ins w:id="394" w:author="Adrian Gould" w:date="2023-08-28T16:15:00Z">
              <w:r>
                <w:t xml:space="preserve"> </w:t>
              </w:r>
            </w:ins>
            <w:ins w:id="395" w:author="Adrian Gould" w:date="2023-08-28T16:14:00Z">
              <w:r>
                <w:t>th</w:t>
              </w:r>
            </w:ins>
            <w:ins w:id="396" w:author="Adrian Gould" w:date="2023-08-28T16:15:00Z">
              <w:r>
                <w:t>e</w:t>
              </w:r>
            </w:ins>
            <w:ins w:id="397" w:author="Adrian Gould" w:date="2023-08-28T16:14:00Z">
              <w:r>
                <w:t xml:space="preserve"> readme using the following basic pattern</w:t>
              </w:r>
            </w:ins>
            <w:ins w:id="398" w:author="Adrian Gould" w:date="2023-08-28T16:16:00Z">
              <w:r>
                <w:t xml:space="preserve"> (Copy this text into your ReadMe for a head-start).</w:t>
              </w:r>
            </w:ins>
          </w:p>
          <w:p w14:paraId="2125514D" w14:textId="4D66ACC1" w:rsidR="00A847C1" w:rsidRDefault="00A847C1">
            <w:pPr>
              <w:pStyle w:val="Code"/>
              <w:rPr>
                <w:ins w:id="399" w:author="Adrian Gould" w:date="2023-08-28T16:15:00Z"/>
              </w:rPr>
              <w:pPrChange w:id="400" w:author="Adrian Gould" w:date="2023-08-28T16:15:00Z">
                <w:pPr/>
              </w:pPrChange>
            </w:pPr>
            <w:ins w:id="401" w:author="Adrian Gould" w:date="2023-08-28T16:15:00Z">
              <w:r>
                <w:t xml:space="preserve">| Name     | RGB    </w:t>
              </w:r>
            </w:ins>
            <w:ins w:id="402" w:author="Adrian Gould" w:date="2023-08-28T16:16:00Z">
              <w:r>
                <w:t xml:space="preserve">      </w:t>
              </w:r>
            </w:ins>
            <w:ins w:id="403" w:author="Adrian Gould" w:date="2023-08-28T16:15:00Z">
              <w:r>
                <w:t xml:space="preserve">  | HEX      |</w:t>
              </w:r>
            </w:ins>
          </w:p>
          <w:p w14:paraId="56FE48EF" w14:textId="42C4B1AD" w:rsidR="00A847C1" w:rsidRDefault="00A847C1">
            <w:pPr>
              <w:pStyle w:val="Code"/>
              <w:rPr>
                <w:ins w:id="404" w:author="Adrian Gould" w:date="2023-08-28T16:14:00Z"/>
              </w:rPr>
              <w:pPrChange w:id="405" w:author="Adrian Gould" w:date="2023-08-28T16:15:00Z">
                <w:pPr/>
              </w:pPrChange>
            </w:pPr>
            <w:ins w:id="406" w:author="Adrian Gould" w:date="2023-08-28T16:14:00Z">
              <w:r>
                <w:t>|----------|---------</w:t>
              </w:r>
            </w:ins>
            <w:ins w:id="407" w:author="Adrian Gould" w:date="2023-08-28T16:16:00Z">
              <w:r>
                <w:t>------</w:t>
              </w:r>
            </w:ins>
            <w:ins w:id="408" w:author="Adrian Gould" w:date="2023-08-28T16:14:00Z">
              <w:r>
                <w:t>-|----------|</w:t>
              </w:r>
            </w:ins>
          </w:p>
          <w:p w14:paraId="3AB57190" w14:textId="3328CD25" w:rsidR="00A847C1" w:rsidRDefault="00A847C1">
            <w:pPr>
              <w:pStyle w:val="Code"/>
              <w:rPr>
                <w:ins w:id="409" w:author="Adrian Gould" w:date="2023-08-28T16:14:00Z"/>
              </w:rPr>
              <w:pPrChange w:id="410" w:author="Adrian Gould" w:date="2023-08-28T16:15:00Z">
                <w:pPr/>
              </w:pPrChange>
            </w:pPr>
            <w:ins w:id="411" w:author="Adrian Gould" w:date="2023-08-28T16:14:00Z">
              <w:r>
                <w:t xml:space="preserve">| black </w:t>
              </w:r>
            </w:ins>
            <w:ins w:id="412" w:author="Adrian Gould" w:date="2023-08-28T16:15:00Z">
              <w:r>
                <w:t xml:space="preserve">   </w:t>
              </w:r>
            </w:ins>
            <w:ins w:id="413" w:author="Adrian Gould" w:date="2023-08-28T16:14:00Z">
              <w:r>
                <w:t xml:space="preserve">| 0, 0, 0 </w:t>
              </w:r>
            </w:ins>
            <w:ins w:id="414" w:author="Adrian Gould" w:date="2023-08-28T16:15:00Z">
              <w:r>
                <w:t xml:space="preserve"> </w:t>
              </w:r>
            </w:ins>
            <w:ins w:id="415" w:author="Adrian Gould" w:date="2023-08-28T16:16:00Z">
              <w:r>
                <w:t xml:space="preserve">      </w:t>
              </w:r>
            </w:ins>
            <w:ins w:id="416" w:author="Adrian Gould" w:date="2023-08-28T16:14:00Z">
              <w:r>
                <w:t>| #000000 |</w:t>
              </w:r>
            </w:ins>
          </w:p>
          <w:p w14:paraId="1BDE6F80" w14:textId="0DBA7656" w:rsidR="00A847C1" w:rsidRDefault="00A847C1">
            <w:pPr>
              <w:pStyle w:val="Code"/>
              <w:rPr>
                <w:ins w:id="417" w:author="Adrian Gould" w:date="2023-08-28T16:10:00Z"/>
              </w:rPr>
              <w:pPrChange w:id="418" w:author="Adrian Gould" w:date="2023-08-28T16:15:00Z">
                <w:pPr/>
              </w:pPrChange>
            </w:pPr>
            <w:ins w:id="419" w:author="Adrian Gould" w:date="2023-08-28T16:14:00Z">
              <w:r>
                <w:t xml:space="preserve">| white </w:t>
              </w:r>
            </w:ins>
            <w:ins w:id="420" w:author="Adrian Gould" w:date="2023-08-28T16:15:00Z">
              <w:r>
                <w:t xml:space="preserve">   </w:t>
              </w:r>
            </w:ins>
            <w:ins w:id="421" w:author="Adrian Gould" w:date="2023-08-28T16:14:00Z">
              <w:r>
                <w:t>| 255, 2</w:t>
              </w:r>
            </w:ins>
            <w:ins w:id="422" w:author="Adrian Gould" w:date="2023-08-28T16:15:00Z">
              <w:r>
                <w:t xml:space="preserve">55, </w:t>
              </w:r>
              <w:proofErr w:type="gramStart"/>
              <w:r>
                <w:t>255</w:t>
              </w:r>
            </w:ins>
            <w:ins w:id="423" w:author="Adrian Gould" w:date="2023-08-28T16:16:00Z">
              <w:r>
                <w:t xml:space="preserve"> </w:t>
              </w:r>
            </w:ins>
            <w:ins w:id="424" w:author="Adrian Gould" w:date="2023-08-28T16:15:00Z">
              <w:r>
                <w:t xml:space="preserve"> |</w:t>
              </w:r>
              <w:proofErr w:type="gramEnd"/>
              <w:r>
                <w:t xml:space="preserve"> #FFFFFF |</w:t>
              </w:r>
            </w:ins>
          </w:p>
          <w:p w14:paraId="1922FDA9" w14:textId="12057DC5" w:rsidR="00A847C1" w:rsidRDefault="00A847C1" w:rsidP="00366910">
            <w:pPr>
              <w:rPr>
                <w:ins w:id="425" w:author="Adrian Gould" w:date="2023-08-28T16:10:00Z"/>
              </w:rPr>
            </w:pPr>
            <w:ins w:id="426" w:author="Adrian Gould" w:date="2023-08-28T16:10:00Z">
              <w:r>
                <w:t xml:space="preserve">The section should have a table that shows the </w:t>
              </w:r>
            </w:ins>
            <w:ins w:id="427" w:author="Adrian Gould" w:date="2023-08-28T16:17:00Z">
              <w:r>
                <w:t>name (as you are giving it, the RGB value and the HEX value).</w:t>
              </w:r>
            </w:ins>
          </w:p>
          <w:p w14:paraId="6E69E9CC" w14:textId="77777777" w:rsidR="00A847C1" w:rsidRDefault="00A847C1" w:rsidP="00366910">
            <w:pPr>
              <w:rPr>
                <w:ins w:id="428" w:author="Adrian Gould" w:date="2023-08-28T16:52:00Z"/>
              </w:rPr>
            </w:pPr>
            <w:ins w:id="429" w:author="Adrian Gould" w:date="2023-08-28T16:10:00Z">
              <w:r>
                <w:t>Add the changed/added files to version control.</w:t>
              </w:r>
            </w:ins>
          </w:p>
          <w:p w14:paraId="63370D4F" w14:textId="35D0DA1D" w:rsidR="003608DC" w:rsidRDefault="003608DC" w:rsidP="00366910">
            <w:pPr>
              <w:rPr>
                <w:ins w:id="430" w:author="Adrian Gould" w:date="2023-08-28T16:10:00Z"/>
              </w:rPr>
            </w:pPr>
            <w:ins w:id="431" w:author="Adrian Gould" w:date="2023-08-28T16:52:00Z">
              <w:r>
                <w:t>Add the colours to the table on the next page.</w:t>
              </w:r>
            </w:ins>
          </w:p>
          <w:p w14:paraId="703B3A28" w14:textId="77777777" w:rsidR="00A847C1" w:rsidRDefault="00A847C1" w:rsidP="00366910">
            <w:pPr>
              <w:rPr>
                <w:ins w:id="432" w:author="Adrian Gould" w:date="2023-08-28T16:10:00Z"/>
              </w:rPr>
            </w:pPr>
            <w:ins w:id="433" w:author="Adrian Gould" w:date="2023-08-28T16:10:00Z">
              <w:r>
                <w:t>Use a commit message based on the one below (note this is incomplete):</w:t>
              </w:r>
            </w:ins>
          </w:p>
          <w:p w14:paraId="2B3304E6" w14:textId="3646B87A" w:rsidR="00A847C1" w:rsidRPr="009F210C" w:rsidRDefault="00A847C1" w:rsidP="00A847C1">
            <w:pPr>
              <w:pStyle w:val="a"/>
              <w:numPr>
                <w:ilvl w:val="0"/>
                <w:numId w:val="37"/>
              </w:numPr>
              <w:ind w:left="720"/>
              <w:rPr>
                <w:ins w:id="434" w:author="Adrian Gould" w:date="2023-08-28T16:10:00Z"/>
                <w:rStyle w:val="ab"/>
                <w:rPrChange w:id="435" w:author="Adrian Gould" w:date="2023-08-28T16:58:00Z">
                  <w:rPr>
                    <w:ins w:id="436" w:author="Adrian Gould" w:date="2023-08-28T16:10:00Z"/>
                  </w:rPr>
                </w:rPrChange>
              </w:rPr>
            </w:pPr>
            <w:ins w:id="437" w:author="Adrian Gould" w:date="2023-08-28T16:10:00Z">
              <w:r w:rsidRPr="009F210C">
                <w:rPr>
                  <w:rStyle w:val="ab"/>
                  <w:rPrChange w:id="438" w:author="Adrian Gould" w:date="2023-08-28T16:58:00Z">
                    <w:rPr/>
                  </w:rPrChange>
                </w:rPr>
                <w:t>“</w:t>
              </w:r>
              <w:proofErr w:type="gramStart"/>
              <w:r w:rsidRPr="009F210C">
                <w:rPr>
                  <w:rStyle w:val="ab"/>
                  <w:rPrChange w:id="439" w:author="Adrian Gould" w:date="2023-08-28T16:58:00Z">
                    <w:rPr/>
                  </w:rPrChange>
                </w:rPr>
                <w:t>feat</w:t>
              </w:r>
              <w:proofErr w:type="gramEnd"/>
              <w:r w:rsidRPr="009F210C">
                <w:rPr>
                  <w:rStyle w:val="ab"/>
                  <w:rPrChange w:id="440" w:author="Adrian Gould" w:date="2023-08-28T16:58:00Z">
                    <w:rPr/>
                  </w:rPrChange>
                </w:rPr>
                <w:t>: add colour scheme</w:t>
              </w:r>
            </w:ins>
            <w:ins w:id="441" w:author="Adrian Gould" w:date="2023-08-28T16:58:00Z">
              <w:r w:rsidR="009F210C">
                <w:rPr>
                  <w:rStyle w:val="ab"/>
                </w:rPr>
                <w:t xml:space="preserve"> for site</w:t>
              </w:r>
            </w:ins>
            <w:ins w:id="442" w:author="Adrian Gould" w:date="2023-08-28T16:10:00Z">
              <w:r w:rsidRPr="009F210C">
                <w:rPr>
                  <w:rStyle w:val="ab"/>
                  <w:rPrChange w:id="443" w:author="Adrian Gould" w:date="2023-08-28T16:58:00Z">
                    <w:rPr/>
                  </w:rPrChange>
                </w:rPr>
                <w:t>”</w:t>
              </w:r>
            </w:ins>
          </w:p>
          <w:p w14:paraId="5F4FA27A" w14:textId="77777777" w:rsidR="00A847C1" w:rsidRDefault="00A847C1" w:rsidP="00366910">
            <w:pPr>
              <w:rPr>
                <w:ins w:id="444" w:author="Adrian Gould" w:date="2023-08-28T16:10:00Z"/>
              </w:rPr>
            </w:pPr>
            <w:ins w:id="445" w:author="Adrian Gould" w:date="2023-08-28T16:10:00Z">
              <w:r>
                <w:t>Push the code to your private remote repository.</w:t>
              </w:r>
            </w:ins>
          </w:p>
          <w:p w14:paraId="0D1901A2" w14:textId="77777777" w:rsidR="00A847C1" w:rsidRDefault="00A847C1" w:rsidP="00366910">
            <w:pPr>
              <w:rPr>
                <w:ins w:id="446" w:author="Adrian Gould" w:date="2023-08-28T16:10:00Z"/>
              </w:rPr>
            </w:pPr>
          </w:p>
        </w:tc>
      </w:tr>
      <w:tr w:rsidR="00A847C1" w14:paraId="00A61E0D" w14:textId="77777777" w:rsidTr="00366910">
        <w:trPr>
          <w:cantSplit/>
          <w:ins w:id="447" w:author="Adrian Gould" w:date="2023-08-28T16:10:00Z"/>
        </w:trPr>
        <w:tc>
          <w:tcPr>
            <w:tcW w:w="1693" w:type="dxa"/>
            <w:shd w:val="clear" w:color="auto" w:fill="D9D9D9" w:themeFill="background1" w:themeFillShade="D9"/>
          </w:tcPr>
          <w:p w14:paraId="72480015" w14:textId="77777777" w:rsidR="00A847C1" w:rsidRPr="006A4CC7" w:rsidRDefault="00A847C1" w:rsidP="00366910">
            <w:pPr>
              <w:spacing w:line="240" w:lineRule="auto"/>
              <w:ind w:right="170"/>
              <w:textAlignment w:val="baseline"/>
              <w:rPr>
                <w:ins w:id="448" w:author="Adrian Gould" w:date="2023-08-28T16:10:00Z"/>
                <w:rFonts w:asciiTheme="majorHAnsi" w:hAnsiTheme="majorHAnsi" w:cstheme="majorHAnsi"/>
                <w:color w:val="FF0000"/>
                <w:sz w:val="48"/>
                <w:szCs w:val="48"/>
              </w:rPr>
            </w:pPr>
            <w:ins w:id="449" w:author="Adrian Gould" w:date="2023-08-28T16:10:00Z">
              <w:r>
                <w:rPr>
                  <w:rFonts w:asciiTheme="majorHAnsi" w:hAnsiTheme="majorHAnsi" w:cstheme="majorHAnsi"/>
                  <w:color w:val="FF0000"/>
                  <w:sz w:val="48"/>
                  <w:szCs w:val="48"/>
                </w:rPr>
                <w:lastRenderedPageBreak/>
                <w:t>A02</w:t>
              </w:r>
            </w:ins>
          </w:p>
        </w:tc>
        <w:tc>
          <w:tcPr>
            <w:tcW w:w="8495" w:type="dxa"/>
            <w:shd w:val="clear" w:color="auto" w:fill="auto"/>
          </w:tcPr>
          <w:p w14:paraId="3E8669CC" w14:textId="77777777" w:rsidR="00A847C1" w:rsidRDefault="00A847C1" w:rsidP="00366910">
            <w:pPr>
              <w:pStyle w:val="2"/>
              <w:rPr>
                <w:ins w:id="450" w:author="Adrian Gould" w:date="2023-08-28T16:10:00Z"/>
              </w:rPr>
            </w:pPr>
            <w:bookmarkStart w:id="451" w:name="_Toc144137650"/>
            <w:bookmarkStart w:id="452" w:name="_Toc143586968"/>
            <w:ins w:id="453" w:author="Adrian Gould" w:date="2023-08-28T16:10:00Z">
              <w:r>
                <w:t>What are your selected colours?</w:t>
              </w:r>
              <w:bookmarkEnd w:id="451"/>
              <w:r>
                <w:t xml:space="preserve"> </w:t>
              </w:r>
            </w:ins>
          </w:p>
          <w:p w14:paraId="4F380F34" w14:textId="30FEEAE7" w:rsidR="00A847C1" w:rsidRDefault="00A847C1">
            <w:pPr>
              <w:rPr>
                <w:ins w:id="454" w:author="Adrian Gould" w:date="2023-08-28T16:10:00Z"/>
              </w:rPr>
              <w:pPrChange w:id="455" w:author="Adrian Gould" w:date="2023-08-28T16:10:00Z">
                <w:pPr>
                  <w:pStyle w:val="2"/>
                </w:pPr>
              </w:pPrChange>
            </w:pPr>
            <w:ins w:id="456" w:author="Adrian Gould" w:date="2023-08-28T16:10:00Z">
              <w:r>
                <w:t>Provide the RGB and HEX versions of the colours.</w:t>
              </w:r>
            </w:ins>
          </w:p>
          <w:tbl>
            <w:tblPr>
              <w:tblStyle w:val="a8"/>
              <w:tblW w:w="5000" w:type="pct"/>
              <w:tblLayout w:type="fixed"/>
              <w:tblLook w:val="04A0" w:firstRow="1" w:lastRow="0" w:firstColumn="1" w:lastColumn="0" w:noHBand="0" w:noVBand="1"/>
            </w:tblPr>
            <w:tblGrid>
              <w:gridCol w:w="2890"/>
              <w:gridCol w:w="2552"/>
              <w:gridCol w:w="1842"/>
              <w:gridCol w:w="1031"/>
              <w:tblGridChange w:id="457">
                <w:tblGrid>
                  <w:gridCol w:w="2890"/>
                  <w:gridCol w:w="2552"/>
                  <w:gridCol w:w="1842"/>
                  <w:gridCol w:w="1031"/>
                </w:tblGrid>
              </w:tblGridChange>
            </w:tblGrid>
            <w:tr w:rsidR="009F210C" w:rsidRPr="009F210C" w14:paraId="5294ECDD" w14:textId="77777777" w:rsidTr="009F210C">
              <w:trPr>
                <w:ins w:id="458" w:author="Adrian Gould" w:date="2023-08-28T16:11:00Z"/>
              </w:trPr>
              <w:tc>
                <w:tcPr>
                  <w:tcW w:w="2890" w:type="dxa"/>
                  <w:shd w:val="clear" w:color="auto" w:fill="000000" w:themeFill="text1"/>
                </w:tcPr>
                <w:bookmarkEnd w:id="452"/>
                <w:p w14:paraId="61BE3E46" w14:textId="29A494BB" w:rsidR="003608DC" w:rsidRPr="009F210C" w:rsidRDefault="003608DC">
                  <w:pPr>
                    <w:spacing w:before="0" w:after="0" w:line="240" w:lineRule="auto"/>
                    <w:jc w:val="center"/>
                    <w:rPr>
                      <w:ins w:id="459" w:author="Adrian Gould" w:date="2023-08-28T16:11:00Z"/>
                      <w:b/>
                      <w:bCs w:val="0"/>
                      <w:color w:val="F2F2F2" w:themeColor="background1" w:themeShade="F2"/>
                      <w:rPrChange w:id="460" w:author="Adrian Gould" w:date="2023-08-28T16:57:00Z">
                        <w:rPr>
                          <w:ins w:id="461" w:author="Adrian Gould" w:date="2023-08-28T16:11:00Z"/>
                        </w:rPr>
                      </w:rPrChange>
                    </w:rPr>
                    <w:pPrChange w:id="462" w:author="Adrian Gould" w:date="2023-08-28T16:58:00Z">
                      <w:pPr/>
                    </w:pPrChange>
                  </w:pPr>
                  <w:ins w:id="463" w:author="Adrian Gould" w:date="2023-08-28T16:11:00Z">
                    <w:r w:rsidRPr="009F210C">
                      <w:rPr>
                        <w:b/>
                        <w:bCs w:val="0"/>
                        <w:color w:val="F2F2F2" w:themeColor="background1" w:themeShade="F2"/>
                        <w:rPrChange w:id="464" w:author="Adrian Gould" w:date="2023-08-28T16:57:00Z">
                          <w:rPr/>
                        </w:rPrChange>
                      </w:rPr>
                      <w:t>Name for Colour</w:t>
                    </w:r>
                  </w:ins>
                </w:p>
              </w:tc>
              <w:tc>
                <w:tcPr>
                  <w:tcW w:w="2552" w:type="dxa"/>
                  <w:shd w:val="clear" w:color="auto" w:fill="000000" w:themeFill="text1"/>
                </w:tcPr>
                <w:p w14:paraId="5A67E728" w14:textId="4B2DF2B6" w:rsidR="003608DC" w:rsidRPr="009F210C" w:rsidRDefault="003608DC">
                  <w:pPr>
                    <w:spacing w:before="0" w:after="0" w:line="240" w:lineRule="auto"/>
                    <w:jc w:val="center"/>
                    <w:rPr>
                      <w:ins w:id="465" w:author="Adrian Gould" w:date="2023-08-28T16:11:00Z"/>
                      <w:b/>
                      <w:bCs w:val="0"/>
                      <w:color w:val="F2F2F2" w:themeColor="background1" w:themeShade="F2"/>
                      <w:rPrChange w:id="466" w:author="Adrian Gould" w:date="2023-08-28T16:57:00Z">
                        <w:rPr>
                          <w:ins w:id="467" w:author="Adrian Gould" w:date="2023-08-28T16:11:00Z"/>
                        </w:rPr>
                      </w:rPrChange>
                    </w:rPr>
                    <w:pPrChange w:id="468" w:author="Adrian Gould" w:date="2023-08-28T16:58:00Z">
                      <w:pPr/>
                    </w:pPrChange>
                  </w:pPr>
                  <w:ins w:id="469" w:author="Adrian Gould" w:date="2023-08-28T16:11:00Z">
                    <w:r w:rsidRPr="009F210C">
                      <w:rPr>
                        <w:b/>
                        <w:bCs w:val="0"/>
                        <w:color w:val="F2F2F2" w:themeColor="background1" w:themeShade="F2"/>
                        <w:rPrChange w:id="470" w:author="Adrian Gould" w:date="2023-08-28T16:57:00Z">
                          <w:rPr/>
                        </w:rPrChange>
                      </w:rPr>
                      <w:t>RGB</w:t>
                    </w:r>
                  </w:ins>
                  <w:ins w:id="471" w:author="Adrian Gould" w:date="2023-08-28T16:12:00Z">
                    <w:r w:rsidRPr="009F210C">
                      <w:rPr>
                        <w:b/>
                        <w:bCs w:val="0"/>
                        <w:color w:val="F2F2F2" w:themeColor="background1" w:themeShade="F2"/>
                        <w:rPrChange w:id="472" w:author="Adrian Gould" w:date="2023-08-28T16:57:00Z">
                          <w:rPr/>
                        </w:rPrChange>
                      </w:rPr>
                      <w:t xml:space="preserve"> </w:t>
                    </w:r>
                  </w:ins>
                  <w:ins w:id="473" w:author="Adrian Gould" w:date="2023-08-28T16:11:00Z">
                    <w:r w:rsidRPr="009F210C">
                      <w:rPr>
                        <w:b/>
                        <w:bCs w:val="0"/>
                        <w:color w:val="F2F2F2" w:themeColor="background1" w:themeShade="F2"/>
                        <w:rPrChange w:id="474" w:author="Adrian Gould" w:date="2023-08-28T16:57:00Z">
                          <w:rPr/>
                        </w:rPrChange>
                      </w:rPr>
                      <w:t>(</w:t>
                    </w:r>
                    <w:proofErr w:type="spellStart"/>
                    <w:r w:rsidRPr="009F210C">
                      <w:rPr>
                        <w:b/>
                        <w:bCs w:val="0"/>
                        <w:color w:val="F2F2F2" w:themeColor="background1" w:themeShade="F2"/>
                        <w:rPrChange w:id="475" w:author="Adrian Gould" w:date="2023-08-28T16:57:00Z">
                          <w:rPr/>
                        </w:rPrChange>
                      </w:rPr>
                      <w:t>rrr</w:t>
                    </w:r>
                    <w:proofErr w:type="spellEnd"/>
                    <w:r w:rsidRPr="009F210C">
                      <w:rPr>
                        <w:b/>
                        <w:bCs w:val="0"/>
                        <w:color w:val="F2F2F2" w:themeColor="background1" w:themeShade="F2"/>
                        <w:rPrChange w:id="476" w:author="Adrian Gould" w:date="2023-08-28T16:57:00Z">
                          <w:rPr/>
                        </w:rPrChange>
                      </w:rPr>
                      <w:t xml:space="preserve">, </w:t>
                    </w:r>
                    <w:proofErr w:type="spellStart"/>
                    <w:r w:rsidRPr="009F210C">
                      <w:rPr>
                        <w:b/>
                        <w:bCs w:val="0"/>
                        <w:color w:val="F2F2F2" w:themeColor="background1" w:themeShade="F2"/>
                        <w:rPrChange w:id="477" w:author="Adrian Gould" w:date="2023-08-28T16:57:00Z">
                          <w:rPr/>
                        </w:rPrChange>
                      </w:rPr>
                      <w:t>ggg</w:t>
                    </w:r>
                    <w:proofErr w:type="spellEnd"/>
                    <w:r w:rsidRPr="009F210C">
                      <w:rPr>
                        <w:b/>
                        <w:bCs w:val="0"/>
                        <w:color w:val="F2F2F2" w:themeColor="background1" w:themeShade="F2"/>
                        <w:rPrChange w:id="478" w:author="Adrian Gould" w:date="2023-08-28T16:57:00Z">
                          <w:rPr/>
                        </w:rPrChange>
                      </w:rPr>
                      <w:t xml:space="preserve">, </w:t>
                    </w:r>
                    <w:proofErr w:type="spellStart"/>
                    <w:r w:rsidRPr="009F210C">
                      <w:rPr>
                        <w:b/>
                        <w:bCs w:val="0"/>
                        <w:color w:val="F2F2F2" w:themeColor="background1" w:themeShade="F2"/>
                        <w:rPrChange w:id="479" w:author="Adrian Gould" w:date="2023-08-28T16:57:00Z">
                          <w:rPr/>
                        </w:rPrChange>
                      </w:rPr>
                      <w:t>bbb</w:t>
                    </w:r>
                    <w:proofErr w:type="spellEnd"/>
                    <w:r w:rsidRPr="009F210C">
                      <w:rPr>
                        <w:b/>
                        <w:bCs w:val="0"/>
                        <w:color w:val="F2F2F2" w:themeColor="background1" w:themeShade="F2"/>
                        <w:rPrChange w:id="480" w:author="Adrian Gould" w:date="2023-08-28T16:57:00Z">
                          <w:rPr/>
                        </w:rPrChange>
                      </w:rPr>
                      <w:t>)</w:t>
                    </w:r>
                  </w:ins>
                </w:p>
              </w:tc>
              <w:tc>
                <w:tcPr>
                  <w:tcW w:w="1842" w:type="dxa"/>
                  <w:shd w:val="clear" w:color="auto" w:fill="000000" w:themeFill="text1"/>
                </w:tcPr>
                <w:p w14:paraId="14F51724" w14:textId="4E8E03FB" w:rsidR="003608DC" w:rsidRPr="009F210C" w:rsidRDefault="003608DC">
                  <w:pPr>
                    <w:spacing w:before="0" w:after="0" w:line="240" w:lineRule="auto"/>
                    <w:jc w:val="center"/>
                    <w:rPr>
                      <w:ins w:id="481" w:author="Adrian Gould" w:date="2023-08-28T16:52:00Z"/>
                      <w:b/>
                      <w:bCs w:val="0"/>
                      <w:color w:val="F2F2F2" w:themeColor="background1" w:themeShade="F2"/>
                      <w:rPrChange w:id="482" w:author="Adrian Gould" w:date="2023-08-28T16:57:00Z">
                        <w:rPr>
                          <w:ins w:id="483" w:author="Adrian Gould" w:date="2023-08-28T16:52:00Z"/>
                        </w:rPr>
                      </w:rPrChange>
                    </w:rPr>
                    <w:pPrChange w:id="484" w:author="Adrian Gould" w:date="2023-08-28T16:58:00Z">
                      <w:pPr>
                        <w:jc w:val="center"/>
                      </w:pPr>
                    </w:pPrChange>
                  </w:pPr>
                  <w:ins w:id="485" w:author="Adrian Gould" w:date="2023-08-28T16:53:00Z">
                    <w:r w:rsidRPr="009F210C">
                      <w:rPr>
                        <w:b/>
                        <w:bCs w:val="0"/>
                        <w:color w:val="F2F2F2" w:themeColor="background1" w:themeShade="F2"/>
                        <w:rPrChange w:id="486" w:author="Adrian Gould" w:date="2023-08-28T16:57:00Z">
                          <w:rPr/>
                        </w:rPrChange>
                      </w:rPr>
                      <w:t>HEX (#rrggbb)</w:t>
                    </w:r>
                  </w:ins>
                </w:p>
              </w:tc>
              <w:tc>
                <w:tcPr>
                  <w:tcW w:w="1031" w:type="dxa"/>
                  <w:shd w:val="clear" w:color="auto" w:fill="000000" w:themeFill="text1"/>
                </w:tcPr>
                <w:p w14:paraId="5F1BE0AA" w14:textId="665A12F5" w:rsidR="003608DC" w:rsidRPr="009F210C" w:rsidRDefault="003608DC">
                  <w:pPr>
                    <w:spacing w:before="0" w:after="0" w:line="240" w:lineRule="auto"/>
                    <w:jc w:val="center"/>
                    <w:rPr>
                      <w:ins w:id="487" w:author="Adrian Gould" w:date="2023-08-28T16:11:00Z"/>
                      <w:b/>
                      <w:bCs w:val="0"/>
                      <w:color w:val="F2F2F2" w:themeColor="background1" w:themeShade="F2"/>
                      <w:rPrChange w:id="488" w:author="Adrian Gould" w:date="2023-08-28T16:57:00Z">
                        <w:rPr>
                          <w:ins w:id="489" w:author="Adrian Gould" w:date="2023-08-28T16:11:00Z"/>
                        </w:rPr>
                      </w:rPrChange>
                    </w:rPr>
                    <w:pPrChange w:id="490" w:author="Adrian Gould" w:date="2023-08-28T16:58:00Z">
                      <w:pPr/>
                    </w:pPrChange>
                  </w:pPr>
                  <w:ins w:id="491" w:author="Adrian Gould" w:date="2023-08-28T16:53:00Z">
                    <w:r w:rsidRPr="009F210C">
                      <w:rPr>
                        <w:b/>
                        <w:bCs w:val="0"/>
                        <w:color w:val="F2F2F2" w:themeColor="background1" w:themeShade="F2"/>
                        <w:rPrChange w:id="492" w:author="Adrian Gould" w:date="2023-08-28T16:57:00Z">
                          <w:rPr/>
                        </w:rPrChange>
                      </w:rPr>
                      <w:t>Sample</w:t>
                    </w:r>
                  </w:ins>
                </w:p>
              </w:tc>
            </w:tr>
            <w:tr w:rsidR="003608DC" w14:paraId="158C897F" w14:textId="77777777" w:rsidTr="009F210C">
              <w:tblPrEx>
                <w:tblW w:w="5000" w:type="pct"/>
                <w:tblLayout w:type="fixed"/>
                <w:tblPrExChange w:id="493" w:author="Adrian Gould" w:date="2023-08-28T16:57:00Z">
                  <w:tblPrEx>
                    <w:tblW w:w="5000" w:type="pct"/>
                    <w:tblLayout w:type="fixed"/>
                  </w:tblPrEx>
                </w:tblPrExChange>
              </w:tblPrEx>
              <w:trPr>
                <w:ins w:id="494" w:author="Adrian Gould" w:date="2023-08-28T16:54:00Z"/>
              </w:trPr>
              <w:tc>
                <w:tcPr>
                  <w:tcW w:w="2890" w:type="dxa"/>
                  <w:tcPrChange w:id="495" w:author="Adrian Gould" w:date="2023-08-28T16:57:00Z">
                    <w:tcPr>
                      <w:tcW w:w="2890" w:type="dxa"/>
                    </w:tcPr>
                  </w:tcPrChange>
                </w:tcPr>
                <w:p w14:paraId="2F2E0C5D" w14:textId="3D1C8578" w:rsidR="003608DC" w:rsidRDefault="003608DC">
                  <w:pPr>
                    <w:pStyle w:val="Code"/>
                    <w:spacing w:before="0" w:after="0" w:line="240" w:lineRule="auto"/>
                    <w:rPr>
                      <w:ins w:id="496" w:author="Adrian Gould" w:date="2023-08-28T16:54:00Z"/>
                    </w:rPr>
                    <w:pPrChange w:id="497" w:author="Adrian Gould" w:date="2023-08-28T16:58:00Z">
                      <w:pPr>
                        <w:pStyle w:val="Code"/>
                      </w:pPr>
                    </w:pPrChange>
                  </w:pPr>
                  <w:ins w:id="498" w:author="Adrian Gould" w:date="2023-08-28T16:54:00Z">
                    <w:r>
                      <w:t>S</w:t>
                    </w:r>
                  </w:ins>
                  <w:ins w:id="499" w:author="Adrian Gould" w:date="2023-08-28T16:55:00Z">
                    <w:r>
                      <w:t>AMPLE COLOUR</w:t>
                    </w:r>
                  </w:ins>
                </w:p>
              </w:tc>
              <w:tc>
                <w:tcPr>
                  <w:tcW w:w="2552" w:type="dxa"/>
                  <w:tcPrChange w:id="500" w:author="Adrian Gould" w:date="2023-08-28T16:57:00Z">
                    <w:tcPr>
                      <w:tcW w:w="2552" w:type="dxa"/>
                    </w:tcPr>
                  </w:tcPrChange>
                </w:tcPr>
                <w:p w14:paraId="149D148B" w14:textId="49EE260D" w:rsidR="003608DC" w:rsidRDefault="009F210C">
                  <w:pPr>
                    <w:pStyle w:val="Code"/>
                    <w:spacing w:before="0" w:after="0" w:line="240" w:lineRule="auto"/>
                    <w:rPr>
                      <w:ins w:id="501" w:author="Adrian Gould" w:date="2023-08-28T16:54:00Z"/>
                    </w:rPr>
                    <w:pPrChange w:id="502" w:author="Adrian Gould" w:date="2023-08-28T16:58:00Z">
                      <w:pPr>
                        <w:pStyle w:val="Code"/>
                      </w:pPr>
                    </w:pPrChange>
                  </w:pPr>
                  <w:ins w:id="503" w:author="Adrian Gould" w:date="2023-08-28T16:56:00Z">
                    <w:r>
                      <w:t>1</w:t>
                    </w:r>
                    <w:r w:rsidRPr="009F210C">
                      <w:t>07,6,102</w:t>
                    </w:r>
                  </w:ins>
                </w:p>
              </w:tc>
              <w:tc>
                <w:tcPr>
                  <w:tcW w:w="1842" w:type="dxa"/>
                  <w:tcPrChange w:id="504" w:author="Adrian Gould" w:date="2023-08-28T16:57:00Z">
                    <w:tcPr>
                      <w:tcW w:w="1842" w:type="dxa"/>
                    </w:tcPr>
                  </w:tcPrChange>
                </w:tcPr>
                <w:p w14:paraId="6929DA48" w14:textId="66B68193" w:rsidR="003608DC" w:rsidRDefault="009F210C">
                  <w:pPr>
                    <w:pStyle w:val="Code"/>
                    <w:spacing w:before="0" w:after="0" w:line="240" w:lineRule="auto"/>
                    <w:rPr>
                      <w:ins w:id="505" w:author="Adrian Gould" w:date="2023-08-28T16:54:00Z"/>
                    </w:rPr>
                    <w:pPrChange w:id="506" w:author="Adrian Gould" w:date="2023-08-28T16:58:00Z">
                      <w:pPr>
                        <w:pStyle w:val="Code"/>
                      </w:pPr>
                    </w:pPrChange>
                  </w:pPr>
                  <w:ins w:id="507" w:author="Adrian Gould" w:date="2023-08-28T16:56:00Z">
                    <w:r>
                      <w:t>#</w:t>
                    </w:r>
                    <w:r w:rsidRPr="009F210C">
                      <w:t>6B0666</w:t>
                    </w:r>
                  </w:ins>
                </w:p>
              </w:tc>
              <w:tc>
                <w:tcPr>
                  <w:tcW w:w="1031" w:type="dxa"/>
                  <w:shd w:val="clear" w:color="auto" w:fill="6B0666"/>
                  <w:tcPrChange w:id="508" w:author="Adrian Gould" w:date="2023-08-28T16:57:00Z">
                    <w:tcPr>
                      <w:tcW w:w="1031" w:type="dxa"/>
                      <w:shd w:val="clear" w:color="auto" w:fill="FFFFFF" w:themeFill="background1"/>
                    </w:tcPr>
                  </w:tcPrChange>
                </w:tcPr>
                <w:p w14:paraId="05A7E86E" w14:textId="77777777" w:rsidR="003608DC" w:rsidRDefault="003608DC">
                  <w:pPr>
                    <w:spacing w:before="0" w:after="0" w:line="240" w:lineRule="auto"/>
                    <w:rPr>
                      <w:ins w:id="509" w:author="Adrian Gould" w:date="2023-08-28T16:54:00Z"/>
                    </w:rPr>
                    <w:pPrChange w:id="510" w:author="Adrian Gould" w:date="2023-08-28T16:58:00Z">
                      <w:pPr/>
                    </w:pPrChange>
                  </w:pPr>
                </w:p>
              </w:tc>
            </w:tr>
            <w:tr w:rsidR="003608DC" w14:paraId="4B4BC85F" w14:textId="77777777" w:rsidTr="003608DC">
              <w:tblPrEx>
                <w:tblW w:w="5000" w:type="pct"/>
                <w:tblLayout w:type="fixed"/>
                <w:tblPrExChange w:id="511" w:author="Adrian Gould" w:date="2023-08-28T16:54:00Z">
                  <w:tblPrEx>
                    <w:tblW w:w="5000" w:type="pct"/>
                    <w:tblLayout w:type="fixed"/>
                  </w:tblPrEx>
                </w:tblPrExChange>
              </w:tblPrEx>
              <w:trPr>
                <w:ins w:id="512" w:author="Adrian Gould" w:date="2023-08-28T16:11:00Z"/>
              </w:trPr>
              <w:tc>
                <w:tcPr>
                  <w:tcW w:w="2890" w:type="dxa"/>
                  <w:tcPrChange w:id="513" w:author="Adrian Gould" w:date="2023-08-28T16:54:00Z">
                    <w:tcPr>
                      <w:tcW w:w="2890" w:type="dxa"/>
                    </w:tcPr>
                  </w:tcPrChange>
                </w:tcPr>
                <w:p w14:paraId="0E4AD0B7" w14:textId="370C524E" w:rsidR="003608DC" w:rsidRDefault="003608DC">
                  <w:pPr>
                    <w:pStyle w:val="Code"/>
                    <w:spacing w:before="0" w:after="0" w:line="240" w:lineRule="auto"/>
                    <w:rPr>
                      <w:ins w:id="514" w:author="Adrian Gould" w:date="2023-08-28T16:11:00Z"/>
                    </w:rPr>
                    <w:pPrChange w:id="515" w:author="Adrian Gould" w:date="2023-08-28T16:58:00Z">
                      <w:pPr/>
                    </w:pPrChange>
                  </w:pPr>
                  <w:ins w:id="516" w:author="Adrian Gould" w:date="2023-08-28T16:12:00Z">
                    <w:r>
                      <w:t>white</w:t>
                    </w:r>
                  </w:ins>
                </w:p>
              </w:tc>
              <w:tc>
                <w:tcPr>
                  <w:tcW w:w="2552" w:type="dxa"/>
                  <w:tcPrChange w:id="517" w:author="Adrian Gould" w:date="2023-08-28T16:54:00Z">
                    <w:tcPr>
                      <w:tcW w:w="2552" w:type="dxa"/>
                    </w:tcPr>
                  </w:tcPrChange>
                </w:tcPr>
                <w:p w14:paraId="6735C3BC" w14:textId="1564D837" w:rsidR="003608DC" w:rsidRDefault="003608DC">
                  <w:pPr>
                    <w:pStyle w:val="Code"/>
                    <w:spacing w:before="0" w:after="0" w:line="240" w:lineRule="auto"/>
                    <w:rPr>
                      <w:ins w:id="518" w:author="Adrian Gould" w:date="2023-08-28T16:11:00Z"/>
                    </w:rPr>
                    <w:pPrChange w:id="519" w:author="Adrian Gould" w:date="2023-08-28T16:58:00Z">
                      <w:pPr/>
                    </w:pPrChange>
                  </w:pPr>
                  <w:ins w:id="520" w:author="Adrian Gould" w:date="2023-08-28T16:13:00Z">
                    <w:r>
                      <w:t>255, 255, 255</w:t>
                    </w:r>
                  </w:ins>
                </w:p>
              </w:tc>
              <w:tc>
                <w:tcPr>
                  <w:tcW w:w="1842" w:type="dxa"/>
                  <w:tcPrChange w:id="521" w:author="Adrian Gould" w:date="2023-08-28T16:54:00Z">
                    <w:tcPr>
                      <w:tcW w:w="1842" w:type="dxa"/>
                    </w:tcPr>
                  </w:tcPrChange>
                </w:tcPr>
                <w:p w14:paraId="3038DA0D" w14:textId="393B8EC6" w:rsidR="003608DC" w:rsidRDefault="003608DC">
                  <w:pPr>
                    <w:pStyle w:val="Code"/>
                    <w:spacing w:before="0" w:after="0" w:line="240" w:lineRule="auto"/>
                    <w:rPr>
                      <w:ins w:id="522" w:author="Adrian Gould" w:date="2023-08-28T16:52:00Z"/>
                    </w:rPr>
                    <w:pPrChange w:id="523" w:author="Adrian Gould" w:date="2023-08-28T16:58:00Z">
                      <w:pPr>
                        <w:pStyle w:val="Code"/>
                      </w:pPr>
                    </w:pPrChange>
                  </w:pPr>
                  <w:ins w:id="524" w:author="Adrian Gould" w:date="2023-08-28T16:53:00Z">
                    <w:r>
                      <w:t>#ffffff</w:t>
                    </w:r>
                  </w:ins>
                </w:p>
              </w:tc>
              <w:tc>
                <w:tcPr>
                  <w:tcW w:w="1031" w:type="dxa"/>
                  <w:shd w:val="clear" w:color="auto" w:fill="FFFFFF" w:themeFill="background1"/>
                  <w:tcPrChange w:id="525" w:author="Adrian Gould" w:date="2023-08-28T16:54:00Z">
                    <w:tcPr>
                      <w:tcW w:w="1031" w:type="dxa"/>
                    </w:tcPr>
                  </w:tcPrChange>
                </w:tcPr>
                <w:p w14:paraId="14A2F989" w14:textId="7D88B10A" w:rsidR="003608DC" w:rsidRDefault="003608DC">
                  <w:pPr>
                    <w:spacing w:before="0" w:after="0" w:line="240" w:lineRule="auto"/>
                    <w:rPr>
                      <w:ins w:id="526" w:author="Adrian Gould" w:date="2023-08-28T16:11:00Z"/>
                    </w:rPr>
                    <w:pPrChange w:id="527" w:author="Adrian Gould" w:date="2023-08-28T16:58:00Z">
                      <w:pPr/>
                    </w:pPrChange>
                  </w:pPr>
                </w:p>
              </w:tc>
            </w:tr>
            <w:tr w:rsidR="003608DC" w14:paraId="72B76FF2" w14:textId="77777777" w:rsidTr="003608DC">
              <w:tblPrEx>
                <w:tblW w:w="5000" w:type="pct"/>
                <w:tblLayout w:type="fixed"/>
                <w:tblPrExChange w:id="528" w:author="Adrian Gould" w:date="2023-08-28T16:54:00Z">
                  <w:tblPrEx>
                    <w:tblW w:w="5000" w:type="pct"/>
                    <w:tblLayout w:type="fixed"/>
                  </w:tblPrEx>
                </w:tblPrExChange>
              </w:tblPrEx>
              <w:trPr>
                <w:ins w:id="529" w:author="Adrian Gould" w:date="2023-08-28T16:11:00Z"/>
              </w:trPr>
              <w:tc>
                <w:tcPr>
                  <w:tcW w:w="2890" w:type="dxa"/>
                  <w:tcPrChange w:id="530" w:author="Adrian Gould" w:date="2023-08-28T16:54:00Z">
                    <w:tcPr>
                      <w:tcW w:w="2890" w:type="dxa"/>
                    </w:tcPr>
                  </w:tcPrChange>
                </w:tcPr>
                <w:p w14:paraId="3552C8EB" w14:textId="38038603" w:rsidR="003608DC" w:rsidRDefault="003608DC">
                  <w:pPr>
                    <w:pStyle w:val="Code"/>
                    <w:spacing w:before="0" w:after="0" w:line="240" w:lineRule="auto"/>
                    <w:rPr>
                      <w:ins w:id="531" w:author="Adrian Gould" w:date="2023-08-28T16:11:00Z"/>
                    </w:rPr>
                    <w:pPrChange w:id="532" w:author="Adrian Gould" w:date="2023-08-28T16:58:00Z">
                      <w:pPr/>
                    </w:pPrChange>
                  </w:pPr>
                  <w:ins w:id="533" w:author="Adrian Gould" w:date="2023-08-28T16:12:00Z">
                    <w:r>
                      <w:t>black</w:t>
                    </w:r>
                  </w:ins>
                </w:p>
              </w:tc>
              <w:tc>
                <w:tcPr>
                  <w:tcW w:w="2552" w:type="dxa"/>
                  <w:tcPrChange w:id="534" w:author="Adrian Gould" w:date="2023-08-28T16:54:00Z">
                    <w:tcPr>
                      <w:tcW w:w="2552" w:type="dxa"/>
                    </w:tcPr>
                  </w:tcPrChange>
                </w:tcPr>
                <w:p w14:paraId="43F2A222" w14:textId="0D36A361" w:rsidR="003608DC" w:rsidRDefault="003608DC" w:rsidP="0071120E">
                  <w:pPr>
                    <w:pStyle w:val="Code"/>
                    <w:spacing w:before="0" w:after="0" w:line="240" w:lineRule="auto"/>
                    <w:ind w:firstLineChars="100" w:firstLine="220"/>
                    <w:rPr>
                      <w:ins w:id="535" w:author="Adrian Gould" w:date="2023-08-28T16:11:00Z"/>
                    </w:rPr>
                    <w:pPrChange w:id="536" w:author="Adrian Gould" w:date="2023-08-28T16:58:00Z">
                      <w:pPr/>
                    </w:pPrChange>
                  </w:pPr>
                  <w:proofErr w:type="gramStart"/>
                  <w:ins w:id="537" w:author="Adrian Gould" w:date="2023-08-28T16:13:00Z">
                    <w:r>
                      <w:t xml:space="preserve">0, </w:t>
                    </w:r>
                  </w:ins>
                  <w:r w:rsidR="0071120E">
                    <w:t xml:space="preserve">  </w:t>
                  </w:r>
                  <w:proofErr w:type="gramEnd"/>
                  <w:ins w:id="538" w:author="Adrian Gould" w:date="2023-08-28T16:13:00Z">
                    <w:r>
                      <w:t xml:space="preserve">0, </w:t>
                    </w:r>
                  </w:ins>
                  <w:r w:rsidR="0071120E">
                    <w:t xml:space="preserve">  </w:t>
                  </w:r>
                  <w:ins w:id="539" w:author="Adrian Gould" w:date="2023-08-28T16:13:00Z">
                    <w:r>
                      <w:t>0</w:t>
                    </w:r>
                  </w:ins>
                </w:p>
              </w:tc>
              <w:tc>
                <w:tcPr>
                  <w:tcW w:w="1842" w:type="dxa"/>
                  <w:tcPrChange w:id="540" w:author="Adrian Gould" w:date="2023-08-28T16:54:00Z">
                    <w:tcPr>
                      <w:tcW w:w="1842" w:type="dxa"/>
                    </w:tcPr>
                  </w:tcPrChange>
                </w:tcPr>
                <w:p w14:paraId="1C68771C" w14:textId="3CE10C8F" w:rsidR="003608DC" w:rsidRDefault="003608DC">
                  <w:pPr>
                    <w:pStyle w:val="Code"/>
                    <w:spacing w:before="0" w:after="0" w:line="240" w:lineRule="auto"/>
                    <w:rPr>
                      <w:ins w:id="541" w:author="Adrian Gould" w:date="2023-08-28T16:52:00Z"/>
                    </w:rPr>
                    <w:pPrChange w:id="542" w:author="Adrian Gould" w:date="2023-08-28T16:58:00Z">
                      <w:pPr>
                        <w:pStyle w:val="Code"/>
                      </w:pPr>
                    </w:pPrChange>
                  </w:pPr>
                  <w:ins w:id="543" w:author="Adrian Gould" w:date="2023-08-28T16:53:00Z">
                    <w:r>
                      <w:t>#000000</w:t>
                    </w:r>
                  </w:ins>
                </w:p>
              </w:tc>
              <w:tc>
                <w:tcPr>
                  <w:tcW w:w="1031" w:type="dxa"/>
                  <w:shd w:val="clear" w:color="auto" w:fill="000000" w:themeFill="text1"/>
                  <w:tcPrChange w:id="544" w:author="Adrian Gould" w:date="2023-08-28T16:54:00Z">
                    <w:tcPr>
                      <w:tcW w:w="1031" w:type="dxa"/>
                    </w:tcPr>
                  </w:tcPrChange>
                </w:tcPr>
                <w:p w14:paraId="4E42C61F" w14:textId="36855B7A" w:rsidR="003608DC" w:rsidRDefault="003608DC">
                  <w:pPr>
                    <w:spacing w:before="0" w:after="0" w:line="240" w:lineRule="auto"/>
                    <w:rPr>
                      <w:ins w:id="545" w:author="Adrian Gould" w:date="2023-08-28T16:11:00Z"/>
                    </w:rPr>
                    <w:pPrChange w:id="546" w:author="Adrian Gould" w:date="2023-08-28T16:58:00Z">
                      <w:pPr/>
                    </w:pPrChange>
                  </w:pPr>
                </w:p>
              </w:tc>
            </w:tr>
            <w:tr w:rsidR="003608DC" w14:paraId="3119E5F3" w14:textId="77777777" w:rsidTr="005C57A3">
              <w:trPr>
                <w:ins w:id="547" w:author="Adrian Gould" w:date="2023-08-28T16:11:00Z"/>
              </w:trPr>
              <w:tc>
                <w:tcPr>
                  <w:tcW w:w="2890" w:type="dxa"/>
                </w:tcPr>
                <w:p w14:paraId="024E8B35" w14:textId="48C2803B" w:rsidR="003608DC" w:rsidRDefault="0071120E">
                  <w:pPr>
                    <w:pStyle w:val="Code"/>
                    <w:spacing w:before="0" w:after="0" w:line="240" w:lineRule="auto"/>
                    <w:rPr>
                      <w:ins w:id="548" w:author="Adrian Gould" w:date="2023-08-28T16:11:00Z"/>
                    </w:rPr>
                    <w:pPrChange w:id="549" w:author="Adrian Gould" w:date="2023-08-28T16:58:00Z">
                      <w:pPr/>
                    </w:pPrChange>
                  </w:pPr>
                  <w:r w:rsidRPr="0071120E">
                    <w:t>Bizarre</w:t>
                  </w:r>
                </w:p>
              </w:tc>
              <w:tc>
                <w:tcPr>
                  <w:tcW w:w="2552" w:type="dxa"/>
                </w:tcPr>
                <w:p w14:paraId="1A3F2023" w14:textId="6431F50D" w:rsidR="003608DC" w:rsidRPr="008A79C1" w:rsidRDefault="008A79C1">
                  <w:pPr>
                    <w:pStyle w:val="Code"/>
                    <w:spacing w:before="0" w:after="0" w:line="240" w:lineRule="auto"/>
                    <w:rPr>
                      <w:ins w:id="550" w:author="Adrian Gould" w:date="2023-08-28T16:11:00Z"/>
                      <w:rFonts w:eastAsiaTheme="minorEastAsia" w:hint="eastAsia"/>
                      <w:lang w:eastAsia="ko-KR"/>
                    </w:rPr>
                    <w:pPrChange w:id="551" w:author="Adrian Gould" w:date="2023-08-28T16:58:00Z">
                      <w:pPr/>
                    </w:pPrChange>
                  </w:pPr>
                  <w:r>
                    <w:rPr>
                      <w:rFonts w:eastAsiaTheme="minorEastAsia" w:hint="eastAsia"/>
                      <w:lang w:eastAsia="ko-KR"/>
                    </w:rPr>
                    <w:t>2</w:t>
                  </w:r>
                  <w:r>
                    <w:rPr>
                      <w:rFonts w:eastAsiaTheme="minorEastAsia"/>
                      <w:lang w:eastAsia="ko-KR"/>
                    </w:rPr>
                    <w:t>36, 217, 221</w:t>
                  </w:r>
                </w:p>
              </w:tc>
              <w:tc>
                <w:tcPr>
                  <w:tcW w:w="1842" w:type="dxa"/>
                </w:tcPr>
                <w:p w14:paraId="2A74C2FA" w14:textId="7B51EE8F" w:rsidR="003608DC" w:rsidRDefault="008A79C1">
                  <w:pPr>
                    <w:pStyle w:val="Code"/>
                    <w:spacing w:before="0" w:after="0" w:line="240" w:lineRule="auto"/>
                    <w:rPr>
                      <w:ins w:id="552" w:author="Adrian Gould" w:date="2023-08-28T16:52:00Z"/>
                    </w:rPr>
                    <w:pPrChange w:id="553" w:author="Adrian Gould" w:date="2023-08-28T16:58:00Z">
                      <w:pPr>
                        <w:pStyle w:val="Code"/>
                      </w:pPr>
                    </w:pPrChange>
                  </w:pPr>
                  <w:r w:rsidRPr="008A79C1">
                    <w:t>#ECD9DD</w:t>
                  </w:r>
                </w:p>
              </w:tc>
              <w:tc>
                <w:tcPr>
                  <w:tcW w:w="1031" w:type="dxa"/>
                  <w:shd w:val="clear" w:color="auto" w:fill="ECD9DD"/>
                </w:tcPr>
                <w:p w14:paraId="02C094D2" w14:textId="6EAE2956" w:rsidR="003608DC" w:rsidRDefault="003608DC">
                  <w:pPr>
                    <w:spacing w:before="0" w:after="0" w:line="240" w:lineRule="auto"/>
                    <w:rPr>
                      <w:ins w:id="554" w:author="Adrian Gould" w:date="2023-08-28T16:11:00Z"/>
                    </w:rPr>
                    <w:pPrChange w:id="555" w:author="Adrian Gould" w:date="2023-08-28T16:58:00Z">
                      <w:pPr/>
                    </w:pPrChange>
                  </w:pPr>
                </w:p>
              </w:tc>
            </w:tr>
            <w:tr w:rsidR="003608DC" w14:paraId="3A9BB0CF" w14:textId="77777777" w:rsidTr="005C57A3">
              <w:trPr>
                <w:ins w:id="556" w:author="Adrian Gould" w:date="2023-08-28T16:11:00Z"/>
              </w:trPr>
              <w:tc>
                <w:tcPr>
                  <w:tcW w:w="2890" w:type="dxa"/>
                </w:tcPr>
                <w:p w14:paraId="499774D2" w14:textId="35F732E3" w:rsidR="003608DC" w:rsidRDefault="008A79C1">
                  <w:pPr>
                    <w:pStyle w:val="Code"/>
                    <w:spacing w:before="0" w:after="0" w:line="240" w:lineRule="auto"/>
                    <w:rPr>
                      <w:ins w:id="557" w:author="Adrian Gould" w:date="2023-08-28T16:11:00Z"/>
                    </w:rPr>
                    <w:pPrChange w:id="558" w:author="Adrian Gould" w:date="2023-08-28T16:58:00Z">
                      <w:pPr/>
                    </w:pPrChange>
                  </w:pPr>
                  <w:r w:rsidRPr="008A79C1">
                    <w:t>Blue Chalk</w:t>
                  </w:r>
                </w:p>
              </w:tc>
              <w:tc>
                <w:tcPr>
                  <w:tcW w:w="2552" w:type="dxa"/>
                </w:tcPr>
                <w:p w14:paraId="52696917" w14:textId="5E385DBA" w:rsidR="003608DC" w:rsidRDefault="008A79C1">
                  <w:pPr>
                    <w:pStyle w:val="Code"/>
                    <w:spacing w:before="0" w:after="0" w:line="240" w:lineRule="auto"/>
                    <w:rPr>
                      <w:ins w:id="559" w:author="Adrian Gould" w:date="2023-08-28T16:11:00Z"/>
                    </w:rPr>
                    <w:pPrChange w:id="560" w:author="Adrian Gould" w:date="2023-08-28T16:58:00Z">
                      <w:pPr/>
                    </w:pPrChange>
                  </w:pPr>
                  <w:r w:rsidRPr="008A79C1">
                    <w:t>243, 240, 248</w:t>
                  </w:r>
                </w:p>
              </w:tc>
              <w:tc>
                <w:tcPr>
                  <w:tcW w:w="1842" w:type="dxa"/>
                </w:tcPr>
                <w:p w14:paraId="3881A61B" w14:textId="5EA10A7A" w:rsidR="003608DC" w:rsidRDefault="005C57A3">
                  <w:pPr>
                    <w:pStyle w:val="Code"/>
                    <w:spacing w:before="0" w:after="0" w:line="240" w:lineRule="auto"/>
                    <w:rPr>
                      <w:ins w:id="561" w:author="Adrian Gould" w:date="2023-08-28T16:52:00Z"/>
                    </w:rPr>
                    <w:pPrChange w:id="562" w:author="Adrian Gould" w:date="2023-08-28T16:58:00Z">
                      <w:pPr>
                        <w:pStyle w:val="Code"/>
                      </w:pPr>
                    </w:pPrChange>
                  </w:pPr>
                  <w:r w:rsidRPr="005C57A3">
                    <w:t>#F3F0F8</w:t>
                  </w:r>
                </w:p>
              </w:tc>
              <w:tc>
                <w:tcPr>
                  <w:tcW w:w="1031" w:type="dxa"/>
                  <w:shd w:val="clear" w:color="auto" w:fill="F3F0F8"/>
                </w:tcPr>
                <w:p w14:paraId="30F1782A" w14:textId="5C68B8AD" w:rsidR="003608DC" w:rsidRDefault="003608DC">
                  <w:pPr>
                    <w:spacing w:before="0" w:after="0" w:line="240" w:lineRule="auto"/>
                    <w:rPr>
                      <w:ins w:id="563" w:author="Adrian Gould" w:date="2023-08-28T16:11:00Z"/>
                    </w:rPr>
                    <w:pPrChange w:id="564" w:author="Adrian Gould" w:date="2023-08-28T16:58:00Z">
                      <w:pPr/>
                    </w:pPrChange>
                  </w:pPr>
                </w:p>
              </w:tc>
            </w:tr>
            <w:tr w:rsidR="003608DC" w14:paraId="45108207" w14:textId="77777777" w:rsidTr="005C57A3">
              <w:trPr>
                <w:ins w:id="565" w:author="Adrian Gould" w:date="2023-08-28T16:12:00Z"/>
              </w:trPr>
              <w:tc>
                <w:tcPr>
                  <w:tcW w:w="2890" w:type="dxa"/>
                </w:tcPr>
                <w:p w14:paraId="21F77B38" w14:textId="285F0567" w:rsidR="003608DC" w:rsidRDefault="008A79C1">
                  <w:pPr>
                    <w:pStyle w:val="Code"/>
                    <w:spacing w:before="0" w:after="0" w:line="240" w:lineRule="auto"/>
                    <w:rPr>
                      <w:ins w:id="566" w:author="Adrian Gould" w:date="2023-08-28T16:12:00Z"/>
                    </w:rPr>
                    <w:pPrChange w:id="567" w:author="Adrian Gould" w:date="2023-08-28T16:58:00Z">
                      <w:pPr/>
                    </w:pPrChange>
                  </w:pPr>
                  <w:r w:rsidRPr="008A79C1">
                    <w:t>Canary</w:t>
                  </w:r>
                </w:p>
              </w:tc>
              <w:tc>
                <w:tcPr>
                  <w:tcW w:w="2552" w:type="dxa"/>
                </w:tcPr>
                <w:p w14:paraId="2E3ECD7D" w14:textId="57EAEA32" w:rsidR="003608DC" w:rsidRDefault="008A79C1" w:rsidP="008A79C1">
                  <w:pPr>
                    <w:pStyle w:val="Code"/>
                    <w:spacing w:before="0" w:after="0" w:line="240" w:lineRule="auto"/>
                    <w:jc w:val="center"/>
                    <w:rPr>
                      <w:ins w:id="568" w:author="Adrian Gould" w:date="2023-08-28T16:12:00Z"/>
                    </w:rPr>
                    <w:pPrChange w:id="569" w:author="Adrian Gould" w:date="2023-08-28T16:58:00Z">
                      <w:pPr/>
                    </w:pPrChange>
                  </w:pPr>
                  <w:r w:rsidRPr="008A79C1">
                    <w:t>255, 255, 159</w:t>
                  </w:r>
                </w:p>
              </w:tc>
              <w:tc>
                <w:tcPr>
                  <w:tcW w:w="1842" w:type="dxa"/>
                </w:tcPr>
                <w:p w14:paraId="604D083C" w14:textId="07A4E5EA" w:rsidR="003608DC" w:rsidRDefault="005C57A3">
                  <w:pPr>
                    <w:pStyle w:val="Code"/>
                    <w:spacing w:before="0" w:after="0" w:line="240" w:lineRule="auto"/>
                    <w:rPr>
                      <w:ins w:id="570" w:author="Adrian Gould" w:date="2023-08-28T16:52:00Z"/>
                    </w:rPr>
                    <w:pPrChange w:id="571" w:author="Adrian Gould" w:date="2023-08-28T16:58:00Z">
                      <w:pPr>
                        <w:pStyle w:val="Code"/>
                      </w:pPr>
                    </w:pPrChange>
                  </w:pPr>
                  <w:r w:rsidRPr="005C57A3">
                    <w:t>#FFFF9F</w:t>
                  </w:r>
                </w:p>
              </w:tc>
              <w:tc>
                <w:tcPr>
                  <w:tcW w:w="1031" w:type="dxa"/>
                  <w:shd w:val="clear" w:color="auto" w:fill="FFFF9F"/>
                </w:tcPr>
                <w:p w14:paraId="3A5E0C74" w14:textId="60CE2ACE" w:rsidR="003608DC" w:rsidRDefault="003608DC">
                  <w:pPr>
                    <w:spacing w:before="0" w:after="0" w:line="240" w:lineRule="auto"/>
                    <w:rPr>
                      <w:ins w:id="572" w:author="Adrian Gould" w:date="2023-08-28T16:12:00Z"/>
                    </w:rPr>
                    <w:pPrChange w:id="573" w:author="Adrian Gould" w:date="2023-08-28T16:58:00Z">
                      <w:pPr/>
                    </w:pPrChange>
                  </w:pPr>
                </w:p>
              </w:tc>
            </w:tr>
            <w:tr w:rsidR="003608DC" w14:paraId="6D3B773D" w14:textId="77777777" w:rsidTr="005C57A3">
              <w:trPr>
                <w:ins w:id="574" w:author="Adrian Gould" w:date="2023-08-28T16:12:00Z"/>
              </w:trPr>
              <w:tc>
                <w:tcPr>
                  <w:tcW w:w="2890" w:type="dxa"/>
                </w:tcPr>
                <w:p w14:paraId="57DCDCF0" w14:textId="0D597EEF" w:rsidR="003608DC" w:rsidRDefault="008A79C1" w:rsidP="008A79C1">
                  <w:pPr>
                    <w:pStyle w:val="Code"/>
                    <w:spacing w:before="0" w:after="0" w:line="240" w:lineRule="auto"/>
                    <w:rPr>
                      <w:ins w:id="575" w:author="Adrian Gould" w:date="2023-08-28T16:12:00Z"/>
                    </w:rPr>
                    <w:pPrChange w:id="576" w:author="Adrian Gould" w:date="2023-08-28T16:58:00Z">
                      <w:pPr/>
                    </w:pPrChange>
                  </w:pPr>
                  <w:r w:rsidRPr="008A79C1">
                    <w:t>Bittersweet</w:t>
                  </w:r>
                </w:p>
              </w:tc>
              <w:tc>
                <w:tcPr>
                  <w:tcW w:w="2552" w:type="dxa"/>
                </w:tcPr>
                <w:p w14:paraId="4F14D3BB" w14:textId="3289CC05" w:rsidR="003608DC" w:rsidRDefault="005C57A3">
                  <w:pPr>
                    <w:pStyle w:val="Code"/>
                    <w:spacing w:before="0" w:after="0" w:line="240" w:lineRule="auto"/>
                    <w:rPr>
                      <w:ins w:id="577" w:author="Adrian Gould" w:date="2023-08-28T16:12:00Z"/>
                    </w:rPr>
                    <w:pPrChange w:id="578" w:author="Adrian Gould" w:date="2023-08-28T16:58:00Z">
                      <w:pPr/>
                    </w:pPrChange>
                  </w:pPr>
                  <w:r w:rsidRPr="005C57A3">
                    <w:t>254, 121, 104</w:t>
                  </w:r>
                </w:p>
              </w:tc>
              <w:tc>
                <w:tcPr>
                  <w:tcW w:w="1842" w:type="dxa"/>
                </w:tcPr>
                <w:p w14:paraId="2732F5EB" w14:textId="447067E0" w:rsidR="003608DC" w:rsidRDefault="005C57A3">
                  <w:pPr>
                    <w:pStyle w:val="Code"/>
                    <w:spacing w:before="0" w:after="0" w:line="240" w:lineRule="auto"/>
                    <w:rPr>
                      <w:ins w:id="579" w:author="Adrian Gould" w:date="2023-08-28T16:52:00Z"/>
                    </w:rPr>
                    <w:pPrChange w:id="580" w:author="Adrian Gould" w:date="2023-08-28T16:58:00Z">
                      <w:pPr>
                        <w:pStyle w:val="Code"/>
                      </w:pPr>
                    </w:pPrChange>
                  </w:pPr>
                  <w:r w:rsidRPr="005C57A3">
                    <w:t>#FE7968</w:t>
                  </w:r>
                </w:p>
              </w:tc>
              <w:tc>
                <w:tcPr>
                  <w:tcW w:w="1031" w:type="dxa"/>
                  <w:shd w:val="clear" w:color="auto" w:fill="FE7968"/>
                </w:tcPr>
                <w:p w14:paraId="6D0B8007" w14:textId="0641D91E" w:rsidR="003608DC" w:rsidRDefault="003608DC">
                  <w:pPr>
                    <w:spacing w:before="0" w:after="0" w:line="240" w:lineRule="auto"/>
                    <w:rPr>
                      <w:ins w:id="581" w:author="Adrian Gould" w:date="2023-08-28T16:12:00Z"/>
                    </w:rPr>
                    <w:pPrChange w:id="582" w:author="Adrian Gould" w:date="2023-08-28T16:58:00Z">
                      <w:pPr/>
                    </w:pPrChange>
                  </w:pPr>
                </w:p>
              </w:tc>
            </w:tr>
            <w:tr w:rsidR="003608DC" w14:paraId="3E71CC70" w14:textId="77777777" w:rsidTr="003608DC">
              <w:trPr>
                <w:ins w:id="583" w:author="Adrian Gould" w:date="2023-08-28T16:54:00Z"/>
              </w:trPr>
              <w:tc>
                <w:tcPr>
                  <w:tcW w:w="2890" w:type="dxa"/>
                </w:tcPr>
                <w:p w14:paraId="6443E6F7" w14:textId="77777777" w:rsidR="003608DC" w:rsidRDefault="003608DC">
                  <w:pPr>
                    <w:pStyle w:val="Code"/>
                    <w:spacing w:before="0" w:after="0" w:line="240" w:lineRule="auto"/>
                    <w:rPr>
                      <w:ins w:id="584" w:author="Adrian Gould" w:date="2023-08-28T16:54:00Z"/>
                    </w:rPr>
                    <w:pPrChange w:id="585" w:author="Adrian Gould" w:date="2023-08-28T16:58:00Z">
                      <w:pPr>
                        <w:pStyle w:val="Code"/>
                      </w:pPr>
                    </w:pPrChange>
                  </w:pPr>
                </w:p>
              </w:tc>
              <w:tc>
                <w:tcPr>
                  <w:tcW w:w="2552" w:type="dxa"/>
                </w:tcPr>
                <w:p w14:paraId="1C008BB7" w14:textId="77777777" w:rsidR="003608DC" w:rsidRDefault="003608DC">
                  <w:pPr>
                    <w:pStyle w:val="Code"/>
                    <w:spacing w:before="0" w:after="0" w:line="240" w:lineRule="auto"/>
                    <w:rPr>
                      <w:ins w:id="586" w:author="Adrian Gould" w:date="2023-08-28T16:54:00Z"/>
                    </w:rPr>
                    <w:pPrChange w:id="587" w:author="Adrian Gould" w:date="2023-08-28T16:58:00Z">
                      <w:pPr>
                        <w:pStyle w:val="Code"/>
                      </w:pPr>
                    </w:pPrChange>
                  </w:pPr>
                </w:p>
              </w:tc>
              <w:tc>
                <w:tcPr>
                  <w:tcW w:w="1842" w:type="dxa"/>
                </w:tcPr>
                <w:p w14:paraId="5BFCBA3B" w14:textId="77777777" w:rsidR="003608DC" w:rsidRDefault="003608DC">
                  <w:pPr>
                    <w:pStyle w:val="Code"/>
                    <w:spacing w:before="0" w:after="0" w:line="240" w:lineRule="auto"/>
                    <w:rPr>
                      <w:ins w:id="588" w:author="Adrian Gould" w:date="2023-08-28T16:54:00Z"/>
                    </w:rPr>
                    <w:pPrChange w:id="589" w:author="Adrian Gould" w:date="2023-08-28T16:58:00Z">
                      <w:pPr>
                        <w:pStyle w:val="Code"/>
                      </w:pPr>
                    </w:pPrChange>
                  </w:pPr>
                </w:p>
              </w:tc>
              <w:tc>
                <w:tcPr>
                  <w:tcW w:w="1031" w:type="dxa"/>
                </w:tcPr>
                <w:p w14:paraId="09813F9B" w14:textId="77777777" w:rsidR="003608DC" w:rsidRDefault="003608DC">
                  <w:pPr>
                    <w:spacing w:before="0" w:after="0" w:line="240" w:lineRule="auto"/>
                    <w:rPr>
                      <w:ins w:id="590" w:author="Adrian Gould" w:date="2023-08-28T16:54:00Z"/>
                    </w:rPr>
                    <w:pPrChange w:id="591" w:author="Adrian Gould" w:date="2023-08-28T16:58:00Z">
                      <w:pPr/>
                    </w:pPrChange>
                  </w:pPr>
                </w:p>
              </w:tc>
            </w:tr>
            <w:tr w:rsidR="009F210C" w14:paraId="70E58941" w14:textId="77777777" w:rsidTr="003608DC">
              <w:trPr>
                <w:ins w:id="592" w:author="Adrian Gould" w:date="2023-08-28T16:58:00Z"/>
              </w:trPr>
              <w:tc>
                <w:tcPr>
                  <w:tcW w:w="2890" w:type="dxa"/>
                </w:tcPr>
                <w:p w14:paraId="3DED58F7" w14:textId="77777777" w:rsidR="009F210C" w:rsidRDefault="009F210C" w:rsidP="009F210C">
                  <w:pPr>
                    <w:pStyle w:val="Code"/>
                    <w:spacing w:before="0" w:after="0" w:line="240" w:lineRule="auto"/>
                    <w:rPr>
                      <w:ins w:id="593" w:author="Adrian Gould" w:date="2023-08-28T16:58:00Z"/>
                    </w:rPr>
                  </w:pPr>
                </w:p>
              </w:tc>
              <w:tc>
                <w:tcPr>
                  <w:tcW w:w="2552" w:type="dxa"/>
                </w:tcPr>
                <w:p w14:paraId="557AD053" w14:textId="77777777" w:rsidR="009F210C" w:rsidRDefault="009F210C" w:rsidP="009F210C">
                  <w:pPr>
                    <w:pStyle w:val="Code"/>
                    <w:spacing w:before="0" w:after="0" w:line="240" w:lineRule="auto"/>
                    <w:rPr>
                      <w:ins w:id="594" w:author="Adrian Gould" w:date="2023-08-28T16:58:00Z"/>
                    </w:rPr>
                  </w:pPr>
                </w:p>
              </w:tc>
              <w:tc>
                <w:tcPr>
                  <w:tcW w:w="1842" w:type="dxa"/>
                </w:tcPr>
                <w:p w14:paraId="6396DCC3" w14:textId="77777777" w:rsidR="009F210C" w:rsidRDefault="009F210C" w:rsidP="009F210C">
                  <w:pPr>
                    <w:pStyle w:val="Code"/>
                    <w:spacing w:before="0" w:after="0" w:line="240" w:lineRule="auto"/>
                    <w:rPr>
                      <w:ins w:id="595" w:author="Adrian Gould" w:date="2023-08-28T16:58:00Z"/>
                    </w:rPr>
                  </w:pPr>
                </w:p>
              </w:tc>
              <w:tc>
                <w:tcPr>
                  <w:tcW w:w="1031" w:type="dxa"/>
                </w:tcPr>
                <w:p w14:paraId="2DA01229" w14:textId="77777777" w:rsidR="009F210C" w:rsidRDefault="009F210C" w:rsidP="009F210C">
                  <w:pPr>
                    <w:spacing w:before="0" w:after="0" w:line="240" w:lineRule="auto"/>
                    <w:rPr>
                      <w:ins w:id="596" w:author="Adrian Gould" w:date="2023-08-28T16:58:00Z"/>
                    </w:rPr>
                  </w:pPr>
                </w:p>
              </w:tc>
            </w:tr>
            <w:tr w:rsidR="009F210C" w14:paraId="2D2BB3F7" w14:textId="77777777" w:rsidTr="003608DC">
              <w:trPr>
                <w:ins w:id="597" w:author="Adrian Gould" w:date="2023-08-28T16:58:00Z"/>
              </w:trPr>
              <w:tc>
                <w:tcPr>
                  <w:tcW w:w="2890" w:type="dxa"/>
                </w:tcPr>
                <w:p w14:paraId="1C25BFAD" w14:textId="77777777" w:rsidR="009F210C" w:rsidRDefault="009F210C" w:rsidP="009F210C">
                  <w:pPr>
                    <w:pStyle w:val="Code"/>
                    <w:spacing w:before="0" w:after="0" w:line="240" w:lineRule="auto"/>
                    <w:rPr>
                      <w:ins w:id="598" w:author="Adrian Gould" w:date="2023-08-28T16:58:00Z"/>
                    </w:rPr>
                  </w:pPr>
                </w:p>
              </w:tc>
              <w:tc>
                <w:tcPr>
                  <w:tcW w:w="2552" w:type="dxa"/>
                </w:tcPr>
                <w:p w14:paraId="6F371AEC" w14:textId="77777777" w:rsidR="009F210C" w:rsidRDefault="009F210C" w:rsidP="009F210C">
                  <w:pPr>
                    <w:pStyle w:val="Code"/>
                    <w:spacing w:before="0" w:after="0" w:line="240" w:lineRule="auto"/>
                    <w:rPr>
                      <w:ins w:id="599" w:author="Adrian Gould" w:date="2023-08-28T16:58:00Z"/>
                    </w:rPr>
                  </w:pPr>
                </w:p>
              </w:tc>
              <w:tc>
                <w:tcPr>
                  <w:tcW w:w="1842" w:type="dxa"/>
                </w:tcPr>
                <w:p w14:paraId="3010D016" w14:textId="77777777" w:rsidR="009F210C" w:rsidRDefault="009F210C" w:rsidP="009F210C">
                  <w:pPr>
                    <w:pStyle w:val="Code"/>
                    <w:spacing w:before="0" w:after="0" w:line="240" w:lineRule="auto"/>
                    <w:rPr>
                      <w:ins w:id="600" w:author="Adrian Gould" w:date="2023-08-28T16:58:00Z"/>
                    </w:rPr>
                  </w:pPr>
                </w:p>
              </w:tc>
              <w:tc>
                <w:tcPr>
                  <w:tcW w:w="1031" w:type="dxa"/>
                </w:tcPr>
                <w:p w14:paraId="100BBBAE" w14:textId="77777777" w:rsidR="009F210C" w:rsidRDefault="009F210C" w:rsidP="009F210C">
                  <w:pPr>
                    <w:spacing w:before="0" w:after="0" w:line="240" w:lineRule="auto"/>
                    <w:rPr>
                      <w:ins w:id="601" w:author="Adrian Gould" w:date="2023-08-28T16:58:00Z"/>
                    </w:rPr>
                  </w:pPr>
                </w:p>
              </w:tc>
            </w:tr>
            <w:tr w:rsidR="009F210C" w14:paraId="5A9B7FC3" w14:textId="77777777" w:rsidTr="003608DC">
              <w:trPr>
                <w:ins w:id="602" w:author="Adrian Gould" w:date="2023-08-28T16:58:00Z"/>
              </w:trPr>
              <w:tc>
                <w:tcPr>
                  <w:tcW w:w="2890" w:type="dxa"/>
                </w:tcPr>
                <w:p w14:paraId="7669A23D" w14:textId="77777777" w:rsidR="009F210C" w:rsidRDefault="009F210C" w:rsidP="009F210C">
                  <w:pPr>
                    <w:pStyle w:val="Code"/>
                    <w:spacing w:before="0" w:after="0" w:line="240" w:lineRule="auto"/>
                    <w:rPr>
                      <w:ins w:id="603" w:author="Adrian Gould" w:date="2023-08-28T16:58:00Z"/>
                    </w:rPr>
                  </w:pPr>
                </w:p>
              </w:tc>
              <w:tc>
                <w:tcPr>
                  <w:tcW w:w="2552" w:type="dxa"/>
                </w:tcPr>
                <w:p w14:paraId="4D820119" w14:textId="77777777" w:rsidR="009F210C" w:rsidRDefault="009F210C" w:rsidP="009F210C">
                  <w:pPr>
                    <w:pStyle w:val="Code"/>
                    <w:spacing w:before="0" w:after="0" w:line="240" w:lineRule="auto"/>
                    <w:rPr>
                      <w:ins w:id="604" w:author="Adrian Gould" w:date="2023-08-28T16:58:00Z"/>
                    </w:rPr>
                  </w:pPr>
                </w:p>
              </w:tc>
              <w:tc>
                <w:tcPr>
                  <w:tcW w:w="1842" w:type="dxa"/>
                </w:tcPr>
                <w:p w14:paraId="0F70F2C7" w14:textId="77777777" w:rsidR="009F210C" w:rsidRDefault="009F210C" w:rsidP="009F210C">
                  <w:pPr>
                    <w:pStyle w:val="Code"/>
                    <w:spacing w:before="0" w:after="0" w:line="240" w:lineRule="auto"/>
                    <w:rPr>
                      <w:ins w:id="605" w:author="Adrian Gould" w:date="2023-08-28T16:58:00Z"/>
                    </w:rPr>
                  </w:pPr>
                </w:p>
              </w:tc>
              <w:tc>
                <w:tcPr>
                  <w:tcW w:w="1031" w:type="dxa"/>
                </w:tcPr>
                <w:p w14:paraId="7B1E75D6" w14:textId="77777777" w:rsidR="009F210C" w:rsidRDefault="009F210C" w:rsidP="009F210C">
                  <w:pPr>
                    <w:spacing w:before="0" w:after="0" w:line="240" w:lineRule="auto"/>
                    <w:rPr>
                      <w:ins w:id="606" w:author="Adrian Gould" w:date="2023-08-28T16:58:00Z"/>
                    </w:rPr>
                  </w:pPr>
                </w:p>
              </w:tc>
            </w:tr>
            <w:tr w:rsidR="009F210C" w14:paraId="2677DDE2" w14:textId="77777777" w:rsidTr="003608DC">
              <w:trPr>
                <w:ins w:id="607" w:author="Adrian Gould" w:date="2023-08-28T16:58:00Z"/>
              </w:trPr>
              <w:tc>
                <w:tcPr>
                  <w:tcW w:w="2890" w:type="dxa"/>
                </w:tcPr>
                <w:p w14:paraId="7229863B" w14:textId="77777777" w:rsidR="009F210C" w:rsidRDefault="009F210C" w:rsidP="009F210C">
                  <w:pPr>
                    <w:pStyle w:val="Code"/>
                    <w:spacing w:before="0" w:after="0" w:line="240" w:lineRule="auto"/>
                    <w:rPr>
                      <w:ins w:id="608" w:author="Adrian Gould" w:date="2023-08-28T16:58:00Z"/>
                    </w:rPr>
                  </w:pPr>
                </w:p>
              </w:tc>
              <w:tc>
                <w:tcPr>
                  <w:tcW w:w="2552" w:type="dxa"/>
                </w:tcPr>
                <w:p w14:paraId="3E0F8723" w14:textId="77777777" w:rsidR="009F210C" w:rsidRDefault="009F210C" w:rsidP="009F210C">
                  <w:pPr>
                    <w:pStyle w:val="Code"/>
                    <w:spacing w:before="0" w:after="0" w:line="240" w:lineRule="auto"/>
                    <w:rPr>
                      <w:ins w:id="609" w:author="Adrian Gould" w:date="2023-08-28T16:58:00Z"/>
                    </w:rPr>
                  </w:pPr>
                </w:p>
              </w:tc>
              <w:tc>
                <w:tcPr>
                  <w:tcW w:w="1842" w:type="dxa"/>
                </w:tcPr>
                <w:p w14:paraId="74C00D5F" w14:textId="77777777" w:rsidR="009F210C" w:rsidRDefault="009F210C" w:rsidP="009F210C">
                  <w:pPr>
                    <w:pStyle w:val="Code"/>
                    <w:spacing w:before="0" w:after="0" w:line="240" w:lineRule="auto"/>
                    <w:rPr>
                      <w:ins w:id="610" w:author="Adrian Gould" w:date="2023-08-28T16:58:00Z"/>
                    </w:rPr>
                  </w:pPr>
                </w:p>
              </w:tc>
              <w:tc>
                <w:tcPr>
                  <w:tcW w:w="1031" w:type="dxa"/>
                </w:tcPr>
                <w:p w14:paraId="06CDF68B" w14:textId="77777777" w:rsidR="009F210C" w:rsidRDefault="009F210C" w:rsidP="009F210C">
                  <w:pPr>
                    <w:spacing w:before="0" w:after="0" w:line="240" w:lineRule="auto"/>
                    <w:rPr>
                      <w:ins w:id="611" w:author="Adrian Gould" w:date="2023-08-28T16:58:00Z"/>
                    </w:rPr>
                  </w:pPr>
                </w:p>
              </w:tc>
            </w:tr>
            <w:tr w:rsidR="009F210C" w14:paraId="53EE33EA" w14:textId="77777777" w:rsidTr="003608DC">
              <w:trPr>
                <w:ins w:id="612" w:author="Adrian Gould" w:date="2023-08-28T16:58:00Z"/>
              </w:trPr>
              <w:tc>
                <w:tcPr>
                  <w:tcW w:w="2890" w:type="dxa"/>
                </w:tcPr>
                <w:p w14:paraId="04587EA2" w14:textId="77777777" w:rsidR="009F210C" w:rsidRDefault="009F210C" w:rsidP="009F210C">
                  <w:pPr>
                    <w:pStyle w:val="Code"/>
                    <w:spacing w:before="0" w:after="0" w:line="240" w:lineRule="auto"/>
                    <w:rPr>
                      <w:ins w:id="613" w:author="Adrian Gould" w:date="2023-08-28T16:58:00Z"/>
                    </w:rPr>
                  </w:pPr>
                </w:p>
              </w:tc>
              <w:tc>
                <w:tcPr>
                  <w:tcW w:w="2552" w:type="dxa"/>
                </w:tcPr>
                <w:p w14:paraId="51FEBCE1" w14:textId="77777777" w:rsidR="009F210C" w:rsidRDefault="009F210C" w:rsidP="009F210C">
                  <w:pPr>
                    <w:pStyle w:val="Code"/>
                    <w:spacing w:before="0" w:after="0" w:line="240" w:lineRule="auto"/>
                    <w:rPr>
                      <w:ins w:id="614" w:author="Adrian Gould" w:date="2023-08-28T16:58:00Z"/>
                    </w:rPr>
                  </w:pPr>
                </w:p>
              </w:tc>
              <w:tc>
                <w:tcPr>
                  <w:tcW w:w="1842" w:type="dxa"/>
                </w:tcPr>
                <w:p w14:paraId="34A0EE23" w14:textId="77777777" w:rsidR="009F210C" w:rsidRDefault="009F210C" w:rsidP="009F210C">
                  <w:pPr>
                    <w:pStyle w:val="Code"/>
                    <w:spacing w:before="0" w:after="0" w:line="240" w:lineRule="auto"/>
                    <w:rPr>
                      <w:ins w:id="615" w:author="Adrian Gould" w:date="2023-08-28T16:58:00Z"/>
                    </w:rPr>
                  </w:pPr>
                </w:p>
              </w:tc>
              <w:tc>
                <w:tcPr>
                  <w:tcW w:w="1031" w:type="dxa"/>
                </w:tcPr>
                <w:p w14:paraId="1CDC8BDC" w14:textId="77777777" w:rsidR="009F210C" w:rsidRDefault="009F210C" w:rsidP="009F210C">
                  <w:pPr>
                    <w:spacing w:before="0" w:after="0" w:line="240" w:lineRule="auto"/>
                    <w:rPr>
                      <w:ins w:id="616" w:author="Adrian Gould" w:date="2023-08-28T16:58:00Z"/>
                    </w:rPr>
                  </w:pPr>
                </w:p>
              </w:tc>
            </w:tr>
            <w:tr w:rsidR="009F210C" w14:paraId="29ED38C2" w14:textId="77777777" w:rsidTr="003608DC">
              <w:trPr>
                <w:ins w:id="617" w:author="Adrian Gould" w:date="2023-08-28T16:58:00Z"/>
              </w:trPr>
              <w:tc>
                <w:tcPr>
                  <w:tcW w:w="2890" w:type="dxa"/>
                </w:tcPr>
                <w:p w14:paraId="475F4206" w14:textId="77777777" w:rsidR="009F210C" w:rsidRDefault="009F210C" w:rsidP="009F210C">
                  <w:pPr>
                    <w:pStyle w:val="Code"/>
                    <w:spacing w:before="0" w:after="0" w:line="240" w:lineRule="auto"/>
                    <w:rPr>
                      <w:ins w:id="618" w:author="Adrian Gould" w:date="2023-08-28T16:58:00Z"/>
                    </w:rPr>
                  </w:pPr>
                </w:p>
              </w:tc>
              <w:tc>
                <w:tcPr>
                  <w:tcW w:w="2552" w:type="dxa"/>
                </w:tcPr>
                <w:p w14:paraId="2C74C110" w14:textId="77777777" w:rsidR="009F210C" w:rsidRDefault="009F210C" w:rsidP="009F210C">
                  <w:pPr>
                    <w:pStyle w:val="Code"/>
                    <w:spacing w:before="0" w:after="0" w:line="240" w:lineRule="auto"/>
                    <w:rPr>
                      <w:ins w:id="619" w:author="Adrian Gould" w:date="2023-08-28T16:58:00Z"/>
                    </w:rPr>
                  </w:pPr>
                </w:p>
              </w:tc>
              <w:tc>
                <w:tcPr>
                  <w:tcW w:w="1842" w:type="dxa"/>
                </w:tcPr>
                <w:p w14:paraId="161F5756" w14:textId="77777777" w:rsidR="009F210C" w:rsidRDefault="009F210C" w:rsidP="009F210C">
                  <w:pPr>
                    <w:pStyle w:val="Code"/>
                    <w:spacing w:before="0" w:after="0" w:line="240" w:lineRule="auto"/>
                    <w:rPr>
                      <w:ins w:id="620" w:author="Adrian Gould" w:date="2023-08-28T16:58:00Z"/>
                    </w:rPr>
                  </w:pPr>
                </w:p>
              </w:tc>
              <w:tc>
                <w:tcPr>
                  <w:tcW w:w="1031" w:type="dxa"/>
                </w:tcPr>
                <w:p w14:paraId="4B662D86" w14:textId="77777777" w:rsidR="009F210C" w:rsidRDefault="009F210C" w:rsidP="009F210C">
                  <w:pPr>
                    <w:spacing w:before="0" w:after="0" w:line="240" w:lineRule="auto"/>
                    <w:rPr>
                      <w:ins w:id="621" w:author="Adrian Gould" w:date="2023-08-28T16:58:00Z"/>
                    </w:rPr>
                  </w:pPr>
                </w:p>
              </w:tc>
            </w:tr>
            <w:tr w:rsidR="00C1444B" w14:paraId="7F1A8278" w14:textId="77777777" w:rsidTr="003608DC">
              <w:trPr>
                <w:ins w:id="622" w:author="Adrian Gould" w:date="2023-08-28T17:43:00Z"/>
              </w:trPr>
              <w:tc>
                <w:tcPr>
                  <w:tcW w:w="2890" w:type="dxa"/>
                </w:tcPr>
                <w:p w14:paraId="2569F571" w14:textId="77777777" w:rsidR="00C1444B" w:rsidRDefault="00C1444B" w:rsidP="009F210C">
                  <w:pPr>
                    <w:pStyle w:val="Code"/>
                    <w:spacing w:before="0" w:after="0" w:line="240" w:lineRule="auto"/>
                    <w:rPr>
                      <w:ins w:id="623" w:author="Adrian Gould" w:date="2023-08-28T17:43:00Z"/>
                    </w:rPr>
                  </w:pPr>
                </w:p>
              </w:tc>
              <w:tc>
                <w:tcPr>
                  <w:tcW w:w="2552" w:type="dxa"/>
                </w:tcPr>
                <w:p w14:paraId="6CF9BA27" w14:textId="77777777" w:rsidR="00C1444B" w:rsidRDefault="00C1444B" w:rsidP="009F210C">
                  <w:pPr>
                    <w:pStyle w:val="Code"/>
                    <w:spacing w:before="0" w:after="0" w:line="240" w:lineRule="auto"/>
                    <w:rPr>
                      <w:ins w:id="624" w:author="Adrian Gould" w:date="2023-08-28T17:43:00Z"/>
                    </w:rPr>
                  </w:pPr>
                </w:p>
              </w:tc>
              <w:tc>
                <w:tcPr>
                  <w:tcW w:w="1842" w:type="dxa"/>
                </w:tcPr>
                <w:p w14:paraId="43675CA9" w14:textId="77777777" w:rsidR="00C1444B" w:rsidRDefault="00C1444B" w:rsidP="009F210C">
                  <w:pPr>
                    <w:pStyle w:val="Code"/>
                    <w:spacing w:before="0" w:after="0" w:line="240" w:lineRule="auto"/>
                    <w:rPr>
                      <w:ins w:id="625" w:author="Adrian Gould" w:date="2023-08-28T17:43:00Z"/>
                    </w:rPr>
                  </w:pPr>
                </w:p>
              </w:tc>
              <w:tc>
                <w:tcPr>
                  <w:tcW w:w="1031" w:type="dxa"/>
                </w:tcPr>
                <w:p w14:paraId="6F5A87D9" w14:textId="77777777" w:rsidR="00C1444B" w:rsidRDefault="00C1444B" w:rsidP="009F210C">
                  <w:pPr>
                    <w:spacing w:before="0" w:after="0" w:line="240" w:lineRule="auto"/>
                    <w:rPr>
                      <w:ins w:id="626" w:author="Adrian Gould" w:date="2023-08-28T17:43:00Z"/>
                    </w:rPr>
                  </w:pPr>
                </w:p>
              </w:tc>
            </w:tr>
          </w:tbl>
          <w:p w14:paraId="34AC152F" w14:textId="5DF92FC1" w:rsidR="00A847C1" w:rsidRPr="00A847C1" w:rsidRDefault="00A847C1">
            <w:pPr>
              <w:jc w:val="center"/>
              <w:rPr>
                <w:ins w:id="627" w:author="Adrian Gould" w:date="2023-08-28T16:10:00Z"/>
                <w:rStyle w:val="aa"/>
                <w:rPrChange w:id="628" w:author="Adrian Gould" w:date="2023-08-28T16:12:00Z">
                  <w:rPr>
                    <w:ins w:id="629" w:author="Adrian Gould" w:date="2023-08-28T16:10:00Z"/>
                  </w:rPr>
                </w:rPrChange>
              </w:rPr>
              <w:pPrChange w:id="630" w:author="Adrian Gould" w:date="2023-08-28T16:12:00Z">
                <w:pPr/>
              </w:pPrChange>
            </w:pPr>
            <w:ins w:id="631" w:author="Adrian Gould" w:date="2023-08-28T16:12:00Z">
              <w:r w:rsidRPr="00A847C1">
                <w:rPr>
                  <w:rStyle w:val="aa"/>
                  <w:rPrChange w:id="632" w:author="Adrian Gould" w:date="2023-08-28T16:12:00Z">
                    <w:rPr/>
                  </w:rPrChange>
                </w:rPr>
                <w:t>Tab between cells, and tab on last cell to add new row.</w:t>
              </w:r>
            </w:ins>
            <w:ins w:id="633" w:author="Adrian Gould" w:date="2023-08-28T16:57:00Z">
              <w:r w:rsidR="009F210C">
                <w:rPr>
                  <w:rStyle w:val="aa"/>
                </w:rPr>
                <w:br/>
                <w:t xml:space="preserve">Use the fill tool to </w:t>
              </w:r>
              <w:proofErr w:type="spellStart"/>
              <w:r w:rsidR="009F210C">
                <w:rPr>
                  <w:rStyle w:val="aa"/>
                </w:rPr>
                <w:t>color</w:t>
              </w:r>
              <w:proofErr w:type="spellEnd"/>
              <w:r w:rsidR="009F210C">
                <w:rPr>
                  <w:rStyle w:val="aa"/>
                </w:rPr>
                <w:t xml:space="preserve"> final column.</w:t>
              </w:r>
            </w:ins>
          </w:p>
          <w:p w14:paraId="59E350F8" w14:textId="77777777" w:rsidR="00A847C1" w:rsidRPr="00B35ECA" w:rsidRDefault="00A847C1" w:rsidP="00366910">
            <w:pPr>
              <w:rPr>
                <w:ins w:id="634" w:author="Adrian Gould" w:date="2023-08-28T16:10:00Z"/>
              </w:rPr>
            </w:pPr>
          </w:p>
        </w:tc>
      </w:tr>
      <w:tr w:rsidR="0053068C" w:rsidDel="00A847C1" w14:paraId="29A00B7E" w14:textId="20D3DEFC" w:rsidTr="0080683D">
        <w:trPr>
          <w:cantSplit/>
          <w:del w:id="635" w:author="Adrian Gould" w:date="2023-08-28T16:10:00Z"/>
        </w:trPr>
        <w:tc>
          <w:tcPr>
            <w:tcW w:w="1693" w:type="dxa"/>
            <w:shd w:val="clear" w:color="auto" w:fill="D9D9D9" w:themeFill="background1" w:themeFillShade="D9"/>
          </w:tcPr>
          <w:p w14:paraId="0DACFF1C" w14:textId="6FC42063" w:rsidR="0053068C" w:rsidRPr="006A4CC7" w:rsidDel="00A847C1" w:rsidRDefault="0053068C" w:rsidP="0053068C">
            <w:pPr>
              <w:spacing w:line="240" w:lineRule="auto"/>
              <w:ind w:right="170"/>
              <w:textAlignment w:val="baseline"/>
              <w:rPr>
                <w:del w:id="636" w:author="Adrian Gould" w:date="2023-08-28T16:10:00Z"/>
                <w:rFonts w:asciiTheme="majorHAnsi" w:hAnsiTheme="majorHAnsi" w:cstheme="majorHAnsi"/>
                <w:color w:val="FF0000"/>
                <w:sz w:val="48"/>
                <w:szCs w:val="48"/>
              </w:rPr>
            </w:pPr>
            <w:del w:id="637" w:author="Adrian Gould" w:date="2023-08-28T16:10:00Z">
              <w:r w:rsidRPr="006A4CC7" w:rsidDel="00A847C1">
                <w:rPr>
                  <w:rFonts w:asciiTheme="majorHAnsi" w:hAnsiTheme="majorHAnsi" w:cstheme="majorHAnsi"/>
                  <w:color w:val="FF0000"/>
                  <w:sz w:val="48"/>
                  <w:szCs w:val="48"/>
                </w:rPr>
                <w:delText>0</w:delText>
              </w:r>
              <w:r w:rsidR="00C94E43" w:rsidDel="00A847C1">
                <w:rPr>
                  <w:rFonts w:asciiTheme="majorHAnsi" w:hAnsiTheme="majorHAnsi" w:cstheme="majorHAnsi"/>
                  <w:color w:val="FF0000"/>
                  <w:sz w:val="48"/>
                  <w:szCs w:val="48"/>
                </w:rPr>
                <w:delText>2</w:delText>
              </w:r>
            </w:del>
          </w:p>
        </w:tc>
        <w:tc>
          <w:tcPr>
            <w:tcW w:w="8495" w:type="dxa"/>
            <w:shd w:val="clear" w:color="auto" w:fill="auto"/>
          </w:tcPr>
          <w:p w14:paraId="54C8FC70" w14:textId="297D12D5" w:rsidR="00AB04D4" w:rsidDel="00A847C1" w:rsidRDefault="00BF1FC3" w:rsidP="00AB04D4">
            <w:pPr>
              <w:pStyle w:val="2"/>
              <w:rPr>
                <w:del w:id="638" w:author="Adrian Gould" w:date="2023-08-28T16:10:00Z"/>
              </w:rPr>
            </w:pPr>
            <w:del w:id="639" w:author="Adrian Gould" w:date="2023-08-28T16:10:00Z">
              <w:r w:rsidDel="00A847C1">
                <w:delText xml:space="preserve">Implement </w:delText>
              </w:r>
              <w:r w:rsidR="0082475E" w:rsidDel="00A847C1">
                <w:delText xml:space="preserve">Reset/Normalise CSS </w:delText>
              </w:r>
              <w:r w:rsidR="00B41E5C" w:rsidDel="00A847C1">
                <w:delText>on</w:delText>
              </w:r>
              <w:r w:rsidR="0082475E" w:rsidDel="00A847C1">
                <w:delText xml:space="preserve"> the Page</w:delText>
              </w:r>
            </w:del>
          </w:p>
          <w:p w14:paraId="2F6174B5" w14:textId="44B479F1" w:rsidR="00F20230" w:rsidDel="00A847C1" w:rsidRDefault="002847BB" w:rsidP="002847BB">
            <w:pPr>
              <w:rPr>
                <w:del w:id="640" w:author="Adrian Gould" w:date="2023-08-28T16:10:00Z"/>
              </w:rPr>
            </w:pPr>
            <w:del w:id="641" w:author="Adrian Gould" w:date="2023-08-28T16:10:00Z">
              <w:r w:rsidDel="00A847C1">
                <w:delText xml:space="preserve">Investigate the 5 CSS reset/normalise files </w:delText>
              </w:r>
            </w:del>
            <w:ins w:id="642" w:author="Adrian Gould [2]" w:date="2023-08-23T09:25:00Z">
              <w:del w:id="643" w:author="Adrian Gould" w:date="2023-08-28T16:10:00Z">
                <w:r w:rsidR="00467E86" w:rsidDel="00A847C1">
                  <w:delText xml:space="preserve">methods </w:delText>
                </w:r>
              </w:del>
            </w:ins>
            <w:del w:id="644" w:author="Adrian Gould" w:date="2023-08-28T16:10:00Z">
              <w:r w:rsidDel="00A847C1">
                <w:delText xml:space="preserve">shown below. </w:delText>
              </w:r>
              <w:r w:rsidR="0082475E" w:rsidDel="00A847C1">
                <w:delText>Select one of the</w:delText>
              </w:r>
              <w:r w:rsidDel="00A847C1">
                <w:delText>se to use in your portfolio work.</w:delText>
              </w:r>
              <w:r w:rsidR="0082475E" w:rsidDel="00A847C1">
                <w:delText xml:space="preserve"> </w:delText>
              </w:r>
            </w:del>
          </w:p>
          <w:p w14:paraId="1A338164" w14:textId="3AA1C148" w:rsidR="00F20230" w:rsidDel="00A847C1" w:rsidRDefault="002847BB" w:rsidP="0082475E">
            <w:pPr>
              <w:rPr>
                <w:del w:id="645" w:author="Adrian Gould" w:date="2023-08-28T16:10:00Z"/>
              </w:rPr>
            </w:pPr>
            <w:del w:id="646" w:author="Adrian Gould" w:date="2023-08-28T16:10:00Z">
              <w:r w:rsidDel="00A847C1">
                <w:delText>To simplify your work, w</w:delText>
              </w:r>
              <w:r w:rsidR="00F20230" w:rsidDel="00A847C1">
                <w:delText xml:space="preserve">e have provided the files in a separate compressed file </w:delText>
              </w:r>
              <w:r w:rsidR="00F258B1" w:rsidDel="00A847C1">
                <w:delText xml:space="preserve">(CSS-Resets.zip) </w:delText>
              </w:r>
              <w:r w:rsidR="00F20230" w:rsidDel="00A847C1">
                <w:delText xml:space="preserve">that you will </w:delText>
              </w:r>
              <w:r w:rsidDel="00A847C1">
                <w:delText>expand</w:delText>
              </w:r>
              <w:r w:rsidR="00F20230" w:rsidDel="00A847C1">
                <w:delText xml:space="preserve"> and move the CSS files into the root assets folder.</w:delText>
              </w:r>
            </w:del>
          </w:p>
          <w:p w14:paraId="545429CA" w14:textId="5E55639A" w:rsidR="00B35ECA" w:rsidDel="00A847C1" w:rsidRDefault="00B35ECA" w:rsidP="0082475E">
            <w:pPr>
              <w:rPr>
                <w:del w:id="647" w:author="Adrian Gould" w:date="2023-08-28T16:10:00Z"/>
              </w:rPr>
            </w:pPr>
            <w:del w:id="648" w:author="Adrian Gould" w:date="2023-08-28T16:10:00Z">
              <w:r w:rsidDel="00A847C1">
                <w:delText>Your options are</w:delText>
              </w:r>
              <w:r w:rsidR="00CD3791" w:rsidDel="00A847C1">
                <w:delText xml:space="preserve"> (link to details, </w:delText>
              </w:r>
              <w:r w:rsidR="00CD3791" w:rsidRPr="00CD3791" w:rsidDel="00A847C1">
                <w:rPr>
                  <w:color w:val="0070C0"/>
                </w:rPr>
                <w:delText xml:space="preserve">filenames </w:delText>
              </w:r>
              <w:r w:rsidR="00CD3791" w:rsidDel="00A847C1">
                <w:delText>in compressed file)</w:delText>
              </w:r>
              <w:r w:rsidDel="00A847C1">
                <w:delText>:</w:delText>
              </w:r>
            </w:del>
          </w:p>
          <w:p w14:paraId="53DA6087" w14:textId="310CFF04" w:rsidR="00B35ECA" w:rsidRPr="005526D3" w:rsidDel="00A847C1" w:rsidRDefault="00000000" w:rsidP="005E1393">
            <w:pPr>
              <w:tabs>
                <w:tab w:val="left" w:pos="4312"/>
              </w:tabs>
              <w:ind w:left="4312" w:hanging="4111"/>
              <w:rPr>
                <w:del w:id="649" w:author="Adrian Gould" w:date="2023-08-28T16:10:00Z"/>
                <w:sz w:val="20"/>
                <w:szCs w:val="22"/>
              </w:rPr>
            </w:pPr>
            <w:del w:id="650" w:author="Adrian Gould" w:date="2023-08-28T16:10:00Z">
              <w:r w:rsidDel="00A847C1">
                <w:fldChar w:fldCharType="begin"/>
              </w:r>
              <w:r w:rsidDel="00A847C1">
                <w:delInstrText>HYPERLINK "https://elad2412.github.io/the-new-css-reset/"</w:delInstrText>
              </w:r>
              <w:r w:rsidDel="00A847C1">
                <w:fldChar w:fldCharType="separate"/>
              </w:r>
              <w:r w:rsidR="00D15E06" w:rsidRPr="005526D3" w:rsidDel="00A847C1">
                <w:rPr>
                  <w:rStyle w:val="ae"/>
                  <w:sz w:val="20"/>
                  <w:szCs w:val="22"/>
                </w:rPr>
                <w:delText>https://elad2412.github.io/the-new-css-reset/</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elad-reset.css</w:delText>
              </w:r>
              <w:r w:rsidR="00390034" w:rsidRPr="005526D3" w:rsidDel="00A847C1">
                <w:rPr>
                  <w:sz w:val="20"/>
                  <w:szCs w:val="22"/>
                </w:rPr>
                <w:delText>)</w:delText>
              </w:r>
            </w:del>
          </w:p>
          <w:p w14:paraId="2B74C202" w14:textId="640A8FBB" w:rsidR="00D15E06" w:rsidRPr="005526D3" w:rsidDel="00A847C1" w:rsidRDefault="00000000" w:rsidP="005E1393">
            <w:pPr>
              <w:tabs>
                <w:tab w:val="left" w:pos="4312"/>
              </w:tabs>
              <w:ind w:left="4312" w:hanging="4111"/>
              <w:rPr>
                <w:del w:id="651" w:author="Adrian Gould" w:date="2023-08-28T16:10:00Z"/>
                <w:sz w:val="20"/>
                <w:szCs w:val="22"/>
              </w:rPr>
            </w:pPr>
            <w:del w:id="652" w:author="Adrian Gould" w:date="2023-08-28T16:10:00Z">
              <w:r w:rsidDel="00A847C1">
                <w:fldChar w:fldCharType="begin"/>
              </w:r>
              <w:r w:rsidDel="00A847C1">
                <w:delInstrText>HYPERLINK "https://meyerweb.com/eric/tools/css/reset/"</w:delInstrText>
              </w:r>
              <w:r w:rsidDel="00A847C1">
                <w:fldChar w:fldCharType="separate"/>
              </w:r>
              <w:r w:rsidR="00593054" w:rsidRPr="005526D3" w:rsidDel="00A847C1">
                <w:rPr>
                  <w:rStyle w:val="ae"/>
                  <w:sz w:val="20"/>
                  <w:szCs w:val="22"/>
                </w:rPr>
                <w:delText>https://meyerweb.com/eric/tools/css/reset/</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meyer-reset.css</w:delText>
              </w:r>
              <w:r w:rsidR="00390034" w:rsidRPr="005526D3" w:rsidDel="00A847C1">
                <w:rPr>
                  <w:sz w:val="20"/>
                  <w:szCs w:val="22"/>
                </w:rPr>
                <w:delText>)</w:delText>
              </w:r>
            </w:del>
          </w:p>
          <w:p w14:paraId="6C3EF0E8" w14:textId="1ABF445F" w:rsidR="00593054" w:rsidRPr="005526D3" w:rsidDel="00A847C1" w:rsidRDefault="00000000" w:rsidP="005E1393">
            <w:pPr>
              <w:tabs>
                <w:tab w:val="left" w:pos="4312"/>
              </w:tabs>
              <w:ind w:left="4312" w:hanging="4111"/>
              <w:rPr>
                <w:del w:id="653" w:author="Adrian Gould" w:date="2023-08-28T16:10:00Z"/>
                <w:sz w:val="20"/>
                <w:szCs w:val="22"/>
              </w:rPr>
            </w:pPr>
            <w:del w:id="654" w:author="Adrian Gould" w:date="2023-08-28T16:10:00Z">
              <w:r w:rsidDel="00A847C1">
                <w:fldChar w:fldCharType="begin"/>
              </w:r>
              <w:r w:rsidDel="00A847C1">
                <w:delInstrText>HYPERLINK "https://css-tricks.com/modern-normalize/"</w:delInstrText>
              </w:r>
              <w:r w:rsidDel="00A847C1">
                <w:fldChar w:fldCharType="separate"/>
              </w:r>
              <w:r w:rsidR="002F7079" w:rsidRPr="005526D3" w:rsidDel="00A847C1">
                <w:rPr>
                  <w:rStyle w:val="ae"/>
                  <w:sz w:val="20"/>
                  <w:szCs w:val="22"/>
                </w:rPr>
                <w:delText>https://css-tricks.com/modern-normalize/</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D08FE" w:rsidRPr="005526D3" w:rsidDel="00A847C1">
                <w:rPr>
                  <w:color w:val="0070C0"/>
                  <w:sz w:val="20"/>
                  <w:szCs w:val="22"/>
                </w:rPr>
                <w:delText>modern</w:delText>
              </w:r>
              <w:r w:rsidR="00BA6828" w:rsidRPr="005526D3" w:rsidDel="00A847C1">
                <w:rPr>
                  <w:color w:val="0070C0"/>
                  <w:sz w:val="20"/>
                  <w:szCs w:val="22"/>
                </w:rPr>
                <w:delText>-</w:delText>
              </w:r>
              <w:r w:rsidR="00390034" w:rsidRPr="005526D3" w:rsidDel="00A847C1">
                <w:rPr>
                  <w:color w:val="0070C0"/>
                  <w:sz w:val="20"/>
                  <w:szCs w:val="22"/>
                </w:rPr>
                <w:delText>normalise.css</w:delText>
              </w:r>
              <w:r w:rsidR="00390034" w:rsidRPr="005526D3" w:rsidDel="00A847C1">
                <w:rPr>
                  <w:sz w:val="20"/>
                  <w:szCs w:val="22"/>
                </w:rPr>
                <w:delText>)</w:delText>
              </w:r>
            </w:del>
          </w:p>
          <w:p w14:paraId="7B459962" w14:textId="11CD9054" w:rsidR="00647524" w:rsidRPr="005526D3" w:rsidDel="00A847C1" w:rsidRDefault="00000000" w:rsidP="005E1393">
            <w:pPr>
              <w:tabs>
                <w:tab w:val="left" w:pos="4312"/>
              </w:tabs>
              <w:ind w:left="4312" w:hanging="4111"/>
              <w:rPr>
                <w:del w:id="655" w:author="Adrian Gould" w:date="2023-08-28T16:10:00Z"/>
                <w:sz w:val="20"/>
                <w:szCs w:val="22"/>
              </w:rPr>
            </w:pPr>
            <w:del w:id="656" w:author="Adrian Gould" w:date="2023-08-28T16:10:00Z">
              <w:r w:rsidDel="00A847C1">
                <w:fldChar w:fldCharType="begin"/>
              </w:r>
              <w:r w:rsidDel="00A847C1">
                <w:delInstrText>HYPERLINK "https://csstools.github.io/sanitize.css/"</w:delInstrText>
              </w:r>
              <w:r w:rsidDel="00A847C1">
                <w:fldChar w:fldCharType="separate"/>
              </w:r>
              <w:r w:rsidR="00BF1078" w:rsidRPr="005526D3" w:rsidDel="00A847C1">
                <w:rPr>
                  <w:rStyle w:val="ae"/>
                  <w:sz w:val="20"/>
                  <w:szCs w:val="22"/>
                </w:rPr>
                <w:delText>https://csstools.github.io/sanitize.css/</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434633" w:rsidRPr="005526D3" w:rsidDel="00A847C1">
                <w:rPr>
                  <w:color w:val="0070C0"/>
                  <w:sz w:val="20"/>
                  <w:szCs w:val="22"/>
                </w:rPr>
                <w:delText>css</w:delText>
              </w:r>
              <w:r w:rsidR="0014221A" w:rsidRPr="005526D3" w:rsidDel="00A847C1">
                <w:rPr>
                  <w:color w:val="0070C0"/>
                  <w:sz w:val="20"/>
                  <w:szCs w:val="22"/>
                </w:rPr>
                <w:delText>tools</w:delText>
              </w:r>
              <w:r w:rsidR="00434633" w:rsidRPr="005526D3" w:rsidDel="00A847C1">
                <w:rPr>
                  <w:color w:val="0070C0"/>
                  <w:sz w:val="20"/>
                  <w:szCs w:val="22"/>
                </w:rPr>
                <w:delText>-</w:delText>
              </w:r>
              <w:r w:rsidR="00390034" w:rsidRPr="005526D3" w:rsidDel="00A847C1">
                <w:rPr>
                  <w:color w:val="0070C0"/>
                  <w:sz w:val="20"/>
                  <w:szCs w:val="22"/>
                </w:rPr>
                <w:delText>sanitise.css</w:delText>
              </w:r>
              <w:r w:rsidR="0014221A" w:rsidRPr="005526D3" w:rsidDel="00A847C1">
                <w:rPr>
                  <w:sz w:val="20"/>
                  <w:szCs w:val="22"/>
                </w:rPr>
                <w:delText xml:space="preserve">, </w:delText>
              </w:r>
              <w:r w:rsidR="00E64D6B" w:rsidRPr="005526D3" w:rsidDel="00A847C1">
                <w:rPr>
                  <w:sz w:val="20"/>
                  <w:szCs w:val="22"/>
                </w:rPr>
                <w:br/>
              </w:r>
              <w:r w:rsidR="00E64D6B" w:rsidRPr="005526D3" w:rsidDel="00A847C1">
                <w:rPr>
                  <w:color w:val="0070C0"/>
                  <w:sz w:val="20"/>
                  <w:szCs w:val="22"/>
                </w:rPr>
                <w:delText>-</w:delText>
              </w:r>
              <w:r w:rsidR="0014221A" w:rsidRPr="005526D3" w:rsidDel="00A847C1">
                <w:rPr>
                  <w:color w:val="0070C0"/>
                  <w:sz w:val="20"/>
                  <w:szCs w:val="22"/>
                </w:rPr>
                <w:delText>typography</w:delText>
              </w:r>
              <w:r w:rsidR="00E64D6B" w:rsidRPr="005526D3" w:rsidDel="00A847C1">
                <w:rPr>
                  <w:color w:val="0070C0"/>
                  <w:sz w:val="20"/>
                  <w:szCs w:val="22"/>
                </w:rPr>
                <w:delText>.css</w:delText>
              </w:r>
              <w:r w:rsidR="00E64D6B" w:rsidRPr="005526D3" w:rsidDel="00A847C1">
                <w:rPr>
                  <w:sz w:val="20"/>
                  <w:szCs w:val="22"/>
                </w:rPr>
                <w:delText xml:space="preserve">, </w:delText>
              </w:r>
              <w:r w:rsidR="00E64D6B" w:rsidRPr="005526D3" w:rsidDel="00A847C1">
                <w:rPr>
                  <w:color w:val="0070C0"/>
                  <w:sz w:val="20"/>
                  <w:szCs w:val="22"/>
                </w:rPr>
                <w:delText>-</w:delText>
              </w:r>
              <w:r w:rsidR="0014221A" w:rsidRPr="005526D3" w:rsidDel="00A847C1">
                <w:rPr>
                  <w:color w:val="0070C0"/>
                  <w:sz w:val="20"/>
                  <w:szCs w:val="22"/>
                </w:rPr>
                <w:delText>forms</w:delText>
              </w:r>
              <w:r w:rsidR="00E64D6B" w:rsidRPr="005526D3" w:rsidDel="00A847C1">
                <w:rPr>
                  <w:color w:val="0070C0"/>
                  <w:sz w:val="20"/>
                  <w:szCs w:val="22"/>
                </w:rPr>
                <w:delText>.css</w:delText>
              </w:r>
              <w:r w:rsidR="00390034" w:rsidRPr="005526D3" w:rsidDel="00A847C1">
                <w:rPr>
                  <w:sz w:val="20"/>
                  <w:szCs w:val="22"/>
                </w:rPr>
                <w:delText>)</w:delText>
              </w:r>
            </w:del>
          </w:p>
          <w:p w14:paraId="69B2F7A2" w14:textId="67ECFF09" w:rsidR="00BF1078" w:rsidRPr="005526D3" w:rsidDel="00A847C1" w:rsidRDefault="00000000" w:rsidP="005E1393">
            <w:pPr>
              <w:tabs>
                <w:tab w:val="left" w:pos="4312"/>
              </w:tabs>
              <w:ind w:left="4312" w:hanging="4111"/>
              <w:rPr>
                <w:del w:id="657" w:author="Adrian Gould" w:date="2023-08-28T16:10:00Z"/>
                <w:sz w:val="20"/>
                <w:szCs w:val="22"/>
              </w:rPr>
            </w:pPr>
            <w:del w:id="658" w:author="Adrian Gould" w:date="2023-08-28T16:10:00Z">
              <w:r w:rsidDel="00A847C1">
                <w:fldChar w:fldCharType="begin"/>
              </w:r>
              <w:r w:rsidDel="00A847C1">
                <w:delInstrText>HYPERLINK "https://necolas.github.io/normalize.css/"</w:delInstrText>
              </w:r>
              <w:r w:rsidDel="00A847C1">
                <w:fldChar w:fldCharType="separate"/>
              </w:r>
              <w:r w:rsidR="00A73EFB" w:rsidRPr="005526D3" w:rsidDel="00A847C1">
                <w:rPr>
                  <w:rStyle w:val="ae"/>
                  <w:sz w:val="20"/>
                  <w:szCs w:val="22"/>
                </w:rPr>
                <w:delText>https://necolas.github.io/normalize.css/</w:delText>
              </w:r>
              <w:r w:rsidDel="00A847C1">
                <w:rPr>
                  <w:rStyle w:val="ae"/>
                  <w:sz w:val="20"/>
                  <w:szCs w:val="22"/>
                </w:rPr>
                <w:fldChar w:fldCharType="end"/>
              </w:r>
              <w:r w:rsidR="00390034" w:rsidRPr="005526D3" w:rsidDel="00A847C1">
                <w:rPr>
                  <w:sz w:val="20"/>
                  <w:szCs w:val="22"/>
                </w:rPr>
                <w:delText xml:space="preserve"> </w:delText>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necolas-normalise.css</w:delText>
              </w:r>
              <w:r w:rsidR="00390034" w:rsidRPr="005526D3" w:rsidDel="00A847C1">
                <w:rPr>
                  <w:sz w:val="20"/>
                  <w:szCs w:val="22"/>
                </w:rPr>
                <w:delText>)</w:delText>
              </w:r>
            </w:del>
          </w:p>
          <w:p w14:paraId="6F4E2CE5" w14:textId="48C6471C" w:rsidR="00B35ECA" w:rsidDel="00A847C1" w:rsidRDefault="00F20230" w:rsidP="0082475E">
            <w:pPr>
              <w:rPr>
                <w:del w:id="659" w:author="Adrian Gould" w:date="2023-08-28T16:10:00Z"/>
              </w:rPr>
            </w:pPr>
            <w:del w:id="660" w:author="Adrian Gould" w:date="2023-08-28T16:10:00Z">
              <w:r w:rsidDel="00A847C1">
                <w:delText xml:space="preserve">Once you have </w:delText>
              </w:r>
              <w:r w:rsidR="0079073C" w:rsidDel="00A847C1">
                <w:delText>s</w:delText>
              </w:r>
              <w:r w:rsidDel="00A847C1">
                <w:delText xml:space="preserve">elected the CSS file, you </w:delText>
              </w:r>
              <w:r w:rsidR="0079073C" w:rsidDel="00A847C1">
                <w:delText xml:space="preserve">should link to </w:delText>
              </w:r>
              <w:r w:rsidDel="00A847C1">
                <w:delText>file</w:delText>
              </w:r>
              <w:r w:rsidR="0079073C" w:rsidDel="00A847C1">
                <w:delText xml:space="preserve"> that is contained in the root </w:delText>
              </w:r>
              <w:r w:rsidR="0079073C" w:rsidRPr="00A23F1A" w:rsidDel="00A847C1">
                <w:rPr>
                  <w:rStyle w:val="CodeInline"/>
                </w:rPr>
                <w:delText>assets/css</w:delText>
              </w:r>
              <w:r w:rsidR="0079073C" w:rsidDel="00A847C1">
                <w:delText xml:space="preserve"> folder. </w:delText>
              </w:r>
            </w:del>
          </w:p>
          <w:p w14:paraId="6143B294" w14:textId="7564B3AD" w:rsidR="005526D3" w:rsidDel="00A847C1" w:rsidRDefault="005526D3" w:rsidP="005526D3">
            <w:pPr>
              <w:rPr>
                <w:del w:id="661" w:author="Adrian Gould" w:date="2023-08-28T16:10:00Z"/>
              </w:rPr>
            </w:pPr>
            <w:del w:id="662" w:author="Adrian Gould" w:date="2023-08-28T16:10:00Z">
              <w:r w:rsidDel="00A847C1">
                <w:delText>Add the changed/added files to version control.</w:delText>
              </w:r>
            </w:del>
          </w:p>
          <w:p w14:paraId="744602A9" w14:textId="1FE95E32" w:rsidR="005526D3" w:rsidDel="00A847C1" w:rsidRDefault="005526D3" w:rsidP="005526D3">
            <w:pPr>
              <w:rPr>
                <w:del w:id="663" w:author="Adrian Gould" w:date="2023-08-28T16:10:00Z"/>
              </w:rPr>
            </w:pPr>
            <w:del w:id="664" w:author="Adrian Gould" w:date="2023-08-28T16:10:00Z">
              <w:r w:rsidDel="00A847C1">
                <w:delText>Use a commit message based on the one below (note this is incomplete):</w:delText>
              </w:r>
            </w:del>
          </w:p>
          <w:p w14:paraId="3CE112B1" w14:textId="6CCC2FF4" w:rsidR="005526D3" w:rsidDel="00A847C1" w:rsidRDefault="005526D3" w:rsidP="005526D3">
            <w:pPr>
              <w:pStyle w:val="a"/>
              <w:numPr>
                <w:ilvl w:val="0"/>
                <w:numId w:val="37"/>
              </w:numPr>
              <w:rPr>
                <w:ins w:id="665" w:author="Adrian Gould [2]" w:date="2023-08-23T09:26:00Z"/>
                <w:del w:id="666" w:author="Adrian Gould" w:date="2023-08-28T16:10:00Z"/>
              </w:rPr>
            </w:pPr>
            <w:del w:id="667" w:author="Adrian Gould" w:date="2023-08-28T16:10:00Z">
              <w:r w:rsidDel="00A847C1">
                <w:delText>“feat: add CSS to …”</w:delText>
              </w:r>
            </w:del>
          </w:p>
          <w:p w14:paraId="7850035A" w14:textId="106D8B6E" w:rsidR="00B54217" w:rsidDel="00A847C1" w:rsidRDefault="00677CAA" w:rsidP="00467E86">
            <w:pPr>
              <w:rPr>
                <w:ins w:id="668" w:author="Adrian Gould [2]" w:date="2023-08-23T09:27:00Z"/>
                <w:del w:id="669" w:author="Adrian Gould" w:date="2023-08-28T16:10:00Z"/>
              </w:rPr>
            </w:pPr>
            <w:ins w:id="670" w:author="Adrian Gould [2]" w:date="2023-08-23T09:26:00Z">
              <w:del w:id="671" w:author="Adrian Gould" w:date="2023-08-28T16:10:00Z">
                <w:r w:rsidDel="00A847C1">
                  <w:delText xml:space="preserve">After this first line, you are able to add further details to your commit messages. </w:delText>
                </w:r>
              </w:del>
            </w:ins>
          </w:p>
          <w:p w14:paraId="17AF6BC6" w14:textId="1927775F" w:rsidR="00467E86" w:rsidRPr="00B54217" w:rsidDel="00A847C1" w:rsidRDefault="00677CAA">
            <w:pPr>
              <w:ind w:left="720"/>
              <w:rPr>
                <w:del w:id="672" w:author="Adrian Gould" w:date="2023-08-28T16:10:00Z"/>
                <w:rStyle w:val="af1"/>
                <w:rPrChange w:id="673" w:author="Adrian Gould [2]" w:date="2023-08-23T09:27:00Z">
                  <w:rPr>
                    <w:del w:id="674" w:author="Adrian Gould" w:date="2023-08-28T16:10:00Z"/>
                  </w:rPr>
                </w:rPrChange>
              </w:rPr>
              <w:pPrChange w:id="675" w:author="Adrian Gould [2]" w:date="2023-08-23T09:27:00Z">
                <w:pPr>
                  <w:pStyle w:val="a"/>
                  <w:numPr>
                    <w:numId w:val="37"/>
                  </w:numPr>
                  <w:ind w:left="1080"/>
                </w:pPr>
              </w:pPrChange>
            </w:pPr>
            <w:ins w:id="676" w:author="Adrian Gould [2]" w:date="2023-08-23T09:26:00Z">
              <w:del w:id="677" w:author="Adrian Gould" w:date="2023-08-28T16:10:00Z">
                <w:r w:rsidRPr="00B54217" w:rsidDel="00A847C1">
                  <w:rPr>
                    <w:rStyle w:val="af1"/>
                    <w:rPrChange w:id="678" w:author="Adrian Gould [2]" w:date="2023-08-23T09:27:00Z">
                      <w:rPr/>
                    </w:rPrChange>
                  </w:rPr>
                  <w:delText xml:space="preserve">To do this at the command line, as your lecturer for guidance. In the WebStorm IDE it is </w:delText>
                </w:r>
                <w:r w:rsidR="00B54217" w:rsidRPr="00B54217" w:rsidDel="00A847C1">
                  <w:rPr>
                    <w:rStyle w:val="af1"/>
                    <w:rPrChange w:id="679" w:author="Adrian Gould [2]" w:date="2023-08-23T09:27:00Z">
                      <w:rPr/>
                    </w:rPrChange>
                  </w:rPr>
                  <w:delText xml:space="preserve">as simple as adding a blank line after the </w:delText>
                </w:r>
              </w:del>
            </w:ins>
            <w:ins w:id="680" w:author="Adrian Gould [2]" w:date="2023-08-23T09:27:00Z">
              <w:del w:id="681" w:author="Adrian Gould" w:date="2023-08-28T16:10:00Z">
                <w:r w:rsidR="00B54217" w:rsidRPr="00B54217" w:rsidDel="00A847C1">
                  <w:rPr>
                    <w:rStyle w:val="af1"/>
                    <w:rPrChange w:id="682" w:author="Adrian Gould [2]" w:date="2023-08-23T09:27:00Z">
                      <w:rPr/>
                    </w:rPrChange>
                  </w:rPr>
                  <w:delText>1st line of the commit, then each note on a separate line.</w:delText>
                </w:r>
              </w:del>
            </w:ins>
          </w:p>
          <w:p w14:paraId="37731E79" w14:textId="1EA924F5" w:rsidR="005526D3" w:rsidDel="00A847C1" w:rsidRDefault="005526D3" w:rsidP="0082475E">
            <w:pPr>
              <w:rPr>
                <w:del w:id="683" w:author="Adrian Gould" w:date="2023-08-28T16:10:00Z"/>
              </w:rPr>
            </w:pPr>
            <w:del w:id="684" w:author="Adrian Gould" w:date="2023-08-28T16:10:00Z">
              <w:r w:rsidDel="00A847C1">
                <w:delText>Push the code to your private remote repository.</w:delText>
              </w:r>
            </w:del>
          </w:p>
          <w:p w14:paraId="40C3910A" w14:textId="59FB82C0" w:rsidR="00B35ECA" w:rsidDel="00A847C1" w:rsidRDefault="00B35ECA" w:rsidP="0082475E">
            <w:pPr>
              <w:rPr>
                <w:del w:id="685" w:author="Adrian Gould" w:date="2023-08-28T16:10:00Z"/>
              </w:rPr>
            </w:pPr>
          </w:p>
        </w:tc>
      </w:tr>
      <w:tr w:rsidR="00B35ECA" w:rsidDel="00A847C1" w14:paraId="2C7DA1A6" w14:textId="23D4B60B" w:rsidTr="0080683D">
        <w:trPr>
          <w:cantSplit/>
          <w:del w:id="686" w:author="Adrian Gould" w:date="2023-08-28T16:10:00Z"/>
        </w:trPr>
        <w:tc>
          <w:tcPr>
            <w:tcW w:w="1693" w:type="dxa"/>
            <w:shd w:val="clear" w:color="auto" w:fill="D9D9D9" w:themeFill="background1" w:themeFillShade="D9"/>
          </w:tcPr>
          <w:p w14:paraId="5A2DB964" w14:textId="5E14D1FF" w:rsidR="00B35ECA" w:rsidRPr="006A4CC7" w:rsidDel="00A847C1" w:rsidRDefault="00B35ECA" w:rsidP="004602A9">
            <w:pPr>
              <w:spacing w:line="240" w:lineRule="auto"/>
              <w:ind w:right="170"/>
              <w:textAlignment w:val="baseline"/>
              <w:rPr>
                <w:del w:id="687" w:author="Adrian Gould" w:date="2023-08-28T16:10:00Z"/>
                <w:rFonts w:asciiTheme="majorHAnsi" w:hAnsiTheme="majorHAnsi" w:cstheme="majorHAnsi"/>
                <w:color w:val="FF0000"/>
                <w:sz w:val="48"/>
                <w:szCs w:val="48"/>
              </w:rPr>
            </w:pPr>
            <w:del w:id="688" w:author="Adrian Gould" w:date="2023-08-28T16:10:00Z">
              <w:r w:rsidDel="00A847C1">
                <w:rPr>
                  <w:rFonts w:asciiTheme="majorHAnsi" w:hAnsiTheme="majorHAnsi" w:cstheme="majorHAnsi"/>
                  <w:color w:val="FF0000"/>
                  <w:sz w:val="48"/>
                  <w:szCs w:val="48"/>
                </w:rPr>
                <w:delText>A02</w:delText>
              </w:r>
            </w:del>
          </w:p>
        </w:tc>
        <w:tc>
          <w:tcPr>
            <w:tcW w:w="8495" w:type="dxa"/>
            <w:shd w:val="clear" w:color="auto" w:fill="auto"/>
          </w:tcPr>
          <w:p w14:paraId="3756626F" w14:textId="3CD0A192" w:rsidR="00B35ECA" w:rsidDel="00A847C1" w:rsidRDefault="00B35ECA">
            <w:pPr>
              <w:pStyle w:val="3"/>
              <w:rPr>
                <w:del w:id="689" w:author="Adrian Gould" w:date="2023-08-28T16:10:00Z"/>
              </w:rPr>
              <w:pPrChange w:id="690" w:author="Adrian Gould [2]" w:date="2023-08-23T09:28:00Z">
                <w:pPr>
                  <w:pStyle w:val="2"/>
                </w:pPr>
              </w:pPrChange>
            </w:pPr>
            <w:del w:id="691" w:author="Adrian Gould" w:date="2023-08-28T16:10:00Z">
              <w:r w:rsidDel="00A847C1">
                <w:delText>Which of the CSS Reset/Normalise files did you select and why?</w:delText>
              </w:r>
            </w:del>
          </w:p>
          <w:p w14:paraId="2A7587EB" w14:textId="02F6F138" w:rsidR="00B35ECA" w:rsidDel="00A847C1" w:rsidRDefault="00B35ECA" w:rsidP="00B35ECA">
            <w:pPr>
              <w:rPr>
                <w:del w:id="692" w:author="Adrian Gould" w:date="2023-08-28T16:10:00Z"/>
              </w:rPr>
            </w:pPr>
            <w:del w:id="693" w:author="Adrian Gould" w:date="2023-08-28T16:10:00Z">
              <w:r w:rsidDel="00A847C1">
                <w:delText>(2 – 4 sentences)</w:delText>
              </w:r>
            </w:del>
          </w:p>
          <w:p w14:paraId="72173462" w14:textId="5690965B" w:rsidR="00B35ECA" w:rsidDel="00A847C1" w:rsidRDefault="00B35ECA" w:rsidP="00B35ECA">
            <w:pPr>
              <w:rPr>
                <w:del w:id="694" w:author="Adrian Gould" w:date="2023-08-28T16:10:00Z"/>
              </w:rPr>
            </w:pPr>
          </w:p>
          <w:p w14:paraId="0D6F0A06" w14:textId="03E516ED" w:rsidR="00B35ECA" w:rsidDel="00A847C1" w:rsidRDefault="00B35ECA" w:rsidP="00B35ECA">
            <w:pPr>
              <w:rPr>
                <w:del w:id="695" w:author="Adrian Gould" w:date="2023-08-28T16:10:00Z"/>
              </w:rPr>
            </w:pPr>
          </w:p>
          <w:p w14:paraId="54F49E2E" w14:textId="06AD41DE" w:rsidR="002847BB" w:rsidDel="00A847C1" w:rsidRDefault="002847BB" w:rsidP="00B35ECA">
            <w:pPr>
              <w:rPr>
                <w:del w:id="696" w:author="Adrian Gould" w:date="2023-08-28T16:10:00Z"/>
              </w:rPr>
            </w:pPr>
          </w:p>
          <w:p w14:paraId="0D4691C3" w14:textId="5D7B5ED3" w:rsidR="002847BB" w:rsidDel="00A847C1" w:rsidRDefault="002847BB">
            <w:pPr>
              <w:pStyle w:val="3"/>
              <w:rPr>
                <w:del w:id="697" w:author="Adrian Gould" w:date="2023-08-28T16:10:00Z"/>
              </w:rPr>
              <w:pPrChange w:id="698" w:author="Adrian Gould [2]" w:date="2023-08-23T09:28:00Z">
                <w:pPr>
                  <w:pStyle w:val="2"/>
                </w:pPr>
              </w:pPrChange>
            </w:pPr>
            <w:del w:id="699" w:author="Adrian Gould" w:date="2023-08-28T16:10:00Z">
              <w:r w:rsidDel="00A847C1">
                <w:delText>What is the HTML you cre</w:delText>
              </w:r>
              <w:r w:rsidR="00D975C0" w:rsidDel="00A847C1">
                <w:delText>a</w:delText>
              </w:r>
              <w:r w:rsidDel="00A847C1">
                <w:delText>ted to include the CSS file?</w:delText>
              </w:r>
            </w:del>
          </w:p>
          <w:p w14:paraId="76FFDFF3" w14:textId="4D1C150B" w:rsidR="002847BB" w:rsidDel="00A847C1" w:rsidRDefault="000B51BC" w:rsidP="00B35ECA">
            <w:pPr>
              <w:rPr>
                <w:del w:id="700" w:author="Adrian Gould" w:date="2023-08-28T16:10:00Z"/>
              </w:rPr>
            </w:pPr>
            <w:del w:id="701" w:author="Adrian Gould" w:date="2023-08-28T16:10:00Z">
              <w:r w:rsidDel="00A847C1">
                <w:delText>(</w:delText>
              </w:r>
              <w:r w:rsidR="00CD3791" w:rsidDel="00A847C1">
                <w:delText>I</w:delText>
              </w:r>
              <w:r w:rsidR="00DA2C0A" w:rsidDel="00A847C1">
                <w:delText>nclude a code snippet</w:delText>
              </w:r>
              <w:r w:rsidDel="00A847C1">
                <w:delText>)</w:delText>
              </w:r>
            </w:del>
          </w:p>
          <w:p w14:paraId="376708F4" w14:textId="496022EF" w:rsidR="000B51BC" w:rsidDel="00A847C1" w:rsidRDefault="000B51BC" w:rsidP="00B35ECA">
            <w:pPr>
              <w:rPr>
                <w:del w:id="702" w:author="Adrian Gould" w:date="2023-08-28T16:10:00Z"/>
              </w:rPr>
            </w:pPr>
          </w:p>
          <w:p w14:paraId="5C063A0F" w14:textId="0828FFCC" w:rsidR="000B51BC" w:rsidDel="00A847C1" w:rsidRDefault="000B51BC" w:rsidP="00B35ECA">
            <w:pPr>
              <w:rPr>
                <w:del w:id="703" w:author="Adrian Gould" w:date="2023-08-28T16:10:00Z"/>
              </w:rPr>
            </w:pPr>
          </w:p>
          <w:p w14:paraId="0AA82A3A" w14:textId="27E9E7D6" w:rsidR="002847BB" w:rsidDel="00A847C1" w:rsidRDefault="002847BB" w:rsidP="00B35ECA">
            <w:pPr>
              <w:rPr>
                <w:del w:id="704" w:author="Adrian Gould" w:date="2023-08-28T16:10:00Z"/>
              </w:rPr>
            </w:pPr>
          </w:p>
          <w:p w14:paraId="7C341EB9" w14:textId="7E572177" w:rsidR="002847BB" w:rsidDel="00A847C1" w:rsidRDefault="00D975C0">
            <w:pPr>
              <w:pStyle w:val="3"/>
              <w:rPr>
                <w:del w:id="705" w:author="Adrian Gould" w:date="2023-08-28T16:10:00Z"/>
              </w:rPr>
              <w:pPrChange w:id="706" w:author="Adrian Gould [2]" w:date="2023-08-23T09:28:00Z">
                <w:pPr>
                  <w:pStyle w:val="2"/>
                </w:pPr>
              </w:pPrChange>
            </w:pPr>
            <w:del w:id="707" w:author="Adrian Gould" w:date="2023-08-28T16:10:00Z">
              <w:r w:rsidDel="00A847C1">
                <w:delText xml:space="preserve">Where is the above HTML code located in your </w:delText>
              </w:r>
            </w:del>
            <w:del w:id="708" w:author="Adrian Gould" w:date="2023-08-28T16:08:00Z">
              <w:r w:rsidDel="00A847C1">
                <w:delText>phase-2</w:delText>
              </w:r>
            </w:del>
            <w:del w:id="709" w:author="Adrian Gould" w:date="2023-08-28T16:10:00Z">
              <w:r w:rsidDel="00A847C1">
                <w:delText xml:space="preserve">/index.html file? </w:delText>
              </w:r>
            </w:del>
          </w:p>
          <w:p w14:paraId="70BF294E" w14:textId="73FD8AA0" w:rsidR="00B35ECA" w:rsidDel="00A847C1" w:rsidRDefault="000B51BC" w:rsidP="00B35ECA">
            <w:pPr>
              <w:rPr>
                <w:del w:id="710" w:author="Adrian Gould" w:date="2023-08-28T16:10:00Z"/>
              </w:rPr>
            </w:pPr>
            <w:del w:id="711" w:author="Adrian Gould" w:date="2023-08-28T16:10:00Z">
              <w:r w:rsidDel="00A847C1">
                <w:delText>(</w:delText>
              </w:r>
              <w:r w:rsidR="00CD3791" w:rsidDel="00A847C1">
                <w:delText>I</w:delText>
              </w:r>
              <w:r w:rsidR="00DA2C0A" w:rsidDel="00A847C1">
                <w:delText xml:space="preserve">nclude a </w:delText>
              </w:r>
              <w:r w:rsidDel="00A847C1">
                <w:delText>code snippet)</w:delText>
              </w:r>
            </w:del>
          </w:p>
          <w:p w14:paraId="2EA470C3" w14:textId="60BC02C6" w:rsidR="000B51BC" w:rsidDel="00A847C1" w:rsidRDefault="000B51BC" w:rsidP="00B35ECA">
            <w:pPr>
              <w:rPr>
                <w:del w:id="712" w:author="Adrian Gould" w:date="2023-08-28T16:10:00Z"/>
              </w:rPr>
            </w:pPr>
          </w:p>
          <w:p w14:paraId="4E09DD55" w14:textId="27C36070" w:rsidR="000B51BC" w:rsidDel="00A847C1" w:rsidRDefault="000B51BC" w:rsidP="00B35ECA">
            <w:pPr>
              <w:rPr>
                <w:ins w:id="713" w:author="Adrian Gould [2]" w:date="2023-08-23T09:27:00Z"/>
                <w:del w:id="714" w:author="Adrian Gould" w:date="2023-08-28T16:10:00Z"/>
              </w:rPr>
            </w:pPr>
          </w:p>
          <w:p w14:paraId="290015FC" w14:textId="711D67E0" w:rsidR="00C86034" w:rsidDel="00A847C1" w:rsidRDefault="00C86034">
            <w:pPr>
              <w:pStyle w:val="3"/>
              <w:rPr>
                <w:ins w:id="715" w:author="Adrian Gould [2]" w:date="2023-08-23T09:27:00Z"/>
                <w:del w:id="716" w:author="Adrian Gould" w:date="2023-08-28T16:10:00Z"/>
              </w:rPr>
              <w:pPrChange w:id="717" w:author="Adrian Gould [2]" w:date="2023-08-23T09:28:00Z">
                <w:pPr/>
              </w:pPrChange>
            </w:pPr>
            <w:ins w:id="718" w:author="Adrian Gould [2]" w:date="2023-08-23T09:27:00Z">
              <w:del w:id="719" w:author="Adrian Gould" w:date="2023-08-28T16:10:00Z">
                <w:r w:rsidDel="00A847C1">
                  <w:delText>What is the Commit message you used?</w:delText>
                </w:r>
              </w:del>
            </w:ins>
          </w:p>
          <w:p w14:paraId="128C7B31" w14:textId="1026FADB" w:rsidR="00C86034" w:rsidDel="00A847C1" w:rsidRDefault="00C86034" w:rsidP="00B35ECA">
            <w:pPr>
              <w:rPr>
                <w:ins w:id="720" w:author="Adrian Gould [2]" w:date="2023-08-23T09:28:00Z"/>
                <w:del w:id="721" w:author="Adrian Gould" w:date="2023-08-28T16:10:00Z"/>
              </w:rPr>
            </w:pPr>
          </w:p>
          <w:p w14:paraId="27043C9D" w14:textId="42726E6A" w:rsidR="004C183E" w:rsidDel="00A847C1" w:rsidRDefault="004C183E" w:rsidP="00B35ECA">
            <w:pPr>
              <w:rPr>
                <w:ins w:id="722" w:author="Adrian Gould [2]" w:date="2023-08-23T09:27:00Z"/>
                <w:del w:id="723" w:author="Adrian Gould" w:date="2023-08-28T16:10:00Z"/>
              </w:rPr>
            </w:pPr>
          </w:p>
          <w:p w14:paraId="525994CE" w14:textId="3B029D98" w:rsidR="00C86034" w:rsidDel="00A847C1" w:rsidRDefault="00C86034" w:rsidP="00B35ECA">
            <w:pPr>
              <w:rPr>
                <w:del w:id="724" w:author="Adrian Gould" w:date="2023-08-28T16:10:00Z"/>
              </w:rPr>
            </w:pPr>
          </w:p>
          <w:p w14:paraId="272E0B8B" w14:textId="6E6495D3" w:rsidR="00B35ECA" w:rsidRPr="00B35ECA" w:rsidDel="00A847C1" w:rsidRDefault="00B35ECA" w:rsidP="00B35ECA">
            <w:pPr>
              <w:rPr>
                <w:del w:id="725" w:author="Adrian Gould" w:date="2023-08-28T16:10:00Z"/>
              </w:rPr>
            </w:pPr>
          </w:p>
        </w:tc>
      </w:tr>
      <w:tr w:rsidR="006F490D" w14:paraId="2837E7AA" w14:textId="77777777" w:rsidTr="00366910">
        <w:trPr>
          <w:cantSplit/>
          <w:ins w:id="726" w:author="Adrian Gould" w:date="2023-08-28T13:11:00Z"/>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ins w:id="727" w:author="Adrian Gould" w:date="2023-08-28T13:11:00Z"/>
                <w:rFonts w:asciiTheme="majorHAnsi" w:hAnsiTheme="majorHAnsi" w:cstheme="majorHAnsi"/>
                <w:color w:val="FF0000"/>
                <w:sz w:val="48"/>
                <w:szCs w:val="48"/>
              </w:rPr>
            </w:pPr>
            <w:ins w:id="728" w:author="Adrian Gould" w:date="2023-08-28T13:11:00Z">
              <w:r>
                <w:rPr>
                  <w:rFonts w:asciiTheme="majorHAnsi" w:hAnsiTheme="majorHAnsi" w:cstheme="majorHAnsi"/>
                  <w:color w:val="FF0000"/>
                  <w:sz w:val="48"/>
                  <w:szCs w:val="48"/>
                </w:rPr>
                <w:lastRenderedPageBreak/>
                <w:t>03</w:t>
              </w:r>
            </w:ins>
          </w:p>
        </w:tc>
        <w:tc>
          <w:tcPr>
            <w:tcW w:w="8495" w:type="dxa"/>
            <w:shd w:val="clear" w:color="auto" w:fill="auto"/>
          </w:tcPr>
          <w:p w14:paraId="6219C29E" w14:textId="085F47E3" w:rsidR="006F490D" w:rsidRDefault="00A847C1" w:rsidP="00366910">
            <w:pPr>
              <w:pStyle w:val="2"/>
              <w:rPr>
                <w:ins w:id="729" w:author="Adrian Gould" w:date="2023-08-28T13:11:00Z"/>
              </w:rPr>
            </w:pPr>
            <w:bookmarkStart w:id="730" w:name="_Toc144137651"/>
            <w:ins w:id="731" w:author="Adrian Gould" w:date="2023-08-28T16:10:00Z">
              <w:r>
                <w:t>Locate and Select Appropriate Images</w:t>
              </w:r>
            </w:ins>
            <w:bookmarkEnd w:id="730"/>
          </w:p>
          <w:p w14:paraId="317771FF" w14:textId="77777777" w:rsidR="006F490D" w:rsidRDefault="009F210C" w:rsidP="00CE04F0">
            <w:pPr>
              <w:rPr>
                <w:ins w:id="732" w:author="Adrian Gould" w:date="2023-08-28T16:59:00Z"/>
              </w:rPr>
            </w:pPr>
            <w:ins w:id="733" w:author="Adrian Gould" w:date="2023-08-28T16:59:00Z">
              <w:r>
                <w:t>In this step you will be selecting images for use in the site.</w:t>
              </w:r>
            </w:ins>
          </w:p>
          <w:p w14:paraId="4301CB79" w14:textId="5206963C" w:rsidR="009F210C" w:rsidRDefault="009F210C" w:rsidP="00CE04F0">
            <w:pPr>
              <w:rPr>
                <w:ins w:id="734" w:author="Adrian Gould" w:date="2023-08-28T17:00:00Z"/>
              </w:rPr>
            </w:pPr>
            <w:ins w:id="735" w:author="Adrian Gould" w:date="2023-08-28T16:59:00Z">
              <w:r>
                <w:t xml:space="preserve">You are required to locate </w:t>
              </w:r>
            </w:ins>
            <w:ins w:id="736" w:author="Adrian Gould" w:date="2023-08-28T17:06:00Z">
              <w:r w:rsidRPr="009F210C">
                <w:rPr>
                  <w:b/>
                  <w:bCs w:val="0"/>
                  <w:color w:val="FF0000"/>
                  <w:rPrChange w:id="737" w:author="Adrian Gould" w:date="2023-08-28T17:06:00Z">
                    <w:rPr/>
                  </w:rPrChange>
                </w:rPr>
                <w:t>FOUR</w:t>
              </w:r>
              <w:r w:rsidRPr="009F210C">
                <w:rPr>
                  <w:color w:val="FF0000"/>
                  <w:rPrChange w:id="738" w:author="Adrian Gould" w:date="2023-08-28T17:06:00Z">
                    <w:rPr/>
                  </w:rPrChange>
                </w:rPr>
                <w:t xml:space="preserve"> </w:t>
              </w:r>
            </w:ins>
            <w:ins w:id="739" w:author="Adrian Gould" w:date="2023-08-28T16:59:00Z">
              <w:r>
                <w:t xml:space="preserve">images for the site </w:t>
              </w:r>
            </w:ins>
            <w:ins w:id="740" w:author="Adrian Gould" w:date="2023-08-28T17:08:00Z">
              <w:r w:rsidR="00F0215D">
                <w:t>to match the following basic requirements:</w:t>
              </w:r>
            </w:ins>
          </w:p>
          <w:p w14:paraId="51CB91AD" w14:textId="3934633F" w:rsidR="009F210C" w:rsidRDefault="009F210C">
            <w:pPr>
              <w:pStyle w:val="a"/>
              <w:numPr>
                <w:ilvl w:val="0"/>
                <w:numId w:val="9"/>
              </w:numPr>
              <w:rPr>
                <w:ins w:id="741" w:author="Adrian Gould" w:date="2023-08-28T17:06:00Z"/>
              </w:rPr>
              <w:pPrChange w:id="742" w:author="Adrian Gould" w:date="2023-08-28T17:08:00Z">
                <w:pPr>
                  <w:pStyle w:val="a"/>
                  <w:numPr>
                    <w:ilvl w:val="2"/>
                    <w:numId w:val="9"/>
                  </w:numPr>
                  <w:ind w:left="2160"/>
                </w:pPr>
              </w:pPrChange>
            </w:pPr>
            <w:ins w:id="743" w:author="Adrian Gould" w:date="2023-08-28T17:06:00Z">
              <w:r>
                <w:t xml:space="preserve">a </w:t>
              </w:r>
            </w:ins>
            <w:ins w:id="744" w:author="Adrian Gould" w:date="2023-08-28T17:07:00Z">
              <w:r w:rsidR="00F0215D">
                <w:t>HTML/CSS or JavaScript</w:t>
              </w:r>
            </w:ins>
            <w:ins w:id="745" w:author="Adrian Gould" w:date="2023-08-28T17:06:00Z">
              <w:r>
                <w:t xml:space="preserve"> Joke</w:t>
              </w:r>
            </w:ins>
          </w:p>
          <w:p w14:paraId="3F9B13CF" w14:textId="79B59A0A" w:rsidR="009F210C" w:rsidRDefault="009F210C">
            <w:pPr>
              <w:pStyle w:val="a"/>
              <w:numPr>
                <w:ilvl w:val="0"/>
                <w:numId w:val="9"/>
              </w:numPr>
              <w:rPr>
                <w:ins w:id="746" w:author="Adrian Gould" w:date="2023-08-28T17:07:00Z"/>
              </w:rPr>
              <w:pPrChange w:id="747" w:author="Adrian Gould" w:date="2023-08-28T17:08:00Z">
                <w:pPr>
                  <w:pStyle w:val="a"/>
                  <w:numPr>
                    <w:ilvl w:val="2"/>
                    <w:numId w:val="9"/>
                  </w:numPr>
                  <w:ind w:left="2160"/>
                </w:pPr>
              </w:pPrChange>
            </w:pPr>
            <w:ins w:id="748" w:author="Adrian Gould" w:date="2023-08-28T17:06:00Z">
              <w:r>
                <w:t xml:space="preserve">a </w:t>
              </w:r>
            </w:ins>
            <w:ins w:id="749" w:author="Adrian Gould" w:date="2023-08-28T17:07:00Z">
              <w:r>
                <w:t>joke about user error</w:t>
              </w:r>
            </w:ins>
          </w:p>
          <w:p w14:paraId="0C79DFDD" w14:textId="511F4B42" w:rsidR="009F210C" w:rsidRDefault="009F210C">
            <w:pPr>
              <w:pStyle w:val="a"/>
              <w:numPr>
                <w:ilvl w:val="0"/>
                <w:numId w:val="9"/>
              </w:numPr>
              <w:rPr>
                <w:ins w:id="750" w:author="Adrian Gould" w:date="2023-08-28T17:07:00Z"/>
              </w:rPr>
              <w:pPrChange w:id="751" w:author="Adrian Gould" w:date="2023-08-28T17:08:00Z">
                <w:pPr>
                  <w:pStyle w:val="a"/>
                  <w:numPr>
                    <w:ilvl w:val="2"/>
                    <w:numId w:val="9"/>
                  </w:numPr>
                  <w:ind w:left="2160"/>
                </w:pPr>
              </w:pPrChange>
            </w:pPr>
            <w:ins w:id="752" w:author="Adrian Gould" w:date="2023-08-28T17:07:00Z">
              <w:r>
                <w:t>a photo to illustrate one of the stories</w:t>
              </w:r>
              <w:r w:rsidR="00F0215D">
                <w:t xml:space="preserve"> </w:t>
              </w:r>
            </w:ins>
            <w:ins w:id="753" w:author="Adrian Gould" w:date="2023-08-28T17:08:00Z">
              <w:r w:rsidR="00F0215D">
                <w:t>on</w:t>
              </w:r>
            </w:ins>
            <w:ins w:id="754" w:author="Adrian Gould" w:date="2023-08-28T17:07:00Z">
              <w:r w:rsidR="00F0215D">
                <w:t xml:space="preserve"> the </w:t>
              </w:r>
              <w:proofErr w:type="gramStart"/>
              <w:r w:rsidR="00F0215D">
                <w:t>site</w:t>
              </w:r>
              <w:proofErr w:type="gramEnd"/>
            </w:ins>
          </w:p>
          <w:p w14:paraId="7CEAC771" w14:textId="0F2F9B53" w:rsidR="009F210C" w:rsidRDefault="009F210C" w:rsidP="00F0215D">
            <w:pPr>
              <w:pStyle w:val="a"/>
              <w:numPr>
                <w:ilvl w:val="0"/>
                <w:numId w:val="9"/>
              </w:numPr>
              <w:rPr>
                <w:ins w:id="755" w:author="Adrian Gould" w:date="2023-08-28T17:08:00Z"/>
              </w:rPr>
            </w:pPr>
            <w:ins w:id="756" w:author="Adrian Gould" w:date="2023-08-28T17:07:00Z">
              <w:r>
                <w:t xml:space="preserve">a </w:t>
              </w:r>
              <w:r w:rsidR="00F0215D">
                <w:t>joke about programming</w:t>
              </w:r>
              <w:r>
                <w:t xml:space="preserve"> </w:t>
              </w:r>
            </w:ins>
          </w:p>
          <w:p w14:paraId="7E555EA0" w14:textId="5AC40232" w:rsidR="00F0215D" w:rsidRPr="00F0215D" w:rsidRDefault="00F0215D" w:rsidP="00F0215D">
            <w:pPr>
              <w:rPr>
                <w:ins w:id="757" w:author="Adrian Gould" w:date="2023-08-28T17:04:00Z"/>
                <w:rStyle w:val="ab"/>
                <w:rPrChange w:id="758" w:author="Adrian Gould" w:date="2023-08-28T17:09:00Z">
                  <w:rPr>
                    <w:ins w:id="759" w:author="Adrian Gould" w:date="2023-08-28T17:04:00Z"/>
                  </w:rPr>
                </w:rPrChange>
              </w:rPr>
            </w:pPr>
            <w:ins w:id="760" w:author="Adrian Gould" w:date="2023-08-28T17:08:00Z">
              <w:r w:rsidRPr="00F0215D">
                <w:rPr>
                  <w:rStyle w:val="ab"/>
                  <w:rPrChange w:id="761" w:author="Adrian Gould" w:date="2023-08-28T17:09:00Z">
                    <w:rPr/>
                  </w:rPrChange>
                </w:rPr>
                <w:t>All images MUST BE TAFE appropriate and suitable for GEN</w:t>
              </w:r>
            </w:ins>
            <w:ins w:id="762" w:author="Adrian Gould" w:date="2023-08-28T17:09:00Z">
              <w:r w:rsidRPr="00F0215D">
                <w:rPr>
                  <w:rStyle w:val="ab"/>
                  <w:rPrChange w:id="763" w:author="Adrian Gould" w:date="2023-08-28T17:09:00Z">
                    <w:rPr/>
                  </w:rPrChange>
                </w:rPr>
                <w:t>ERAL VIEWING.</w:t>
              </w:r>
            </w:ins>
          </w:p>
          <w:p w14:paraId="3883D36C" w14:textId="257C74D2" w:rsidR="009F210C" w:rsidRDefault="009F210C" w:rsidP="00CE04F0">
            <w:pPr>
              <w:rPr>
                <w:ins w:id="764" w:author="Adrian Gould" w:date="2023-08-28T17:05:00Z"/>
              </w:rPr>
            </w:pPr>
            <w:ins w:id="765" w:author="Adrian Gould" w:date="2023-08-28T17:04:00Z">
              <w:r>
                <w:t>When you find each image, download a copy of it and add to the assets/images folder in the portfolio file st</w:t>
              </w:r>
            </w:ins>
            <w:ins w:id="766" w:author="Adrian Gould" w:date="2023-08-28T17:05:00Z">
              <w:r>
                <w:t>ructure.</w:t>
              </w:r>
            </w:ins>
          </w:p>
          <w:p w14:paraId="6F62ABFD" w14:textId="15D4026D" w:rsidR="009F210C" w:rsidRDefault="009F210C" w:rsidP="009F210C">
            <w:pPr>
              <w:rPr>
                <w:ins w:id="767" w:author="Adrian Gould" w:date="2023-08-28T17:00:00Z"/>
              </w:rPr>
            </w:pPr>
            <w:ins w:id="768" w:author="Adrian Gould" w:date="2023-08-28T17:05:00Z">
              <w:r>
                <w:t xml:space="preserve">You must also </w:t>
              </w:r>
            </w:ins>
            <w:ins w:id="769" w:author="Adrian Gould" w:date="2023-08-28T17:00:00Z">
              <w:r>
                <w:t xml:space="preserve">note the following details </w:t>
              </w:r>
            </w:ins>
            <w:ins w:id="770" w:author="Adrian Gould" w:date="2023-08-28T17:05:00Z">
              <w:r>
                <w:t xml:space="preserve">for each image </w:t>
              </w:r>
            </w:ins>
            <w:ins w:id="771" w:author="Adrian Gould" w:date="2023-08-28T17:00:00Z">
              <w:r w:rsidRPr="009F210C">
                <w:t>in</w:t>
              </w:r>
              <w:r>
                <w:t xml:space="preserve"> </w:t>
              </w:r>
              <w:r w:rsidRPr="009F210C">
                <w:t>th</w:t>
              </w:r>
              <w:r>
                <w:t>e tables on the next page.</w:t>
              </w:r>
            </w:ins>
          </w:p>
          <w:p w14:paraId="54C7C0C7" w14:textId="595B661C" w:rsidR="009F210C" w:rsidRDefault="009F210C">
            <w:pPr>
              <w:pStyle w:val="a"/>
              <w:numPr>
                <w:ilvl w:val="0"/>
                <w:numId w:val="37"/>
              </w:numPr>
              <w:rPr>
                <w:ins w:id="772" w:author="Adrian Gould" w:date="2023-08-28T17:00:00Z"/>
              </w:rPr>
              <w:pPrChange w:id="773" w:author="Adrian Gould" w:date="2023-08-28T17:02:00Z">
                <w:pPr/>
              </w:pPrChange>
            </w:pPr>
            <w:ins w:id="774" w:author="Adrian Gould" w:date="2023-08-28T17:00:00Z">
              <w:r>
                <w:t>Image File Name</w:t>
              </w:r>
            </w:ins>
          </w:p>
          <w:p w14:paraId="3767DC1F" w14:textId="3706A67C" w:rsidR="009F210C" w:rsidRDefault="009F210C">
            <w:pPr>
              <w:pStyle w:val="a"/>
              <w:numPr>
                <w:ilvl w:val="0"/>
                <w:numId w:val="37"/>
              </w:numPr>
              <w:rPr>
                <w:ins w:id="775" w:author="Adrian Gould" w:date="2023-08-28T17:00:00Z"/>
              </w:rPr>
              <w:pPrChange w:id="776" w:author="Adrian Gould" w:date="2023-08-28T17:02:00Z">
                <w:pPr/>
              </w:pPrChange>
            </w:pPr>
            <w:ins w:id="777" w:author="Adrian Gould" w:date="2023-08-28T17:00:00Z">
              <w:r>
                <w:t>Photographer / Originator of Image</w:t>
              </w:r>
            </w:ins>
          </w:p>
          <w:p w14:paraId="27F113C3" w14:textId="29E5C38A" w:rsidR="009F210C" w:rsidRDefault="009F210C">
            <w:pPr>
              <w:pStyle w:val="a"/>
              <w:numPr>
                <w:ilvl w:val="0"/>
                <w:numId w:val="37"/>
              </w:numPr>
              <w:rPr>
                <w:ins w:id="778" w:author="Adrian Gould" w:date="2023-08-28T17:02:00Z"/>
              </w:rPr>
              <w:pPrChange w:id="779" w:author="Adrian Gould" w:date="2023-08-28T17:02:00Z">
                <w:pPr/>
              </w:pPrChange>
            </w:pPr>
            <w:ins w:id="780" w:author="Adrian Gould" w:date="2023-08-28T17:00:00Z">
              <w:r>
                <w:t xml:space="preserve">URL </w:t>
              </w:r>
            </w:ins>
            <w:ins w:id="781" w:author="Adrian Gould" w:date="2023-08-28T17:02:00Z">
              <w:r>
                <w:t xml:space="preserve">of the page that the </w:t>
              </w:r>
            </w:ins>
            <w:ins w:id="782" w:author="Adrian Gould" w:date="2023-08-28T17:00:00Z">
              <w:r>
                <w:t>image is from</w:t>
              </w:r>
            </w:ins>
          </w:p>
          <w:p w14:paraId="6FA6916B" w14:textId="2907995A" w:rsidR="009F210C" w:rsidRDefault="009F210C" w:rsidP="009F210C">
            <w:pPr>
              <w:pStyle w:val="a"/>
              <w:numPr>
                <w:ilvl w:val="0"/>
                <w:numId w:val="37"/>
              </w:numPr>
              <w:rPr>
                <w:ins w:id="783" w:author="Adrian Gould" w:date="2023-08-28T17:02:00Z"/>
              </w:rPr>
            </w:pPr>
            <w:ins w:id="784" w:author="Adrian Gould" w:date="2023-08-28T17:02:00Z">
              <w:r>
                <w:t xml:space="preserve">Date </w:t>
              </w:r>
              <w:proofErr w:type="gramStart"/>
              <w:r>
                <w:t>retrieved</w:t>
              </w:r>
              <w:proofErr w:type="gramEnd"/>
            </w:ins>
          </w:p>
          <w:p w14:paraId="007C6B4A" w14:textId="6A8D7FF5" w:rsidR="009F210C" w:rsidRDefault="009F210C">
            <w:pPr>
              <w:pStyle w:val="a"/>
              <w:numPr>
                <w:ilvl w:val="0"/>
                <w:numId w:val="37"/>
              </w:numPr>
              <w:rPr>
                <w:ins w:id="785" w:author="Adrian Gould" w:date="2023-08-28T17:01:00Z"/>
              </w:rPr>
              <w:pPrChange w:id="786" w:author="Adrian Gould" w:date="2023-08-28T17:02:00Z">
                <w:pPr/>
              </w:pPrChange>
            </w:pPr>
            <w:ins w:id="787" w:author="Adrian Gould" w:date="2023-08-28T17:02:00Z">
              <w:r>
                <w:t>A sample of the image</w:t>
              </w:r>
            </w:ins>
          </w:p>
          <w:p w14:paraId="150AB548" w14:textId="626950ED" w:rsidR="009F210C" w:rsidRDefault="009F210C" w:rsidP="00CE04F0">
            <w:pPr>
              <w:rPr>
                <w:ins w:id="788" w:author="Adrian Gould" w:date="2023-08-28T17:09:00Z"/>
              </w:rPr>
            </w:pPr>
            <w:ins w:id="789" w:author="Adrian Gould" w:date="2023-08-28T17:02:00Z">
              <w:r>
                <w:t>A</w:t>
              </w:r>
            </w:ins>
            <w:ins w:id="790" w:author="Adrian Gould" w:date="2023-08-28T17:01:00Z">
              <w:r>
                <w:t>ny links with Google/Bing/etc search inks are not valid, you MUST find and give the original URL for the page with the image in the</w:t>
              </w:r>
            </w:ins>
            <w:ins w:id="791" w:author="Adrian Gould" w:date="2023-08-28T17:02:00Z">
              <w:r>
                <w:t xml:space="preserve"> table.</w:t>
              </w:r>
            </w:ins>
          </w:p>
          <w:p w14:paraId="4969316D" w14:textId="0F7CBA05" w:rsidR="00F0215D" w:rsidRDefault="00F0215D" w:rsidP="00CE04F0">
            <w:pPr>
              <w:rPr>
                <w:ins w:id="792" w:author="Adrian Gould" w:date="2023-08-28T17:10:00Z"/>
              </w:rPr>
            </w:pPr>
            <w:ins w:id="793" w:author="Adrian Gould" w:date="2023-08-28T17:09:00Z">
              <w:r>
                <w:t xml:space="preserve">Add the images to version control (this is not generally done, but for this portfolio we are requiring them to be </w:t>
              </w:r>
            </w:ins>
            <w:ins w:id="794" w:author="Adrian Gould" w:date="2023-08-28T17:10:00Z">
              <w:r>
                <w:t>added).</w:t>
              </w:r>
            </w:ins>
          </w:p>
          <w:p w14:paraId="72A5FBE8" w14:textId="603BAAFD" w:rsidR="00F0215D" w:rsidRDefault="00F0215D" w:rsidP="00CE04F0">
            <w:pPr>
              <w:rPr>
                <w:ins w:id="795" w:author="Adrian Gould" w:date="2023-08-28T17:10:00Z"/>
              </w:rPr>
            </w:pPr>
            <w:ins w:id="796" w:author="Adrian Gould" w:date="2023-08-28T17:10:00Z">
              <w:r>
                <w:t>Commit and push the images to your private remote repository with a suitable commit message:</w:t>
              </w:r>
            </w:ins>
          </w:p>
          <w:p w14:paraId="78795650" w14:textId="3F1ACF62" w:rsidR="00F0215D" w:rsidRPr="00F0215D" w:rsidRDefault="00F0215D">
            <w:pPr>
              <w:pStyle w:val="a"/>
              <w:numPr>
                <w:ilvl w:val="0"/>
                <w:numId w:val="43"/>
              </w:numPr>
              <w:rPr>
                <w:ins w:id="797" w:author="Adrian Gould" w:date="2023-08-28T16:59:00Z"/>
                <w:i/>
                <w:color w:val="C00000"/>
                <w:rPrChange w:id="798" w:author="Adrian Gould" w:date="2023-08-28T17:10:00Z">
                  <w:rPr>
                    <w:ins w:id="799" w:author="Adrian Gould" w:date="2023-08-28T16:59:00Z"/>
                  </w:rPr>
                </w:rPrChange>
              </w:rPr>
              <w:pPrChange w:id="800" w:author="Adrian Gould" w:date="2023-08-28T17:10:00Z">
                <w:pPr/>
              </w:pPrChange>
            </w:pPr>
            <w:ins w:id="801" w:author="Adrian Gould" w:date="2023-08-28T17:10:00Z">
              <w:r w:rsidRPr="007B492A">
                <w:rPr>
                  <w:rStyle w:val="ab"/>
                </w:rPr>
                <w:t>feat</w:t>
              </w:r>
              <w:r w:rsidRPr="00366910">
                <w:rPr>
                  <w:rStyle w:val="ab"/>
                </w:rPr>
                <w:t xml:space="preserve">: </w:t>
              </w:r>
              <w:r>
                <w:rPr>
                  <w:rStyle w:val="ab"/>
                </w:rPr>
                <w:t xml:space="preserve">identify and select images for </w:t>
              </w:r>
              <w:proofErr w:type="gramStart"/>
              <w:r>
                <w:rPr>
                  <w:rStyle w:val="ab"/>
                </w:rPr>
                <w:t>site</w:t>
              </w:r>
            </w:ins>
            <w:proofErr w:type="gramEnd"/>
          </w:p>
          <w:p w14:paraId="0E9FEC46" w14:textId="212FAF1B" w:rsidR="009F210C" w:rsidRPr="00B35ECA" w:rsidRDefault="009F210C" w:rsidP="00CE04F0">
            <w:pPr>
              <w:rPr>
                <w:ins w:id="802" w:author="Adrian Gould" w:date="2023-08-28T13:11:00Z"/>
              </w:rPr>
            </w:pPr>
          </w:p>
        </w:tc>
      </w:tr>
      <w:tr w:rsidR="009F210C" w14:paraId="559E0306" w14:textId="77777777" w:rsidTr="00366910">
        <w:trPr>
          <w:cantSplit/>
          <w:ins w:id="803" w:author="Adrian Gould" w:date="2023-08-28T17:03:00Z"/>
        </w:trPr>
        <w:tc>
          <w:tcPr>
            <w:tcW w:w="1693" w:type="dxa"/>
            <w:shd w:val="clear" w:color="auto" w:fill="D9D9D9" w:themeFill="background1" w:themeFillShade="D9"/>
          </w:tcPr>
          <w:p w14:paraId="5C9B40C4" w14:textId="6ABFD069" w:rsidR="009F210C" w:rsidRDefault="009F210C" w:rsidP="00366910">
            <w:pPr>
              <w:spacing w:line="240" w:lineRule="auto"/>
              <w:ind w:right="170"/>
              <w:textAlignment w:val="baseline"/>
              <w:rPr>
                <w:ins w:id="804" w:author="Adrian Gould" w:date="2023-08-28T17:03:00Z"/>
                <w:rFonts w:asciiTheme="majorHAnsi" w:hAnsiTheme="majorHAnsi" w:cstheme="majorHAnsi"/>
                <w:color w:val="FF0000"/>
                <w:sz w:val="48"/>
                <w:szCs w:val="48"/>
              </w:rPr>
            </w:pPr>
            <w:ins w:id="805" w:author="Adrian Gould" w:date="2023-08-28T17:03:00Z">
              <w:r>
                <w:rPr>
                  <w:rFonts w:asciiTheme="majorHAnsi" w:hAnsiTheme="majorHAnsi" w:cstheme="majorHAnsi"/>
                  <w:color w:val="FF0000"/>
                  <w:sz w:val="48"/>
                  <w:szCs w:val="48"/>
                </w:rPr>
                <w:lastRenderedPageBreak/>
                <w:t>A03</w:t>
              </w:r>
            </w:ins>
          </w:p>
        </w:tc>
        <w:tc>
          <w:tcPr>
            <w:tcW w:w="8495" w:type="dxa"/>
            <w:shd w:val="clear" w:color="auto" w:fill="auto"/>
          </w:tcPr>
          <w:p w14:paraId="099E906D" w14:textId="77777777" w:rsidR="009F210C" w:rsidRDefault="009F210C" w:rsidP="00366910">
            <w:pPr>
              <w:pStyle w:val="2"/>
              <w:rPr>
                <w:ins w:id="806" w:author="Adrian Gould" w:date="2023-08-28T17:05:00Z"/>
              </w:rPr>
            </w:pPr>
            <w:bookmarkStart w:id="807" w:name="_Toc144137652"/>
            <w:ins w:id="808" w:author="Adrian Gould" w:date="2023-08-28T17:03:00Z">
              <w:r>
                <w:t>Image Sources</w:t>
              </w:r>
            </w:ins>
            <w:bookmarkEnd w:id="807"/>
          </w:p>
          <w:p w14:paraId="42AD8C01" w14:textId="7DCB88CD" w:rsidR="009F210C" w:rsidRPr="009F210C" w:rsidRDefault="009F210C">
            <w:pPr>
              <w:rPr>
                <w:ins w:id="809" w:author="Adrian Gould" w:date="2023-08-28T17:03:00Z"/>
              </w:rPr>
              <w:pPrChange w:id="810" w:author="Adrian Gould" w:date="2023-08-28T17:05:00Z">
                <w:pPr>
                  <w:pStyle w:val="2"/>
                </w:pPr>
              </w:pPrChange>
            </w:pPr>
            <w:ins w:id="811" w:author="Adrian Gould" w:date="2023-08-28T17:05:00Z">
              <w:r>
                <w:t>Replace the text in each cell with the de</w:t>
              </w:r>
            </w:ins>
            <w:ins w:id="812" w:author="Adrian Gould" w:date="2023-08-28T17:06:00Z">
              <w:r>
                <w:t>tails indicated.</w:t>
              </w:r>
            </w:ins>
            <w:ins w:id="813" w:author="Adrian Gould" w:date="2023-08-28T17:11:00Z">
              <w:r w:rsidR="00F0215D">
                <w:t xml:space="preserve"> We provide an example for your guidance.</w:t>
              </w:r>
            </w:ins>
          </w:p>
          <w:tbl>
            <w:tblPr>
              <w:tblStyle w:val="a8"/>
              <w:tblW w:w="0" w:type="auto"/>
              <w:tblLayout w:type="fixed"/>
              <w:tblCellMar>
                <w:top w:w="57" w:type="dxa"/>
                <w:bottom w:w="57" w:type="dxa"/>
              </w:tblCellMar>
              <w:tblLook w:val="04A0" w:firstRow="1" w:lastRow="0" w:firstColumn="1" w:lastColumn="0" w:noHBand="0" w:noVBand="1"/>
              <w:tblPrChange w:id="814" w:author="Adrian Gould" w:date="2023-08-28T17:16:00Z">
                <w:tblPr>
                  <w:tblStyle w:val="a8"/>
                  <w:tblW w:w="0" w:type="auto"/>
                  <w:tblLayout w:type="fixed"/>
                  <w:tblLook w:val="04A0" w:firstRow="1" w:lastRow="0" w:firstColumn="1" w:lastColumn="0" w:noHBand="0" w:noVBand="1"/>
                </w:tblPr>
              </w:tblPrChange>
            </w:tblPr>
            <w:tblGrid>
              <w:gridCol w:w="1614"/>
              <w:gridCol w:w="6701"/>
              <w:tblGridChange w:id="815">
                <w:tblGrid>
                  <w:gridCol w:w="1614"/>
                  <w:gridCol w:w="6701"/>
                </w:tblGrid>
              </w:tblGridChange>
            </w:tblGrid>
            <w:tr w:rsidR="009F210C" w14:paraId="2670EE22" w14:textId="77777777" w:rsidTr="00F0215D">
              <w:trPr>
                <w:ins w:id="816" w:author="Adrian Gould" w:date="2023-08-28T17:03:00Z"/>
              </w:trPr>
              <w:tc>
                <w:tcPr>
                  <w:tcW w:w="1614" w:type="dxa"/>
                  <w:vMerge w:val="restart"/>
                  <w:vAlign w:val="center"/>
                  <w:tcPrChange w:id="817" w:author="Adrian Gould" w:date="2023-08-28T17:16:00Z">
                    <w:tcPr>
                      <w:tcW w:w="1614" w:type="dxa"/>
                      <w:vMerge w:val="restart"/>
                    </w:tcPr>
                  </w:tcPrChange>
                </w:tcPr>
                <w:p w14:paraId="72DDCE1D" w14:textId="3C439DD9" w:rsidR="009F210C" w:rsidRDefault="00F0215D">
                  <w:pPr>
                    <w:spacing w:before="0" w:after="0"/>
                    <w:rPr>
                      <w:ins w:id="818" w:author="Adrian Gould" w:date="2023-08-28T17:03:00Z"/>
                    </w:rPr>
                    <w:pPrChange w:id="819" w:author="Adrian Gould" w:date="2023-08-28T17:15:00Z">
                      <w:pPr/>
                    </w:pPrChange>
                  </w:pPr>
                  <w:ins w:id="820" w:author="Adrian Gould" w:date="2023-08-28T17:13:00Z">
                    <w:r>
                      <w:rPr>
                        <w:noProof/>
                      </w:rPr>
                      <w:drawing>
                        <wp:inline distT="0" distB="0" distL="0" distR="0" wp14:anchorId="090B55C4" wp14:editId="23DEB617">
                          <wp:extent cx="887730" cy="592455"/>
                          <wp:effectExtent l="0" t="0" r="1270" b="4445"/>
                          <wp:docPr id="1861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215" name="Picture 186123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592455"/>
                                  </a:xfrm>
                                  <a:prstGeom prst="rect">
                                    <a:avLst/>
                                  </a:prstGeom>
                                </pic:spPr>
                              </pic:pic>
                            </a:graphicData>
                          </a:graphic>
                        </wp:inline>
                      </w:drawing>
                    </w:r>
                  </w:ins>
                </w:p>
              </w:tc>
              <w:tc>
                <w:tcPr>
                  <w:tcW w:w="6701" w:type="dxa"/>
                  <w:vAlign w:val="center"/>
                  <w:tcPrChange w:id="821" w:author="Adrian Gould" w:date="2023-08-28T17:16:00Z">
                    <w:tcPr>
                      <w:tcW w:w="6701" w:type="dxa"/>
                    </w:tcPr>
                  </w:tcPrChange>
                </w:tcPr>
                <w:p w14:paraId="42392C9A" w14:textId="7A91A4B6" w:rsidR="009F210C" w:rsidRDefault="00F0215D">
                  <w:pPr>
                    <w:spacing w:before="0" w:after="0"/>
                    <w:rPr>
                      <w:ins w:id="822" w:author="Adrian Gould" w:date="2023-08-28T17:03:00Z"/>
                    </w:rPr>
                    <w:pPrChange w:id="823" w:author="Adrian Gould" w:date="2023-08-28T17:15:00Z">
                      <w:pPr/>
                    </w:pPrChange>
                  </w:pPr>
                  <w:ins w:id="824" w:author="Adrian Gould" w:date="2023-08-28T17:13:00Z">
                    <w:r w:rsidRPr="00F0215D">
                      <w:t>ilya-pavlov-OqtafYT5kTw-unsplash.jpg</w:t>
                    </w:r>
                  </w:ins>
                </w:p>
              </w:tc>
            </w:tr>
            <w:tr w:rsidR="009F210C" w14:paraId="28FC004A" w14:textId="77777777" w:rsidTr="00F0215D">
              <w:trPr>
                <w:ins w:id="825" w:author="Adrian Gould" w:date="2023-08-28T17:03:00Z"/>
              </w:trPr>
              <w:tc>
                <w:tcPr>
                  <w:tcW w:w="1614" w:type="dxa"/>
                  <w:vMerge/>
                  <w:vAlign w:val="center"/>
                  <w:tcPrChange w:id="826" w:author="Adrian Gould" w:date="2023-08-28T17:16:00Z">
                    <w:tcPr>
                      <w:tcW w:w="1614" w:type="dxa"/>
                      <w:vMerge/>
                    </w:tcPr>
                  </w:tcPrChange>
                </w:tcPr>
                <w:p w14:paraId="556C4E31" w14:textId="77777777" w:rsidR="009F210C" w:rsidRDefault="009F210C">
                  <w:pPr>
                    <w:spacing w:before="0" w:after="0"/>
                    <w:rPr>
                      <w:ins w:id="827" w:author="Adrian Gould" w:date="2023-08-28T17:03:00Z"/>
                    </w:rPr>
                    <w:pPrChange w:id="828" w:author="Adrian Gould" w:date="2023-08-28T17:15:00Z">
                      <w:pPr/>
                    </w:pPrChange>
                  </w:pPr>
                </w:p>
              </w:tc>
              <w:tc>
                <w:tcPr>
                  <w:tcW w:w="6701" w:type="dxa"/>
                  <w:vAlign w:val="center"/>
                  <w:tcPrChange w:id="829" w:author="Adrian Gould" w:date="2023-08-28T17:16:00Z">
                    <w:tcPr>
                      <w:tcW w:w="6701" w:type="dxa"/>
                    </w:tcPr>
                  </w:tcPrChange>
                </w:tcPr>
                <w:p w14:paraId="37007E59" w14:textId="1E21CFD3" w:rsidR="009F210C" w:rsidRDefault="00F0215D">
                  <w:pPr>
                    <w:spacing w:before="0" w:after="0"/>
                    <w:rPr>
                      <w:ins w:id="830" w:author="Adrian Gould" w:date="2023-08-28T17:03:00Z"/>
                    </w:rPr>
                    <w:pPrChange w:id="831" w:author="Adrian Gould" w:date="2023-08-28T17:15:00Z">
                      <w:pPr/>
                    </w:pPrChange>
                  </w:pPr>
                  <w:proofErr w:type="spellStart"/>
                  <w:ins w:id="832" w:author="Adrian Gould" w:date="2023-08-28T17:12:00Z">
                    <w:r>
                      <w:t>Unsplash</w:t>
                    </w:r>
                    <w:proofErr w:type="spellEnd"/>
                    <w:r>
                      <w:t xml:space="preserve"> - </w:t>
                    </w:r>
                  </w:ins>
                  <w:ins w:id="833" w:author="Adrian Gould" w:date="2023-08-28T17:13:00Z">
                    <w:r w:rsidRPr="00F0215D">
                      <w:rPr>
                        <w:rPrChange w:id="834" w:author="Adrian Gould" w:date="2023-08-28T17:13:00Z">
                          <w:rPr>
                            <w:rStyle w:val="ae"/>
                            <w:rFonts w:ascii="Helvetica Neue" w:hAnsi="Helvetica Neue"/>
                            <w:color w:val="767676"/>
                            <w:sz w:val="21"/>
                            <w:szCs w:val="21"/>
                            <w:shd w:val="clear" w:color="auto" w:fill="FFFFFF"/>
                          </w:rPr>
                        </w:rPrChange>
                      </w:rPr>
                      <w:t>Ilya Pavlov</w:t>
                    </w:r>
                  </w:ins>
                </w:p>
              </w:tc>
            </w:tr>
            <w:tr w:rsidR="009F210C" w14:paraId="2EEDB5D6" w14:textId="77777777" w:rsidTr="00F0215D">
              <w:trPr>
                <w:ins w:id="835" w:author="Adrian Gould" w:date="2023-08-28T17:03:00Z"/>
              </w:trPr>
              <w:tc>
                <w:tcPr>
                  <w:tcW w:w="1614" w:type="dxa"/>
                  <w:vMerge/>
                  <w:vAlign w:val="center"/>
                  <w:tcPrChange w:id="836" w:author="Adrian Gould" w:date="2023-08-28T17:16:00Z">
                    <w:tcPr>
                      <w:tcW w:w="1614" w:type="dxa"/>
                      <w:vMerge/>
                    </w:tcPr>
                  </w:tcPrChange>
                </w:tcPr>
                <w:p w14:paraId="66A3D632" w14:textId="77777777" w:rsidR="009F210C" w:rsidRDefault="009F210C">
                  <w:pPr>
                    <w:spacing w:before="0" w:after="0"/>
                    <w:rPr>
                      <w:ins w:id="837" w:author="Adrian Gould" w:date="2023-08-28T17:03:00Z"/>
                    </w:rPr>
                    <w:pPrChange w:id="838" w:author="Adrian Gould" w:date="2023-08-28T17:15:00Z">
                      <w:pPr/>
                    </w:pPrChange>
                  </w:pPr>
                </w:p>
              </w:tc>
              <w:tc>
                <w:tcPr>
                  <w:tcW w:w="6701" w:type="dxa"/>
                  <w:vAlign w:val="center"/>
                  <w:tcPrChange w:id="839" w:author="Adrian Gould" w:date="2023-08-28T17:16:00Z">
                    <w:tcPr>
                      <w:tcW w:w="6701" w:type="dxa"/>
                    </w:tcPr>
                  </w:tcPrChange>
                </w:tcPr>
                <w:p w14:paraId="365D28A9" w14:textId="44E2386D" w:rsidR="009F210C" w:rsidRDefault="00F0215D">
                  <w:pPr>
                    <w:spacing w:before="0" w:after="0"/>
                    <w:rPr>
                      <w:ins w:id="840" w:author="Adrian Gould" w:date="2023-08-28T17:03:00Z"/>
                    </w:rPr>
                    <w:pPrChange w:id="841" w:author="Adrian Gould" w:date="2023-08-28T17:15:00Z">
                      <w:pPr/>
                    </w:pPrChange>
                  </w:pPr>
                  <w:ins w:id="842" w:author="Adrian Gould" w:date="2023-08-28T17:13:00Z">
                    <w:r>
                      <w:fldChar w:fldCharType="begin"/>
                    </w:r>
                    <w:r>
                      <w:instrText>HYPERLINK "</w:instrText>
                    </w:r>
                  </w:ins>
                  <w:ins w:id="843" w:author="Adrian Gould" w:date="2023-08-28T17:11:00Z">
                    <w:r w:rsidRPr="00F0215D">
                      <w:instrText>https://unsplash.com/photos/OqtafYT5kTw</w:instrText>
                    </w:r>
                  </w:ins>
                  <w:ins w:id="844" w:author="Adrian Gould" w:date="2023-08-28T17:13:00Z">
                    <w:r>
                      <w:instrText>"</w:instrText>
                    </w:r>
                    <w:r>
                      <w:fldChar w:fldCharType="separate"/>
                    </w:r>
                  </w:ins>
                  <w:ins w:id="845" w:author="Adrian Gould" w:date="2023-08-28T17:11:00Z">
                    <w:r w:rsidRPr="00695B32">
                      <w:rPr>
                        <w:rStyle w:val="ae"/>
                      </w:rPr>
                      <w:t>https://unsplash.com/photos/OqtafYT5kTw</w:t>
                    </w:r>
                  </w:ins>
                  <w:ins w:id="846" w:author="Adrian Gould" w:date="2023-08-28T17:13:00Z">
                    <w:r>
                      <w:fldChar w:fldCharType="end"/>
                    </w:r>
                    <w:r>
                      <w:t xml:space="preserve"> </w:t>
                    </w:r>
                  </w:ins>
                </w:p>
              </w:tc>
            </w:tr>
            <w:tr w:rsidR="009F210C" w14:paraId="03AD3674" w14:textId="77777777" w:rsidTr="00F0215D">
              <w:trPr>
                <w:ins w:id="847" w:author="Adrian Gould" w:date="2023-08-28T17:04:00Z"/>
              </w:trPr>
              <w:tc>
                <w:tcPr>
                  <w:tcW w:w="1614" w:type="dxa"/>
                  <w:vMerge/>
                  <w:vAlign w:val="center"/>
                  <w:tcPrChange w:id="848" w:author="Adrian Gould" w:date="2023-08-28T17:16:00Z">
                    <w:tcPr>
                      <w:tcW w:w="1614" w:type="dxa"/>
                      <w:vMerge/>
                    </w:tcPr>
                  </w:tcPrChange>
                </w:tcPr>
                <w:p w14:paraId="120C93B5" w14:textId="77777777" w:rsidR="009F210C" w:rsidRDefault="009F210C">
                  <w:pPr>
                    <w:spacing w:before="0" w:after="0"/>
                    <w:rPr>
                      <w:ins w:id="849" w:author="Adrian Gould" w:date="2023-08-28T17:04:00Z"/>
                    </w:rPr>
                    <w:pPrChange w:id="850" w:author="Adrian Gould" w:date="2023-08-28T17:15:00Z">
                      <w:pPr/>
                    </w:pPrChange>
                  </w:pPr>
                </w:p>
              </w:tc>
              <w:tc>
                <w:tcPr>
                  <w:tcW w:w="6701" w:type="dxa"/>
                  <w:vAlign w:val="center"/>
                  <w:tcPrChange w:id="851" w:author="Adrian Gould" w:date="2023-08-28T17:16:00Z">
                    <w:tcPr>
                      <w:tcW w:w="6701" w:type="dxa"/>
                    </w:tcPr>
                  </w:tcPrChange>
                </w:tcPr>
                <w:p w14:paraId="078B3CEE" w14:textId="5E9D2433" w:rsidR="009F210C" w:rsidRDefault="00F0215D">
                  <w:pPr>
                    <w:spacing w:before="0" w:after="0"/>
                    <w:rPr>
                      <w:ins w:id="852" w:author="Adrian Gould" w:date="2023-08-28T17:04:00Z"/>
                    </w:rPr>
                    <w:pPrChange w:id="853" w:author="Adrian Gould" w:date="2023-08-28T17:15:00Z">
                      <w:pPr/>
                    </w:pPrChange>
                  </w:pPr>
                  <w:ins w:id="854" w:author="Adrian Gould" w:date="2023-08-28T17:13:00Z">
                    <w:r>
                      <w:t>28 August 2023</w:t>
                    </w:r>
                  </w:ins>
                </w:p>
              </w:tc>
            </w:tr>
          </w:tbl>
          <w:p w14:paraId="56601C4A" w14:textId="77777777" w:rsidR="009F210C" w:rsidRDefault="009F210C" w:rsidP="009F210C">
            <w:pPr>
              <w:rPr>
                <w:ins w:id="855" w:author="Adrian Gould" w:date="2023-08-28T17:16:00Z"/>
              </w:rPr>
            </w:pPr>
          </w:p>
          <w:tbl>
            <w:tblPr>
              <w:tblStyle w:val="a8"/>
              <w:tblW w:w="0" w:type="auto"/>
              <w:tblLayout w:type="fixed"/>
              <w:tblCellMar>
                <w:top w:w="57" w:type="dxa"/>
                <w:bottom w:w="57" w:type="dxa"/>
              </w:tblCellMar>
              <w:tblLook w:val="04A0" w:firstRow="1" w:lastRow="0" w:firstColumn="1" w:lastColumn="0" w:noHBand="0" w:noVBand="1"/>
              <w:tblPrChange w:id="856" w:author="Adrian Gould" w:date="2023-08-28T17:17:00Z">
                <w:tblPr>
                  <w:tblStyle w:val="a8"/>
                  <w:tblW w:w="0" w:type="auto"/>
                  <w:tblLayout w:type="fixed"/>
                  <w:tblCellMar>
                    <w:top w:w="57" w:type="dxa"/>
                    <w:bottom w:w="57" w:type="dxa"/>
                  </w:tblCellMar>
                  <w:tblLook w:val="04A0" w:firstRow="1" w:lastRow="0" w:firstColumn="1" w:lastColumn="0" w:noHBand="0" w:noVBand="1"/>
                </w:tblPr>
              </w:tblPrChange>
            </w:tblPr>
            <w:tblGrid>
              <w:gridCol w:w="1614"/>
              <w:gridCol w:w="6701"/>
              <w:tblGridChange w:id="857">
                <w:tblGrid>
                  <w:gridCol w:w="1614"/>
                  <w:gridCol w:w="6701"/>
                </w:tblGrid>
              </w:tblGridChange>
            </w:tblGrid>
            <w:tr w:rsidR="00F0215D" w14:paraId="087C5277" w14:textId="77777777" w:rsidTr="00115DB5">
              <w:trPr>
                <w:ins w:id="858" w:author="Adrian Gould" w:date="2023-08-28T17:17:00Z"/>
              </w:trPr>
              <w:tc>
                <w:tcPr>
                  <w:tcW w:w="1614" w:type="dxa"/>
                  <w:vMerge w:val="restart"/>
                  <w:tcPrChange w:id="859" w:author="Adrian Gould" w:date="2023-08-28T17:17:00Z">
                    <w:tcPr>
                      <w:tcW w:w="1614" w:type="dxa"/>
                      <w:vMerge w:val="restart"/>
                      <w:vAlign w:val="center"/>
                    </w:tcPr>
                  </w:tcPrChange>
                </w:tcPr>
                <w:p w14:paraId="2F9FF408" w14:textId="500C2F36" w:rsidR="00F0215D" w:rsidRDefault="000A31FA" w:rsidP="00F0215D">
                  <w:pPr>
                    <w:spacing w:before="0" w:after="0"/>
                    <w:rPr>
                      <w:ins w:id="860" w:author="Adrian Gould" w:date="2023-08-28T17:17:00Z"/>
                    </w:rPr>
                  </w:pPr>
                  <w:r>
                    <w:rPr>
                      <w:noProof/>
                    </w:rPr>
                    <w:drawing>
                      <wp:inline distT="0" distB="0" distL="0" distR="0" wp14:anchorId="3C978663" wp14:editId="5A2AA1FB">
                        <wp:extent cx="884555" cy="944034"/>
                        <wp:effectExtent l="0" t="0" r="0" b="8890"/>
                        <wp:docPr id="150370104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4952" cy="944458"/>
                                </a:xfrm>
                                <a:prstGeom prst="rect">
                                  <a:avLst/>
                                </a:prstGeom>
                                <a:noFill/>
                                <a:ln>
                                  <a:noFill/>
                                </a:ln>
                              </pic:spPr>
                            </pic:pic>
                          </a:graphicData>
                        </a:graphic>
                      </wp:inline>
                    </w:drawing>
                  </w:r>
                </w:p>
              </w:tc>
              <w:tc>
                <w:tcPr>
                  <w:tcW w:w="6701" w:type="dxa"/>
                  <w:tcPrChange w:id="861" w:author="Adrian Gould" w:date="2023-08-28T17:17:00Z">
                    <w:tcPr>
                      <w:tcW w:w="6701" w:type="dxa"/>
                      <w:vAlign w:val="center"/>
                    </w:tcPr>
                  </w:tcPrChange>
                </w:tcPr>
                <w:p w14:paraId="26619420" w14:textId="277DB409" w:rsidR="00F0215D" w:rsidRDefault="002702C7" w:rsidP="00F0215D">
                  <w:pPr>
                    <w:spacing w:before="0" w:after="0"/>
                    <w:rPr>
                      <w:ins w:id="862" w:author="Adrian Gould" w:date="2023-08-28T17:17:00Z"/>
                    </w:rPr>
                  </w:pPr>
                  <w:r w:rsidRPr="002702C7">
                    <w:t>Then and now javascript</w:t>
                  </w:r>
                  <w:r>
                    <w:t>.jpg</w:t>
                  </w:r>
                </w:p>
              </w:tc>
            </w:tr>
            <w:tr w:rsidR="00F0215D" w14:paraId="3F9114AD" w14:textId="77777777" w:rsidTr="00115DB5">
              <w:trPr>
                <w:ins w:id="863" w:author="Adrian Gould" w:date="2023-08-28T17:17:00Z"/>
              </w:trPr>
              <w:tc>
                <w:tcPr>
                  <w:tcW w:w="1614" w:type="dxa"/>
                  <w:vMerge/>
                  <w:tcPrChange w:id="864" w:author="Adrian Gould" w:date="2023-08-28T17:17:00Z">
                    <w:tcPr>
                      <w:tcW w:w="1614" w:type="dxa"/>
                      <w:vMerge/>
                      <w:vAlign w:val="center"/>
                    </w:tcPr>
                  </w:tcPrChange>
                </w:tcPr>
                <w:p w14:paraId="2474539B" w14:textId="77777777" w:rsidR="00F0215D" w:rsidRDefault="00F0215D" w:rsidP="00F0215D">
                  <w:pPr>
                    <w:spacing w:before="0" w:after="0"/>
                    <w:rPr>
                      <w:ins w:id="865" w:author="Adrian Gould" w:date="2023-08-28T17:17:00Z"/>
                    </w:rPr>
                  </w:pPr>
                </w:p>
              </w:tc>
              <w:tc>
                <w:tcPr>
                  <w:tcW w:w="6701" w:type="dxa"/>
                  <w:tcPrChange w:id="866" w:author="Adrian Gould" w:date="2023-08-28T17:17:00Z">
                    <w:tcPr>
                      <w:tcW w:w="6701" w:type="dxa"/>
                      <w:vAlign w:val="center"/>
                    </w:tcPr>
                  </w:tcPrChange>
                </w:tcPr>
                <w:p w14:paraId="1DB839E0" w14:textId="66E5FE10" w:rsidR="00F0215D" w:rsidRPr="000521D5" w:rsidRDefault="000521D5" w:rsidP="00F0215D">
                  <w:pPr>
                    <w:spacing w:before="0" w:after="0"/>
                    <w:rPr>
                      <w:ins w:id="867" w:author="Adrian Gould" w:date="2023-08-28T17:17:00Z"/>
                      <w:rFonts w:eastAsiaTheme="minorEastAsia" w:hint="eastAsia"/>
                      <w:lang w:eastAsia="ko-KR"/>
                    </w:rPr>
                  </w:pPr>
                  <w:r>
                    <w:rPr>
                      <w:rFonts w:eastAsiaTheme="minorEastAsia" w:hint="eastAsia"/>
                      <w:lang w:eastAsia="ko-KR"/>
                    </w:rPr>
                    <w:t>F</w:t>
                  </w:r>
                  <w:r>
                    <w:rPr>
                      <w:rFonts w:eastAsiaTheme="minorEastAsia"/>
                      <w:lang w:eastAsia="ko-KR"/>
                    </w:rPr>
                    <w:t>acebook</w:t>
                  </w:r>
                </w:p>
              </w:tc>
            </w:tr>
            <w:tr w:rsidR="00F0215D" w14:paraId="1A9A9573" w14:textId="77777777" w:rsidTr="00115DB5">
              <w:trPr>
                <w:ins w:id="868" w:author="Adrian Gould" w:date="2023-08-28T17:17:00Z"/>
              </w:trPr>
              <w:tc>
                <w:tcPr>
                  <w:tcW w:w="1614" w:type="dxa"/>
                  <w:vMerge/>
                  <w:tcPrChange w:id="869" w:author="Adrian Gould" w:date="2023-08-28T17:17:00Z">
                    <w:tcPr>
                      <w:tcW w:w="1614" w:type="dxa"/>
                      <w:vMerge/>
                      <w:vAlign w:val="center"/>
                    </w:tcPr>
                  </w:tcPrChange>
                </w:tcPr>
                <w:p w14:paraId="3BD30392" w14:textId="77777777" w:rsidR="00F0215D" w:rsidRDefault="00F0215D" w:rsidP="00F0215D">
                  <w:pPr>
                    <w:spacing w:before="0" w:after="0"/>
                    <w:rPr>
                      <w:ins w:id="870" w:author="Adrian Gould" w:date="2023-08-28T17:17:00Z"/>
                    </w:rPr>
                  </w:pPr>
                </w:p>
              </w:tc>
              <w:tc>
                <w:tcPr>
                  <w:tcW w:w="6701" w:type="dxa"/>
                  <w:tcPrChange w:id="871" w:author="Adrian Gould" w:date="2023-08-28T17:17:00Z">
                    <w:tcPr>
                      <w:tcW w:w="6701" w:type="dxa"/>
                      <w:vAlign w:val="center"/>
                    </w:tcPr>
                  </w:tcPrChange>
                </w:tcPr>
                <w:p w14:paraId="293CBFE6" w14:textId="1F2F6B63" w:rsidR="00F0215D" w:rsidRDefault="00313BBA" w:rsidP="00F0215D">
                  <w:pPr>
                    <w:spacing w:before="0" w:after="0"/>
                    <w:rPr>
                      <w:ins w:id="872" w:author="Adrian Gould" w:date="2023-08-28T17:17:00Z"/>
                    </w:rPr>
                  </w:pPr>
                  <w:r w:rsidRPr="002702C7">
                    <w:t>https://levelup.gitconnected.com/20-funny-jokes-that-only-a-programmer-can-understand-62d4723a8dca</w:t>
                  </w:r>
                </w:p>
              </w:tc>
            </w:tr>
            <w:tr w:rsidR="00F0215D" w14:paraId="514345D4" w14:textId="77777777" w:rsidTr="00115DB5">
              <w:trPr>
                <w:ins w:id="873" w:author="Adrian Gould" w:date="2023-08-28T17:17:00Z"/>
              </w:trPr>
              <w:tc>
                <w:tcPr>
                  <w:tcW w:w="1614" w:type="dxa"/>
                  <w:vMerge/>
                  <w:tcPrChange w:id="874" w:author="Adrian Gould" w:date="2023-08-28T17:17:00Z">
                    <w:tcPr>
                      <w:tcW w:w="1614" w:type="dxa"/>
                      <w:vMerge/>
                      <w:vAlign w:val="center"/>
                    </w:tcPr>
                  </w:tcPrChange>
                </w:tcPr>
                <w:p w14:paraId="37642DC7" w14:textId="77777777" w:rsidR="00F0215D" w:rsidRDefault="00F0215D" w:rsidP="00F0215D">
                  <w:pPr>
                    <w:spacing w:before="0" w:after="0"/>
                    <w:rPr>
                      <w:ins w:id="875" w:author="Adrian Gould" w:date="2023-08-28T17:17:00Z"/>
                    </w:rPr>
                  </w:pPr>
                </w:p>
              </w:tc>
              <w:tc>
                <w:tcPr>
                  <w:tcW w:w="6701" w:type="dxa"/>
                  <w:tcPrChange w:id="876" w:author="Adrian Gould" w:date="2023-08-28T17:17:00Z">
                    <w:tcPr>
                      <w:tcW w:w="6701" w:type="dxa"/>
                      <w:vAlign w:val="center"/>
                    </w:tcPr>
                  </w:tcPrChange>
                </w:tcPr>
                <w:p w14:paraId="193CEC55" w14:textId="14E206C7" w:rsidR="00F0215D" w:rsidRDefault="002702C7" w:rsidP="00F0215D">
                  <w:pPr>
                    <w:spacing w:before="0" w:after="0"/>
                    <w:rPr>
                      <w:ins w:id="877" w:author="Adrian Gould" w:date="2023-08-28T17:17:00Z"/>
                    </w:rPr>
                  </w:pPr>
                  <w:r>
                    <w:t>14/Sep/2023</w:t>
                  </w:r>
                </w:p>
              </w:tc>
            </w:tr>
          </w:tbl>
          <w:p w14:paraId="332036E9" w14:textId="77777777" w:rsidR="00F0215D" w:rsidRDefault="00F0215D" w:rsidP="00F0215D">
            <w:pPr>
              <w:rPr>
                <w:ins w:id="878"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661136C1" w14:textId="77777777" w:rsidTr="00366910">
              <w:trPr>
                <w:ins w:id="879" w:author="Adrian Gould" w:date="2023-08-28T17:18:00Z"/>
              </w:trPr>
              <w:tc>
                <w:tcPr>
                  <w:tcW w:w="1614" w:type="dxa"/>
                  <w:vMerge w:val="restart"/>
                </w:tcPr>
                <w:p w14:paraId="75E7530C" w14:textId="3F174C25" w:rsidR="00F0215D" w:rsidRDefault="00010770" w:rsidP="00F0215D">
                  <w:pPr>
                    <w:spacing w:before="0" w:after="0"/>
                    <w:rPr>
                      <w:ins w:id="880" w:author="Adrian Gould" w:date="2023-08-28T17:18:00Z"/>
                    </w:rPr>
                  </w:pPr>
                  <w:r>
                    <w:rPr>
                      <w:noProof/>
                    </w:rPr>
                    <w:drawing>
                      <wp:inline distT="0" distB="0" distL="0" distR="0" wp14:anchorId="6486D5D8" wp14:editId="7B428527">
                        <wp:extent cx="884555" cy="287655"/>
                        <wp:effectExtent l="0" t="0" r="0" b="0"/>
                        <wp:docPr id="54152094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4555" cy="287655"/>
                                </a:xfrm>
                                <a:prstGeom prst="rect">
                                  <a:avLst/>
                                </a:prstGeom>
                                <a:noFill/>
                                <a:ln>
                                  <a:noFill/>
                                </a:ln>
                              </pic:spPr>
                            </pic:pic>
                          </a:graphicData>
                        </a:graphic>
                      </wp:inline>
                    </w:drawing>
                  </w:r>
                </w:p>
              </w:tc>
              <w:tc>
                <w:tcPr>
                  <w:tcW w:w="6701" w:type="dxa"/>
                </w:tcPr>
                <w:p w14:paraId="4669DB5C" w14:textId="69A9DEF4" w:rsidR="00F0215D" w:rsidRDefault="00010770" w:rsidP="00F0215D">
                  <w:pPr>
                    <w:spacing w:before="0" w:after="0"/>
                    <w:rPr>
                      <w:ins w:id="881" w:author="Adrian Gould" w:date="2023-08-28T17:18:00Z"/>
                    </w:rPr>
                  </w:pPr>
                  <w:r w:rsidRPr="00010770">
                    <w:t>user-fault-error-funny-error-messages</w:t>
                  </w:r>
                  <w:r>
                    <w:t>.jpg</w:t>
                  </w:r>
                </w:p>
              </w:tc>
            </w:tr>
            <w:tr w:rsidR="00F0215D" w14:paraId="1AE35B14" w14:textId="77777777" w:rsidTr="00366910">
              <w:trPr>
                <w:ins w:id="882" w:author="Adrian Gould" w:date="2023-08-28T17:18:00Z"/>
              </w:trPr>
              <w:tc>
                <w:tcPr>
                  <w:tcW w:w="1614" w:type="dxa"/>
                  <w:vMerge/>
                </w:tcPr>
                <w:p w14:paraId="3D6E7E41" w14:textId="77777777" w:rsidR="00F0215D" w:rsidRDefault="00F0215D" w:rsidP="00F0215D">
                  <w:pPr>
                    <w:spacing w:before="0" w:after="0"/>
                    <w:rPr>
                      <w:ins w:id="883" w:author="Adrian Gould" w:date="2023-08-28T17:18:00Z"/>
                    </w:rPr>
                  </w:pPr>
                </w:p>
              </w:tc>
              <w:tc>
                <w:tcPr>
                  <w:tcW w:w="6701" w:type="dxa"/>
                </w:tcPr>
                <w:p w14:paraId="52EE4BEB" w14:textId="7FF0E439" w:rsidR="00F0215D" w:rsidRPr="00AC5033" w:rsidRDefault="00AC5033" w:rsidP="00F0215D">
                  <w:pPr>
                    <w:spacing w:before="0" w:after="0"/>
                    <w:rPr>
                      <w:ins w:id="884" w:author="Adrian Gould" w:date="2023-08-28T17:18:00Z"/>
                      <w:rFonts w:eastAsiaTheme="minorEastAsia" w:hint="eastAsia"/>
                      <w:lang w:eastAsia="ko-KR"/>
                    </w:rPr>
                  </w:pPr>
                  <w:proofErr w:type="spellStart"/>
                  <w:r>
                    <w:rPr>
                      <w:rFonts w:eastAsiaTheme="minorEastAsia" w:hint="eastAsia"/>
                      <w:lang w:eastAsia="ko-KR"/>
                    </w:rPr>
                    <w:t>H</w:t>
                  </w:r>
                  <w:r>
                    <w:rPr>
                      <w:rFonts w:eastAsiaTheme="minorEastAsia"/>
                      <w:lang w:eastAsia="ko-KR"/>
                    </w:rPr>
                    <w:t>ongki</w:t>
                  </w:r>
                  <w:r w:rsidR="00F4495C">
                    <w:rPr>
                      <w:rFonts w:eastAsiaTheme="minorEastAsia"/>
                      <w:lang w:eastAsia="ko-KR"/>
                    </w:rPr>
                    <w:t>at</w:t>
                  </w:r>
                  <w:proofErr w:type="spellEnd"/>
                </w:p>
              </w:tc>
            </w:tr>
            <w:tr w:rsidR="00F0215D" w14:paraId="76036A0E" w14:textId="77777777" w:rsidTr="00366910">
              <w:trPr>
                <w:ins w:id="885" w:author="Adrian Gould" w:date="2023-08-28T17:18:00Z"/>
              </w:trPr>
              <w:tc>
                <w:tcPr>
                  <w:tcW w:w="1614" w:type="dxa"/>
                  <w:vMerge/>
                </w:tcPr>
                <w:p w14:paraId="1F29C68A" w14:textId="77777777" w:rsidR="00F0215D" w:rsidRDefault="00F0215D" w:rsidP="00F0215D">
                  <w:pPr>
                    <w:spacing w:before="0" w:after="0"/>
                    <w:rPr>
                      <w:ins w:id="886" w:author="Adrian Gould" w:date="2023-08-28T17:18:00Z"/>
                    </w:rPr>
                  </w:pPr>
                </w:p>
              </w:tc>
              <w:tc>
                <w:tcPr>
                  <w:tcW w:w="6701" w:type="dxa"/>
                </w:tcPr>
                <w:p w14:paraId="20B25F6C" w14:textId="6878D83A" w:rsidR="00F0215D" w:rsidRDefault="00010770" w:rsidP="00010770">
                  <w:pPr>
                    <w:tabs>
                      <w:tab w:val="left" w:pos="2473"/>
                    </w:tabs>
                    <w:spacing w:before="0" w:after="0"/>
                    <w:rPr>
                      <w:ins w:id="887" w:author="Adrian Gould" w:date="2023-08-28T17:18:00Z"/>
                    </w:rPr>
                  </w:pPr>
                  <w:r w:rsidRPr="00010770">
                    <w:t>https://www.hongkiat.com/blog/40-funny-error-messages-youve-never-seen-before/</w:t>
                  </w:r>
                </w:p>
              </w:tc>
            </w:tr>
            <w:tr w:rsidR="00F0215D" w14:paraId="680093FD" w14:textId="77777777" w:rsidTr="00366910">
              <w:trPr>
                <w:ins w:id="888" w:author="Adrian Gould" w:date="2023-08-28T17:18:00Z"/>
              </w:trPr>
              <w:tc>
                <w:tcPr>
                  <w:tcW w:w="1614" w:type="dxa"/>
                  <w:vMerge/>
                </w:tcPr>
                <w:p w14:paraId="7C088149" w14:textId="77777777" w:rsidR="00F0215D" w:rsidRDefault="00F0215D" w:rsidP="00F0215D">
                  <w:pPr>
                    <w:spacing w:before="0" w:after="0"/>
                    <w:rPr>
                      <w:ins w:id="889" w:author="Adrian Gould" w:date="2023-08-28T17:18:00Z"/>
                    </w:rPr>
                  </w:pPr>
                </w:p>
              </w:tc>
              <w:tc>
                <w:tcPr>
                  <w:tcW w:w="6701" w:type="dxa"/>
                </w:tcPr>
                <w:p w14:paraId="6D54C46E" w14:textId="16D428A8" w:rsidR="00F0215D" w:rsidRDefault="00F4495C" w:rsidP="00F0215D">
                  <w:pPr>
                    <w:spacing w:before="0" w:after="0"/>
                    <w:rPr>
                      <w:ins w:id="890" w:author="Adrian Gould" w:date="2023-08-28T17:18:00Z"/>
                    </w:rPr>
                  </w:pPr>
                  <w:r>
                    <w:t>14/Sep/2023</w:t>
                  </w:r>
                </w:p>
              </w:tc>
            </w:tr>
          </w:tbl>
          <w:p w14:paraId="77C5CCA3" w14:textId="77777777" w:rsidR="00F0215D" w:rsidRDefault="00F0215D" w:rsidP="00F0215D">
            <w:pPr>
              <w:rPr>
                <w:ins w:id="891"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3FB05703" w14:textId="77777777" w:rsidTr="00366910">
              <w:trPr>
                <w:ins w:id="892" w:author="Adrian Gould" w:date="2023-08-28T17:18:00Z"/>
              </w:trPr>
              <w:tc>
                <w:tcPr>
                  <w:tcW w:w="1614" w:type="dxa"/>
                  <w:vMerge w:val="restart"/>
                </w:tcPr>
                <w:p w14:paraId="7A487B1B" w14:textId="63772EBD" w:rsidR="00F0215D" w:rsidRDefault="004365C8" w:rsidP="00F0215D">
                  <w:pPr>
                    <w:spacing w:before="0" w:after="0"/>
                    <w:rPr>
                      <w:ins w:id="893" w:author="Adrian Gould" w:date="2023-08-28T17:18:00Z"/>
                    </w:rPr>
                  </w:pPr>
                  <w:r>
                    <w:rPr>
                      <w:noProof/>
                    </w:rPr>
                    <w:drawing>
                      <wp:inline distT="0" distB="0" distL="0" distR="0" wp14:anchorId="6E48E798" wp14:editId="281CFDD4">
                        <wp:extent cx="887730" cy="1109980"/>
                        <wp:effectExtent l="0" t="0" r="7620" b="0"/>
                        <wp:docPr id="458290344" name="그림 7" descr="사람, 실내, 의류,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0344" name="그림 7" descr="사람, 실내, 의류, 컴퓨터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7730" cy="1109980"/>
                                </a:xfrm>
                                <a:prstGeom prst="rect">
                                  <a:avLst/>
                                </a:prstGeom>
                              </pic:spPr>
                            </pic:pic>
                          </a:graphicData>
                        </a:graphic>
                      </wp:inline>
                    </w:drawing>
                  </w:r>
                </w:p>
              </w:tc>
              <w:tc>
                <w:tcPr>
                  <w:tcW w:w="6701" w:type="dxa"/>
                </w:tcPr>
                <w:p w14:paraId="49A7A6A1" w14:textId="4CBE7994" w:rsidR="00F0215D" w:rsidRDefault="00DC7013" w:rsidP="00F0215D">
                  <w:pPr>
                    <w:spacing w:before="0" w:after="0"/>
                    <w:rPr>
                      <w:ins w:id="894" w:author="Adrian Gould" w:date="2023-08-28T17:18:00Z"/>
                    </w:rPr>
                  </w:pPr>
                  <w:r w:rsidRPr="00DC7013">
                    <w:t>280121508_7849658908385003_1838534340128302293_n-819x1024</w:t>
                  </w:r>
                  <w:r>
                    <w:t>.jpg</w:t>
                  </w:r>
                </w:p>
              </w:tc>
            </w:tr>
            <w:tr w:rsidR="00F0215D" w14:paraId="60C9AD0E" w14:textId="77777777" w:rsidTr="00366910">
              <w:trPr>
                <w:ins w:id="895" w:author="Adrian Gould" w:date="2023-08-28T17:18:00Z"/>
              </w:trPr>
              <w:tc>
                <w:tcPr>
                  <w:tcW w:w="1614" w:type="dxa"/>
                  <w:vMerge/>
                </w:tcPr>
                <w:p w14:paraId="6B06F6D6" w14:textId="77777777" w:rsidR="00F0215D" w:rsidRDefault="00F0215D" w:rsidP="00F0215D">
                  <w:pPr>
                    <w:spacing w:before="0" w:after="0"/>
                    <w:rPr>
                      <w:ins w:id="896" w:author="Adrian Gould" w:date="2023-08-28T17:18:00Z"/>
                    </w:rPr>
                  </w:pPr>
                </w:p>
              </w:tc>
              <w:tc>
                <w:tcPr>
                  <w:tcW w:w="6701" w:type="dxa"/>
                </w:tcPr>
                <w:p w14:paraId="05386D67" w14:textId="63421E15" w:rsidR="00F0215D" w:rsidRPr="005949FE" w:rsidRDefault="004365C8" w:rsidP="00F0215D">
                  <w:pPr>
                    <w:spacing w:before="0" w:after="0"/>
                    <w:rPr>
                      <w:ins w:id="897" w:author="Adrian Gould" w:date="2023-08-28T17:18:00Z"/>
                      <w:rFonts w:eastAsiaTheme="minorEastAsia" w:hint="eastAsia"/>
                      <w:lang w:eastAsia="ko-KR"/>
                    </w:rPr>
                  </w:pPr>
                  <w:r w:rsidRPr="004365C8">
                    <w:rPr>
                      <w:rFonts w:eastAsiaTheme="minorEastAsia"/>
                      <w:lang w:eastAsia="ko-KR"/>
                    </w:rPr>
                    <w:t>refreshcomputers.net/</w:t>
                  </w:r>
                </w:p>
              </w:tc>
            </w:tr>
            <w:tr w:rsidR="00F0215D" w14:paraId="61A1C6EC" w14:textId="77777777" w:rsidTr="00366910">
              <w:trPr>
                <w:ins w:id="898" w:author="Adrian Gould" w:date="2023-08-28T17:18:00Z"/>
              </w:trPr>
              <w:tc>
                <w:tcPr>
                  <w:tcW w:w="1614" w:type="dxa"/>
                  <w:vMerge/>
                </w:tcPr>
                <w:p w14:paraId="3400EB79" w14:textId="77777777" w:rsidR="00F0215D" w:rsidRDefault="00F0215D" w:rsidP="00F0215D">
                  <w:pPr>
                    <w:spacing w:before="0" w:after="0"/>
                    <w:rPr>
                      <w:ins w:id="899" w:author="Adrian Gould" w:date="2023-08-28T17:18:00Z"/>
                    </w:rPr>
                  </w:pPr>
                </w:p>
              </w:tc>
              <w:tc>
                <w:tcPr>
                  <w:tcW w:w="6701" w:type="dxa"/>
                </w:tcPr>
                <w:p w14:paraId="22563E53" w14:textId="23A2D7BC" w:rsidR="00F0215D" w:rsidRDefault="0083601A" w:rsidP="00F0215D">
                  <w:pPr>
                    <w:spacing w:before="0" w:after="0"/>
                    <w:rPr>
                      <w:ins w:id="900" w:author="Adrian Gould" w:date="2023-08-28T17:18:00Z"/>
                    </w:rPr>
                  </w:pPr>
                  <w:r w:rsidRPr="0083601A">
                    <w:t>https://refreshcomputers.net/site/</w:t>
                  </w:r>
                </w:p>
              </w:tc>
            </w:tr>
            <w:tr w:rsidR="00F0215D" w14:paraId="701CD306" w14:textId="77777777" w:rsidTr="00366910">
              <w:trPr>
                <w:ins w:id="901" w:author="Adrian Gould" w:date="2023-08-28T17:18:00Z"/>
              </w:trPr>
              <w:tc>
                <w:tcPr>
                  <w:tcW w:w="1614" w:type="dxa"/>
                  <w:vMerge/>
                </w:tcPr>
                <w:p w14:paraId="16594499" w14:textId="77777777" w:rsidR="00F0215D" w:rsidRDefault="00F0215D" w:rsidP="00F0215D">
                  <w:pPr>
                    <w:spacing w:before="0" w:after="0"/>
                    <w:rPr>
                      <w:ins w:id="902" w:author="Adrian Gould" w:date="2023-08-28T17:18:00Z"/>
                    </w:rPr>
                  </w:pPr>
                </w:p>
              </w:tc>
              <w:tc>
                <w:tcPr>
                  <w:tcW w:w="6701" w:type="dxa"/>
                </w:tcPr>
                <w:p w14:paraId="79A95488" w14:textId="43DECCC6" w:rsidR="00F0215D" w:rsidRDefault="002C524B" w:rsidP="00F0215D">
                  <w:pPr>
                    <w:spacing w:before="0" w:after="0"/>
                    <w:rPr>
                      <w:ins w:id="903" w:author="Adrian Gould" w:date="2023-08-28T17:18:00Z"/>
                    </w:rPr>
                  </w:pPr>
                  <w:r>
                    <w:t>14/Sep/2023</w:t>
                  </w:r>
                </w:p>
              </w:tc>
            </w:tr>
          </w:tbl>
          <w:p w14:paraId="6103E53D" w14:textId="77777777" w:rsidR="00F0215D" w:rsidRDefault="00F0215D" w:rsidP="00F0215D">
            <w:pPr>
              <w:rPr>
                <w:ins w:id="904"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7F05FAE9" w14:textId="77777777" w:rsidTr="00366910">
              <w:trPr>
                <w:ins w:id="905" w:author="Adrian Gould" w:date="2023-08-28T17:18:00Z"/>
              </w:trPr>
              <w:tc>
                <w:tcPr>
                  <w:tcW w:w="1614" w:type="dxa"/>
                  <w:vMerge w:val="restart"/>
                </w:tcPr>
                <w:p w14:paraId="6D7E4B2B" w14:textId="24604C7A" w:rsidR="00F0215D" w:rsidRDefault="0064581D" w:rsidP="00F0215D">
                  <w:pPr>
                    <w:spacing w:before="0" w:after="0"/>
                    <w:rPr>
                      <w:ins w:id="906" w:author="Adrian Gould" w:date="2023-08-28T17:18:00Z"/>
                    </w:rPr>
                  </w:pPr>
                  <w:r>
                    <w:rPr>
                      <w:noProof/>
                    </w:rPr>
                    <w:drawing>
                      <wp:inline distT="0" distB="0" distL="0" distR="0" wp14:anchorId="0E8AEE77" wp14:editId="4F756620">
                        <wp:extent cx="889000" cy="1189355"/>
                        <wp:effectExtent l="0" t="0" r="6350" b="0"/>
                        <wp:docPr id="125794721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9000" cy="1189355"/>
                                </a:xfrm>
                                <a:prstGeom prst="rect">
                                  <a:avLst/>
                                </a:prstGeom>
                                <a:noFill/>
                                <a:ln>
                                  <a:noFill/>
                                </a:ln>
                              </pic:spPr>
                            </pic:pic>
                          </a:graphicData>
                        </a:graphic>
                      </wp:inline>
                    </w:drawing>
                  </w:r>
                </w:p>
              </w:tc>
              <w:tc>
                <w:tcPr>
                  <w:tcW w:w="6701" w:type="dxa"/>
                </w:tcPr>
                <w:p w14:paraId="2116B40C" w14:textId="03CD751D" w:rsidR="00F0215D" w:rsidRPr="0064581D" w:rsidRDefault="0064581D" w:rsidP="00F0215D">
                  <w:pPr>
                    <w:spacing w:before="0" w:after="0"/>
                    <w:rPr>
                      <w:ins w:id="907" w:author="Adrian Gould" w:date="2023-08-28T17:18:00Z"/>
                      <w:rFonts w:eastAsiaTheme="minorEastAsia" w:hint="eastAsia"/>
                      <w:lang w:eastAsia="ko-KR"/>
                    </w:rPr>
                  </w:pPr>
                  <w:r>
                    <w:rPr>
                      <w:rFonts w:eastAsiaTheme="minorEastAsia"/>
                      <w:lang w:eastAsia="ko-KR"/>
                    </w:rPr>
                    <w:t>Image.png</w:t>
                  </w:r>
                </w:p>
              </w:tc>
            </w:tr>
            <w:tr w:rsidR="00F0215D" w14:paraId="34821CF9" w14:textId="77777777" w:rsidTr="00366910">
              <w:trPr>
                <w:ins w:id="908" w:author="Adrian Gould" w:date="2023-08-28T17:18:00Z"/>
              </w:trPr>
              <w:tc>
                <w:tcPr>
                  <w:tcW w:w="1614" w:type="dxa"/>
                  <w:vMerge/>
                </w:tcPr>
                <w:p w14:paraId="2377B295" w14:textId="77777777" w:rsidR="00F0215D" w:rsidRDefault="00F0215D" w:rsidP="00F0215D">
                  <w:pPr>
                    <w:spacing w:before="0" w:after="0"/>
                    <w:rPr>
                      <w:ins w:id="909" w:author="Adrian Gould" w:date="2023-08-28T17:18:00Z"/>
                    </w:rPr>
                  </w:pPr>
                </w:p>
              </w:tc>
              <w:tc>
                <w:tcPr>
                  <w:tcW w:w="6701" w:type="dxa"/>
                </w:tcPr>
                <w:p w14:paraId="420AD45F" w14:textId="41D14DD8" w:rsidR="00F0215D" w:rsidRDefault="00170929" w:rsidP="00F0215D">
                  <w:pPr>
                    <w:spacing w:before="0" w:after="0"/>
                    <w:rPr>
                      <w:ins w:id="910" w:author="Adrian Gould" w:date="2023-08-28T17:18:00Z"/>
                    </w:rPr>
                  </w:pPr>
                  <w:r>
                    <w:t>9GAG</w:t>
                  </w:r>
                </w:p>
              </w:tc>
            </w:tr>
            <w:tr w:rsidR="00F0215D" w14:paraId="64EB0674" w14:textId="77777777" w:rsidTr="00366910">
              <w:trPr>
                <w:ins w:id="911" w:author="Adrian Gould" w:date="2023-08-28T17:18:00Z"/>
              </w:trPr>
              <w:tc>
                <w:tcPr>
                  <w:tcW w:w="1614" w:type="dxa"/>
                  <w:vMerge/>
                </w:tcPr>
                <w:p w14:paraId="7E9E5BD6" w14:textId="77777777" w:rsidR="00F0215D" w:rsidRDefault="00F0215D" w:rsidP="00F0215D">
                  <w:pPr>
                    <w:spacing w:before="0" w:after="0"/>
                    <w:rPr>
                      <w:ins w:id="912" w:author="Adrian Gould" w:date="2023-08-28T17:18:00Z"/>
                    </w:rPr>
                  </w:pPr>
                </w:p>
              </w:tc>
              <w:tc>
                <w:tcPr>
                  <w:tcW w:w="6701" w:type="dxa"/>
                </w:tcPr>
                <w:p w14:paraId="1C3629B7" w14:textId="7EDACF57" w:rsidR="00F0215D" w:rsidRDefault="000357FD" w:rsidP="00F0215D">
                  <w:pPr>
                    <w:spacing w:before="0" w:after="0"/>
                    <w:rPr>
                      <w:ins w:id="913" w:author="Adrian Gould" w:date="2023-08-28T17:18:00Z"/>
                    </w:rPr>
                  </w:pPr>
                  <w:r w:rsidRPr="000357FD">
                    <w:t>https://javascript.plainenglish.io/30-programming-jokes-that-will-make-you-laugh-98f9e20c34e9</w:t>
                  </w:r>
                </w:p>
              </w:tc>
            </w:tr>
            <w:tr w:rsidR="00F0215D" w14:paraId="3E890071" w14:textId="77777777" w:rsidTr="00366910">
              <w:trPr>
                <w:ins w:id="914" w:author="Adrian Gould" w:date="2023-08-28T17:18:00Z"/>
              </w:trPr>
              <w:tc>
                <w:tcPr>
                  <w:tcW w:w="1614" w:type="dxa"/>
                  <w:vMerge/>
                </w:tcPr>
                <w:p w14:paraId="27637A17" w14:textId="77777777" w:rsidR="00F0215D" w:rsidRDefault="00F0215D" w:rsidP="00F0215D">
                  <w:pPr>
                    <w:spacing w:before="0" w:after="0"/>
                    <w:rPr>
                      <w:ins w:id="915" w:author="Adrian Gould" w:date="2023-08-28T17:18:00Z"/>
                    </w:rPr>
                  </w:pPr>
                </w:p>
              </w:tc>
              <w:tc>
                <w:tcPr>
                  <w:tcW w:w="6701" w:type="dxa"/>
                </w:tcPr>
                <w:p w14:paraId="2E4F980D" w14:textId="2D55CBBA" w:rsidR="00F0215D" w:rsidRPr="0064581D" w:rsidRDefault="0064581D" w:rsidP="00F0215D">
                  <w:pPr>
                    <w:spacing w:before="0" w:after="0"/>
                    <w:rPr>
                      <w:ins w:id="916" w:author="Adrian Gould" w:date="2023-08-28T17:18:00Z"/>
                      <w:rFonts w:eastAsiaTheme="minorEastAsia" w:hint="eastAsia"/>
                      <w:lang w:eastAsia="ko-KR"/>
                    </w:rPr>
                  </w:pPr>
                  <w:r>
                    <w:rPr>
                      <w:rFonts w:eastAsiaTheme="minorEastAsia" w:hint="eastAsia"/>
                      <w:lang w:eastAsia="ko-KR"/>
                    </w:rPr>
                    <w:t>1</w:t>
                  </w:r>
                  <w:r>
                    <w:rPr>
                      <w:rFonts w:eastAsiaTheme="minorEastAsia"/>
                      <w:lang w:eastAsia="ko-KR"/>
                    </w:rPr>
                    <w:t>4/Sep/2023</w:t>
                  </w:r>
                </w:p>
              </w:tc>
            </w:tr>
          </w:tbl>
          <w:p w14:paraId="1F8430E7" w14:textId="77777777" w:rsidR="00F0215D" w:rsidRDefault="00F0215D" w:rsidP="009F210C">
            <w:pPr>
              <w:rPr>
                <w:ins w:id="917" w:author="Adrian Gould" w:date="2023-08-28T17:05:00Z"/>
              </w:rPr>
            </w:pPr>
          </w:p>
          <w:p w14:paraId="4B10912B" w14:textId="71F2717D" w:rsidR="009F210C" w:rsidRPr="009F210C" w:rsidRDefault="00F0215D">
            <w:pPr>
              <w:jc w:val="center"/>
              <w:rPr>
                <w:ins w:id="918" w:author="Adrian Gould" w:date="2023-08-28T17:03:00Z"/>
              </w:rPr>
              <w:pPrChange w:id="919" w:author="Adrian Gould" w:date="2023-08-28T17:18:00Z">
                <w:pPr>
                  <w:pStyle w:val="2"/>
                </w:pPr>
              </w:pPrChange>
            </w:pPr>
            <w:ins w:id="920" w:author="Adrian Gould" w:date="2023-08-28T17:18:00Z">
              <w:r>
                <w:t>(DO NOT delete the final blank line)</w:t>
              </w:r>
            </w:ins>
          </w:p>
        </w:tc>
      </w:tr>
      <w:tr w:rsidR="00CE04F0" w14:paraId="4F2E7F5E" w14:textId="77777777" w:rsidTr="00366910">
        <w:trPr>
          <w:cantSplit/>
          <w:ins w:id="921" w:author="Adrian Gould" w:date="2023-08-28T13:54:00Z"/>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ins w:id="922" w:author="Adrian Gould" w:date="2023-08-28T13:54:00Z"/>
                <w:rFonts w:asciiTheme="majorHAnsi" w:hAnsiTheme="majorHAnsi" w:cstheme="majorHAnsi"/>
                <w:color w:val="FF0000"/>
                <w:sz w:val="48"/>
                <w:szCs w:val="48"/>
              </w:rPr>
            </w:pPr>
            <w:ins w:id="923" w:author="Adrian Gould" w:date="2023-08-28T13:54:00Z">
              <w:r>
                <w:rPr>
                  <w:rFonts w:asciiTheme="majorHAnsi" w:hAnsiTheme="majorHAnsi" w:cstheme="majorHAnsi"/>
                  <w:color w:val="FF0000"/>
                  <w:sz w:val="48"/>
                  <w:szCs w:val="48"/>
                </w:rPr>
                <w:lastRenderedPageBreak/>
                <w:t>04</w:t>
              </w:r>
            </w:ins>
          </w:p>
        </w:tc>
        <w:tc>
          <w:tcPr>
            <w:tcW w:w="8495" w:type="dxa"/>
            <w:shd w:val="clear" w:color="auto" w:fill="auto"/>
          </w:tcPr>
          <w:p w14:paraId="3C58B84F" w14:textId="6B35546C" w:rsidR="00CE04F0" w:rsidRDefault="00254098" w:rsidP="00366910">
            <w:pPr>
              <w:pStyle w:val="2"/>
              <w:rPr>
                <w:ins w:id="924" w:author="Adrian Gould" w:date="2023-08-28T17:21:00Z"/>
              </w:rPr>
            </w:pPr>
            <w:bookmarkStart w:id="925" w:name="_Toc144137653"/>
            <w:ins w:id="926" w:author="Adrian Gould" w:date="2023-08-28T17:20:00Z">
              <w:r>
                <w:t>Implement Content for Images and Additional Text</w:t>
              </w:r>
            </w:ins>
            <w:bookmarkEnd w:id="925"/>
          </w:p>
          <w:p w14:paraId="23DA9728" w14:textId="0E4894C9" w:rsidR="00254098" w:rsidRDefault="00254098" w:rsidP="00254098">
            <w:pPr>
              <w:rPr>
                <w:ins w:id="927" w:author="Adrian Gould" w:date="2023-08-28T17:27:00Z"/>
              </w:rPr>
            </w:pPr>
            <w:ins w:id="928" w:author="Adrian Gould" w:date="2023-08-28T17:21:00Z">
              <w:r>
                <w:t xml:space="preserve">Using the </w:t>
              </w:r>
            </w:ins>
            <w:ins w:id="929" w:author="Adrian Gould" w:date="2023-08-28T17:26:00Z">
              <w:r w:rsidR="00234C96">
                <w:t xml:space="preserve">supplementary text in </w:t>
              </w:r>
              <w:r w:rsidR="00234C96">
                <w:fldChar w:fldCharType="begin"/>
              </w:r>
              <w:r w:rsidR="00234C96">
                <w:instrText xml:space="preserve"> REF _Ref144136020 \h </w:instrText>
              </w:r>
            </w:ins>
            <w:r w:rsidR="00234C96">
              <w:fldChar w:fldCharType="separate"/>
            </w:r>
            <w:ins w:id="930" w:author="Adrian Gould" w:date="2023-08-28T17:26:00Z">
              <w:r w:rsidR="00234C96">
                <w:t>Appendix E: Content for Phase 3</w:t>
              </w:r>
              <w:r w:rsidR="00234C96">
                <w:fldChar w:fldCharType="end"/>
              </w:r>
              <w:r w:rsidR="00234C96">
                <w:t xml:space="preserve"> and in the</w:t>
              </w:r>
            </w:ins>
            <w:ins w:id="931" w:author="Adrian Gould" w:date="2023-08-28T17:44:00Z">
              <w:r w:rsidR="00C1444B">
                <w:t xml:space="preserve"> file</w:t>
              </w:r>
            </w:ins>
            <w:ins w:id="932" w:author="Adrian Gould" w:date="2023-08-28T17:26:00Z">
              <w:r w:rsidR="00234C96">
                <w:t xml:space="preserve"> </w:t>
              </w:r>
              <w:r w:rsidR="00234C96" w:rsidRPr="00234C96">
                <w:rPr>
                  <w:rStyle w:val="CodeInline"/>
                  <w:rPrChange w:id="933" w:author="Adrian Gould" w:date="2023-08-28T17:28:00Z">
                    <w:rPr/>
                  </w:rPrChange>
                </w:rPr>
                <w:t>phase-3.</w:t>
              </w:r>
            </w:ins>
            <w:ins w:id="934" w:author="Adrian Gould" w:date="2023-08-28T17:27:00Z">
              <w:r w:rsidR="00234C96" w:rsidRPr="00234C96">
                <w:rPr>
                  <w:rStyle w:val="CodeInline"/>
                  <w:rPrChange w:id="935" w:author="Adrian Gould" w:date="2023-08-28T17:28:00Z">
                    <w:rPr/>
                  </w:rPrChange>
                </w:rPr>
                <w:t>txt</w:t>
              </w:r>
              <w:r w:rsidR="00234C96">
                <w:t>, you are to complete the page by adding the new stories/articles and images.</w:t>
              </w:r>
            </w:ins>
          </w:p>
          <w:p w14:paraId="4E9CA13C" w14:textId="3369EA15" w:rsidR="00234C96" w:rsidRDefault="00234C96" w:rsidP="00254098">
            <w:pPr>
              <w:rPr>
                <w:ins w:id="936" w:author="Adrian Gould" w:date="2023-08-28T17:28:00Z"/>
              </w:rPr>
            </w:pPr>
            <w:ins w:id="937" w:author="Adrian Gould" w:date="2023-08-28T17:27:00Z">
              <w:r>
                <w:t>You should add at least one image to the aside area, and at lea</w:t>
              </w:r>
            </w:ins>
            <w:ins w:id="938" w:author="Adrian Gould" w:date="2023-08-28T17:44:00Z">
              <w:r w:rsidR="00C1444B">
                <w:t>s</w:t>
              </w:r>
            </w:ins>
            <w:ins w:id="939" w:author="Adrian Gould" w:date="2023-08-28T17:27:00Z">
              <w:r>
                <w:t xml:space="preserve">t one </w:t>
              </w:r>
            </w:ins>
            <w:ins w:id="940" w:author="Adrian Gould" w:date="2023-08-28T17:44:00Z">
              <w:r w:rsidR="00C1444B">
                <w:t>in an</w:t>
              </w:r>
            </w:ins>
            <w:ins w:id="941" w:author="Adrian Gould" w:date="2023-08-28T17:27:00Z">
              <w:r>
                <w:t xml:space="preserve"> article.</w:t>
              </w:r>
            </w:ins>
          </w:p>
          <w:p w14:paraId="5023D7A7" w14:textId="5B4EDB5F" w:rsidR="00234C96" w:rsidRPr="00254098" w:rsidRDefault="00234C96">
            <w:pPr>
              <w:rPr>
                <w:ins w:id="942" w:author="Adrian Gould" w:date="2023-08-28T13:54:00Z"/>
              </w:rPr>
              <w:pPrChange w:id="943" w:author="Adrian Gould" w:date="2023-08-28T17:21:00Z">
                <w:pPr>
                  <w:pStyle w:val="2"/>
                </w:pPr>
              </w:pPrChange>
            </w:pPr>
            <w:ins w:id="944" w:author="Adrian Gould" w:date="2023-08-28T17:29:00Z">
              <w:r>
                <w:t>Once completed you are to add the updated files to version control and commit them.</w:t>
              </w:r>
            </w:ins>
          </w:p>
          <w:p w14:paraId="4B9FCE10" w14:textId="77777777" w:rsidR="00CE04F0" w:rsidRDefault="00CE04F0" w:rsidP="00366910">
            <w:pPr>
              <w:rPr>
                <w:ins w:id="945" w:author="Adrian Gould" w:date="2023-08-28T13:54:00Z"/>
              </w:rPr>
            </w:pPr>
            <w:ins w:id="946" w:author="Adrian Gould" w:date="2023-08-28T13:54:00Z">
              <w:r>
                <w:t>An example commit message for the Header could be:</w:t>
              </w:r>
            </w:ins>
          </w:p>
          <w:p w14:paraId="4CB10CE2" w14:textId="60BB57D3" w:rsidR="00CE04F0" w:rsidRPr="00366910" w:rsidRDefault="00CE04F0" w:rsidP="00366910">
            <w:pPr>
              <w:pStyle w:val="a"/>
              <w:numPr>
                <w:ilvl w:val="0"/>
                <w:numId w:val="43"/>
              </w:numPr>
              <w:rPr>
                <w:ins w:id="947" w:author="Adrian Gould" w:date="2023-08-28T13:54:00Z"/>
                <w:rStyle w:val="ab"/>
              </w:rPr>
            </w:pPr>
            <w:ins w:id="948" w:author="Adrian Gould" w:date="2023-08-28T13:54:00Z">
              <w:r w:rsidRPr="007B492A">
                <w:rPr>
                  <w:rStyle w:val="ab"/>
                </w:rPr>
                <w:t>feat</w:t>
              </w:r>
              <w:r w:rsidRPr="00366910">
                <w:rPr>
                  <w:rStyle w:val="ab"/>
                </w:rPr>
                <w:t xml:space="preserve">: </w:t>
              </w:r>
            </w:ins>
            <w:ins w:id="949" w:author="Adrian Gould" w:date="2023-08-28T17:29:00Z">
              <w:r w:rsidR="00AA5DF3">
                <w:rPr>
                  <w:rStyle w:val="ab"/>
                </w:rPr>
                <w:t xml:space="preserve">new content – add new content to the </w:t>
              </w:r>
              <w:proofErr w:type="gramStart"/>
              <w:r w:rsidR="00AA5DF3">
                <w:rPr>
                  <w:rStyle w:val="ab"/>
                </w:rPr>
                <w:t>site</w:t>
              </w:r>
            </w:ins>
            <w:proofErr w:type="gramEnd"/>
          </w:p>
          <w:p w14:paraId="1C3EDE69" w14:textId="2C72615B" w:rsidR="00CE04F0" w:rsidRDefault="00234C96" w:rsidP="0070409A">
            <w:pPr>
              <w:rPr>
                <w:ins w:id="950" w:author="Adrian Gould" w:date="2023-08-28T17:30:00Z"/>
              </w:rPr>
            </w:pPr>
            <w:ins w:id="951" w:author="Adrian Gould" w:date="2023-08-28T17:29:00Z">
              <w:r>
                <w:t>Finally push the up</w:t>
              </w:r>
            </w:ins>
            <w:ins w:id="952" w:author="Adrian Gould" w:date="2023-08-28T17:30:00Z">
              <w:r w:rsidR="00AA5DF3">
                <w:t>d</w:t>
              </w:r>
            </w:ins>
            <w:ins w:id="953" w:author="Adrian Gould" w:date="2023-08-28T17:29:00Z">
              <w:r>
                <w:t xml:space="preserve">ates to </w:t>
              </w:r>
            </w:ins>
            <w:ins w:id="954" w:author="Adrian Gould" w:date="2023-08-28T17:30:00Z">
              <w:r w:rsidR="00AA5DF3">
                <w:t>your remote repository.</w:t>
              </w:r>
            </w:ins>
          </w:p>
          <w:p w14:paraId="3A83039D" w14:textId="03B94BE4" w:rsidR="00AA5DF3" w:rsidRPr="00B35ECA" w:rsidRDefault="00AA5DF3" w:rsidP="0070409A">
            <w:pPr>
              <w:rPr>
                <w:ins w:id="955" w:author="Adrian Gould" w:date="2023-08-28T13:54:00Z"/>
              </w:rPr>
            </w:pPr>
          </w:p>
        </w:tc>
      </w:tr>
      <w:tr w:rsidR="00B35ECA" w:rsidDel="00C1444B" w14:paraId="091F9601" w14:textId="6DB76485" w:rsidTr="0080683D">
        <w:trPr>
          <w:cantSplit/>
          <w:del w:id="956" w:author="Adrian Gould" w:date="2023-08-28T17:46:00Z"/>
        </w:trPr>
        <w:tc>
          <w:tcPr>
            <w:tcW w:w="1693" w:type="dxa"/>
            <w:shd w:val="clear" w:color="auto" w:fill="D9D9D9" w:themeFill="background1" w:themeFillShade="D9"/>
          </w:tcPr>
          <w:p w14:paraId="144B3415" w14:textId="77554A52" w:rsidR="00B35ECA" w:rsidRPr="006A4CC7" w:rsidDel="00C1444B" w:rsidRDefault="00B35ECA" w:rsidP="004602A9">
            <w:pPr>
              <w:spacing w:line="240" w:lineRule="auto"/>
              <w:ind w:right="170"/>
              <w:textAlignment w:val="baseline"/>
              <w:rPr>
                <w:del w:id="957" w:author="Adrian Gould" w:date="2023-08-28T17:46:00Z"/>
                <w:rFonts w:asciiTheme="majorHAnsi" w:hAnsiTheme="majorHAnsi" w:cstheme="majorHAnsi"/>
                <w:color w:val="FF0000"/>
                <w:sz w:val="48"/>
                <w:szCs w:val="48"/>
              </w:rPr>
            </w:pPr>
            <w:del w:id="958" w:author="Adrian Gould" w:date="2023-08-28T17:46:00Z">
              <w:r w:rsidDel="00C1444B">
                <w:rPr>
                  <w:rFonts w:asciiTheme="majorHAnsi" w:hAnsiTheme="majorHAnsi" w:cstheme="majorHAnsi"/>
                  <w:color w:val="FF0000"/>
                  <w:sz w:val="48"/>
                  <w:szCs w:val="48"/>
                </w:rPr>
                <w:delText>0</w:delText>
              </w:r>
            </w:del>
            <w:del w:id="959"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2"/>
              <w:rPr>
                <w:del w:id="960" w:author="Adrian Gould" w:date="2023-08-28T15:47:00Z"/>
              </w:rPr>
            </w:pPr>
            <w:del w:id="961" w:author="Adrian Gould" w:date="2023-08-28T15:47:00Z">
              <w:r w:rsidDel="0001567B">
                <w:delText xml:space="preserve">Implement CSS to </w:delText>
              </w:r>
            </w:del>
            <w:del w:id="962" w:author="Adrian Gould" w:date="2023-08-28T14:01:00Z">
              <w:r w:rsidDel="0070409A">
                <w:delText xml:space="preserve">create the </w:delText>
              </w:r>
            </w:del>
            <w:del w:id="963" w:author="Adrian Gould" w:date="2023-08-28T13:47:00Z">
              <w:r w:rsidDel="00106C68">
                <w:delText>r</w:delText>
              </w:r>
            </w:del>
            <w:del w:id="964" w:author="Adrian Gould" w:date="2023-08-28T13:54:00Z">
              <w:r w:rsidDel="00CE04F0">
                <w:delText>equired</w:delText>
              </w:r>
            </w:del>
            <w:del w:id="965" w:author="Adrian Gould" w:date="2023-08-28T14:01:00Z">
              <w:r w:rsidDel="0070409A">
                <w:delText xml:space="preserve"> Layout</w:delText>
              </w:r>
            </w:del>
            <w:del w:id="966" w:author="Adrian Gould" w:date="2023-08-28T15:47:00Z">
              <w:r w:rsidR="00FA039F" w:rsidDel="0001567B">
                <w:delText>.</w:delText>
              </w:r>
            </w:del>
          </w:p>
          <w:p w14:paraId="73B14B8A" w14:textId="44FED4A5" w:rsidR="00B3089C" w:rsidDel="00106C68" w:rsidRDefault="00FA039F" w:rsidP="00FA039F">
            <w:pPr>
              <w:rPr>
                <w:ins w:id="967" w:author="Adrian Gould [2]" w:date="2023-08-23T09:46:00Z"/>
                <w:del w:id="968" w:author="Adrian Gould" w:date="2023-08-28T13:47:00Z"/>
              </w:rPr>
            </w:pPr>
            <w:del w:id="969" w:author="Adrian Gould" w:date="2023-08-28T13:47:00Z">
              <w:r w:rsidDel="00106C68">
                <w:delText xml:space="preserve">You are not expected to create a responsive layout for this exercise. </w:delText>
              </w:r>
            </w:del>
            <w:ins w:id="970" w:author="Adrian Gould [2]" w:date="2023-08-23T09:44:00Z">
              <w:del w:id="971" w:author="Adrian Gould" w:date="2023-08-28T13:47:00Z">
                <w:r w:rsidR="00B3089C" w:rsidDel="00106C68">
                  <w:delText xml:space="preserve">You </w:delText>
                </w:r>
              </w:del>
            </w:ins>
            <w:ins w:id="972" w:author="Adrian Gould [2]" w:date="2023-08-23T09:46:00Z">
              <w:del w:id="973" w:author="Adrian Gould" w:date="2023-08-28T13:47:00Z">
                <w:r w:rsidR="00B43502" w:rsidDel="00106C68">
                  <w:delText xml:space="preserve">will </w:delText>
                </w:r>
              </w:del>
            </w:ins>
            <w:ins w:id="974" w:author="Adrian Gould [2]" w:date="2023-08-23T09:44:00Z">
              <w:del w:id="975" w:author="Adrian Gould" w:date="2023-08-28T13:47:00Z">
                <w:r w:rsidR="00B3089C" w:rsidDel="00106C68">
                  <w:delText xml:space="preserve">implement a mobile first layout, </w:delText>
                </w:r>
              </w:del>
            </w:ins>
            <w:ins w:id="976" w:author="Adrian Gould [2]" w:date="2023-08-23T09:45:00Z">
              <w:del w:id="977" w:author="Adrian Gould" w:date="2023-08-28T13:47:00Z">
                <w:r w:rsidR="00A02171" w:rsidDel="00106C68">
                  <w:delText>please request a suggested layout fr</w:delText>
                </w:r>
              </w:del>
            </w:ins>
            <w:ins w:id="978" w:author="Adrian Gould [2]" w:date="2023-08-23T09:46:00Z">
              <w:del w:id="979" w:author="Adrian Gould" w:date="2023-08-28T13:47:00Z">
                <w:r w:rsidR="00B43502" w:rsidDel="00106C68">
                  <w:delText>o</w:delText>
                </w:r>
              </w:del>
            </w:ins>
            <w:ins w:id="980" w:author="Adrian Gould [2]" w:date="2023-08-23T09:45:00Z">
              <w:del w:id="981" w:author="Adrian Gould" w:date="2023-08-28T13:47:00Z">
                <w:r w:rsidR="00A02171" w:rsidDel="00106C68">
                  <w:delText>m your assessor/lecturer.</w:delText>
                </w:r>
              </w:del>
            </w:ins>
          </w:p>
          <w:p w14:paraId="38CA1A8F" w14:textId="778CF932" w:rsidR="00B43502" w:rsidDel="0070409A" w:rsidRDefault="00B43502" w:rsidP="00B43502">
            <w:pPr>
              <w:rPr>
                <w:ins w:id="982" w:author="Adrian Gould [2]" w:date="2023-08-23T09:46:00Z"/>
                <w:del w:id="983" w:author="Adrian Gould" w:date="2023-08-28T14:01:00Z"/>
              </w:rPr>
            </w:pPr>
            <w:ins w:id="984" w:author="Adrian Gould [2]" w:date="2023-08-23T09:46:00Z">
              <w:del w:id="985"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986" w:author="Adrian Gould" w:date="2023-08-28T14:01:00Z"/>
              </w:rPr>
            </w:pPr>
          </w:p>
          <w:p w14:paraId="23B44702" w14:textId="66AF2910" w:rsidR="0070409A" w:rsidDel="0001567B" w:rsidRDefault="00A02171" w:rsidP="00FA039F">
            <w:pPr>
              <w:rPr>
                <w:ins w:id="987" w:author="Adrian Gould [2]" w:date="2023-08-23T09:46:00Z"/>
                <w:del w:id="988" w:author="Adrian Gould" w:date="2023-08-28T15:47:00Z"/>
              </w:rPr>
            </w:pPr>
            <w:ins w:id="989" w:author="Adrian Gould [2]" w:date="2023-08-23T09:45:00Z">
              <w:del w:id="990" w:author="Adrian Gould" w:date="2023-08-28T14:01:00Z">
                <w:r w:rsidDel="0070409A">
                  <w:delText xml:space="preserve">The most important part of this stage is </w:delText>
                </w:r>
                <w:r w:rsidR="000D0D27" w:rsidDel="0070409A">
                  <w:delText xml:space="preserve">demonstrating the ability to </w:delText>
                </w:r>
              </w:del>
            </w:ins>
            <w:del w:id="991"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992" w:author="Adrian Gould [2]" w:date="2023-08-23T09:46:00Z">
              <w:del w:id="993" w:author="Adrian Gould" w:date="2023-08-28T14:01:00Z">
                <w:r w:rsidR="000D0D27" w:rsidDel="0070409A">
                  <w:delText xml:space="preserve">, and a very simple mobile friendly </w:delText>
                </w:r>
                <w:r w:rsidR="00B43502" w:rsidDel="0070409A">
                  <w:delText>version of the layout</w:delText>
                </w:r>
              </w:del>
              <w:del w:id="994" w:author="Adrian Gould" w:date="2023-08-28T15:47:00Z">
                <w:r w:rsidR="00B43502" w:rsidDel="0001567B">
                  <w:delText>.</w:delText>
                </w:r>
              </w:del>
            </w:ins>
            <w:del w:id="995" w:author="Adrian Gould" w:date="2023-08-28T15:47:00Z">
              <w:r w:rsidR="00525319" w:rsidDel="0001567B">
                <w:delText>.</w:delText>
              </w:r>
            </w:del>
          </w:p>
          <w:p w14:paraId="4B0ACF79" w14:textId="4C2784B6" w:rsidR="00EF2B30" w:rsidDel="0001567B" w:rsidRDefault="00EF2B30" w:rsidP="00FA039F">
            <w:pPr>
              <w:rPr>
                <w:del w:id="996" w:author="Adrian Gould" w:date="2023-08-28T15:47:00Z"/>
              </w:rPr>
            </w:pPr>
          </w:p>
          <w:p w14:paraId="36792AE7" w14:textId="231B21BF" w:rsidR="00525319" w:rsidRPr="00FA039F" w:rsidDel="0001567B" w:rsidRDefault="0068393E" w:rsidP="002637A6">
            <w:pPr>
              <w:jc w:val="center"/>
              <w:rPr>
                <w:del w:id="997" w:author="Adrian Gould" w:date="2023-08-28T15:47:00Z"/>
              </w:rPr>
            </w:pPr>
            <w:del w:id="998"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2"/>
              <w:rPr>
                <w:ins w:id="999" w:author="Adrian Gould [2]" w:date="2023-08-23T09:30:00Z"/>
                <w:del w:id="1000" w:author="Adrian Gould" w:date="2023-08-28T15:47:00Z"/>
              </w:rPr>
              <w:pPrChange w:id="1001" w:author="Adrian Gould" w:date="2023-08-28T15:47:00Z">
                <w:pPr>
                  <w:pStyle w:val="3"/>
                </w:pPr>
              </w:pPrChange>
            </w:pPr>
            <w:ins w:id="1002" w:author="Adrian Gould [2]" w:date="2023-08-23T09:30:00Z">
              <w:del w:id="1003" w:author="Adrian Gould" w:date="2023-08-28T15:47:00Z">
                <w:r w:rsidDel="0001567B">
                  <w:delText>Implementing steps</w:delText>
                </w:r>
              </w:del>
            </w:ins>
          </w:p>
          <w:p w14:paraId="57ECB94B" w14:textId="656717D8" w:rsidR="00C051C2" w:rsidDel="0001567B" w:rsidRDefault="00C051C2">
            <w:pPr>
              <w:pStyle w:val="2"/>
              <w:rPr>
                <w:ins w:id="1004" w:author="Adrian Gould [2]" w:date="2023-08-23T09:31:00Z"/>
                <w:del w:id="1005" w:author="Adrian Gould" w:date="2023-08-28T15:47:00Z"/>
              </w:rPr>
              <w:pPrChange w:id="1006" w:author="Adrian Gould" w:date="2023-08-28T15:47:00Z">
                <w:pPr/>
              </w:pPrChange>
            </w:pPr>
            <w:ins w:id="1007" w:author="Adrian Gould [2]" w:date="2023-08-23T09:30:00Z">
              <w:del w:id="1008" w:author="Adrian Gould" w:date="2023-08-28T15:47:00Z">
                <w:r w:rsidDel="0001567B">
                  <w:delText xml:space="preserve">You must implement the layout in the following order, with EVERY step being committed to version control using </w:delText>
                </w:r>
              </w:del>
            </w:ins>
            <w:ins w:id="1009" w:author="Adrian Gould [2]" w:date="2023-08-23T09:31:00Z">
              <w:del w:id="1010" w:author="Adrian Gould" w:date="2023-08-28T15:47:00Z">
                <w:r w:rsidDel="0001567B">
                  <w:delText>Semantic Commit Messages:</w:delText>
                </w:r>
              </w:del>
            </w:ins>
          </w:p>
          <w:p w14:paraId="519A1531" w14:textId="751893B1" w:rsidR="00C051C2" w:rsidDel="0070409A" w:rsidRDefault="00C051C2">
            <w:pPr>
              <w:pStyle w:val="2"/>
              <w:rPr>
                <w:ins w:id="1011" w:author="Adrian Gould [2]" w:date="2023-08-23T09:31:00Z"/>
                <w:del w:id="1012" w:author="Adrian Gould" w:date="2023-08-28T14:05:00Z"/>
              </w:rPr>
              <w:pPrChange w:id="1013" w:author="Adrian Gould" w:date="2023-08-28T15:47:00Z">
                <w:pPr/>
              </w:pPrChange>
            </w:pPr>
            <w:ins w:id="1014" w:author="Adrian Gould [2]" w:date="2023-08-23T09:31:00Z">
              <w:del w:id="1015" w:author="Adrian Gould" w:date="2023-08-28T14:05:00Z">
                <w:r w:rsidDel="0070409A">
                  <w:delText>Header</w:delText>
                </w:r>
              </w:del>
            </w:ins>
          </w:p>
          <w:p w14:paraId="0B8CCCFE" w14:textId="150D63D3" w:rsidR="00C322E9" w:rsidDel="0070409A" w:rsidRDefault="00C322E9">
            <w:pPr>
              <w:pStyle w:val="2"/>
              <w:rPr>
                <w:ins w:id="1016" w:author="Adrian Gould [2]" w:date="2023-08-23T09:31:00Z"/>
                <w:del w:id="1017" w:author="Adrian Gould" w:date="2023-08-28T14:05:00Z"/>
              </w:rPr>
              <w:pPrChange w:id="1018" w:author="Adrian Gould" w:date="2023-08-28T15:47:00Z">
                <w:pPr/>
              </w:pPrChange>
            </w:pPr>
            <w:ins w:id="1019" w:author="Adrian Gould [2]" w:date="2023-08-23T09:31:00Z">
              <w:del w:id="1020" w:author="Adrian Gould" w:date="2023-08-28T14:05:00Z">
                <w:r w:rsidDel="0070409A">
                  <w:delText>Navigation</w:delText>
                </w:r>
              </w:del>
            </w:ins>
          </w:p>
          <w:p w14:paraId="476D3BC7" w14:textId="565E583C" w:rsidR="00C322E9" w:rsidDel="0070409A" w:rsidRDefault="00C322E9">
            <w:pPr>
              <w:pStyle w:val="2"/>
              <w:rPr>
                <w:ins w:id="1021" w:author="Adrian Gould [2]" w:date="2023-08-23T09:31:00Z"/>
                <w:del w:id="1022" w:author="Adrian Gould" w:date="2023-08-28T14:05:00Z"/>
              </w:rPr>
              <w:pPrChange w:id="1023" w:author="Adrian Gould" w:date="2023-08-28T15:47:00Z">
                <w:pPr/>
              </w:pPrChange>
            </w:pPr>
            <w:ins w:id="1024" w:author="Adrian Gould [2]" w:date="2023-08-23T09:31:00Z">
              <w:del w:id="1025" w:author="Adrian Gould" w:date="2023-08-28T14:05:00Z">
                <w:r w:rsidDel="0070409A">
                  <w:delText>Footer</w:delText>
                </w:r>
              </w:del>
            </w:ins>
          </w:p>
          <w:p w14:paraId="3B2FE869" w14:textId="51063AFF" w:rsidR="00C322E9" w:rsidDel="0070409A" w:rsidRDefault="00C322E9">
            <w:pPr>
              <w:pStyle w:val="2"/>
              <w:rPr>
                <w:ins w:id="1026" w:author="Adrian Gould [2]" w:date="2023-08-23T09:31:00Z"/>
                <w:del w:id="1027" w:author="Adrian Gould" w:date="2023-08-28T14:05:00Z"/>
              </w:rPr>
              <w:pPrChange w:id="1028" w:author="Adrian Gould" w:date="2023-08-28T15:47:00Z">
                <w:pPr/>
              </w:pPrChange>
            </w:pPr>
            <w:ins w:id="1029" w:author="Adrian Gould [2]" w:date="2023-08-23T09:31:00Z">
              <w:del w:id="1030" w:author="Adrian Gould" w:date="2023-08-28T14:05:00Z">
                <w:r w:rsidDel="0070409A">
                  <w:delText>Main</w:delText>
                </w:r>
              </w:del>
            </w:ins>
          </w:p>
          <w:p w14:paraId="272FB8B5" w14:textId="1925D14C" w:rsidR="00C322E9" w:rsidDel="0001567B" w:rsidRDefault="00C322E9">
            <w:pPr>
              <w:pStyle w:val="2"/>
              <w:rPr>
                <w:ins w:id="1031" w:author="Adrian Gould [2]" w:date="2023-08-23T09:31:00Z"/>
                <w:del w:id="1032" w:author="Adrian Gould" w:date="2023-08-28T15:47:00Z"/>
              </w:rPr>
              <w:pPrChange w:id="1033" w:author="Adrian Gould" w:date="2023-08-28T15:47:00Z">
                <w:pPr/>
              </w:pPrChange>
            </w:pPr>
            <w:ins w:id="1034" w:author="Adrian Gould [2]" w:date="2023-08-23T09:31:00Z">
              <w:del w:id="1035" w:author="Adrian Gould" w:date="2023-08-28T15:47:00Z">
                <w:r w:rsidDel="0001567B">
                  <w:delText>Article(s)</w:delText>
                </w:r>
              </w:del>
            </w:ins>
          </w:p>
          <w:p w14:paraId="63BCE2C7" w14:textId="73C3FD85" w:rsidR="00C322E9" w:rsidDel="0070409A" w:rsidRDefault="00C322E9">
            <w:pPr>
              <w:pStyle w:val="2"/>
              <w:rPr>
                <w:ins w:id="1036" w:author="Adrian Gould [2]" w:date="2023-08-23T09:31:00Z"/>
                <w:del w:id="1037" w:author="Adrian Gould" w:date="2023-08-28T14:05:00Z"/>
              </w:rPr>
              <w:pPrChange w:id="1038" w:author="Adrian Gould" w:date="2023-08-28T15:47:00Z">
                <w:pPr/>
              </w:pPrChange>
            </w:pPr>
            <w:ins w:id="1039" w:author="Adrian Gould [2]" w:date="2023-08-23T09:31:00Z">
              <w:del w:id="1040" w:author="Adrian Gould" w:date="2023-08-28T14:05:00Z">
                <w:r w:rsidDel="0070409A">
                  <w:delText>Aside</w:delText>
                </w:r>
              </w:del>
            </w:ins>
          </w:p>
          <w:p w14:paraId="5A4200C4" w14:textId="21AB3579" w:rsidR="00C322E9" w:rsidDel="0001567B" w:rsidRDefault="0040197F">
            <w:pPr>
              <w:pStyle w:val="2"/>
              <w:rPr>
                <w:ins w:id="1041" w:author="Adrian Gould [2]" w:date="2023-08-23T09:31:00Z"/>
                <w:del w:id="1042" w:author="Adrian Gould" w:date="2023-08-28T15:47:00Z"/>
              </w:rPr>
              <w:pPrChange w:id="1043" w:author="Adrian Gould" w:date="2023-08-28T15:47:00Z">
                <w:pPr/>
              </w:pPrChange>
            </w:pPr>
            <w:ins w:id="1044" w:author="Adrian Gould [2]" w:date="2023-08-23T09:31:00Z">
              <w:del w:id="1045" w:author="Adrian Gould" w:date="2023-08-28T15:47:00Z">
                <w:r w:rsidDel="0001567B">
                  <w:delText>An example commit message for the Header could be:</w:delText>
                </w:r>
              </w:del>
            </w:ins>
          </w:p>
          <w:p w14:paraId="4DBA134D" w14:textId="48BE3A4C" w:rsidR="0040197F" w:rsidRPr="007B492A" w:rsidDel="0001567B" w:rsidRDefault="007B492A">
            <w:pPr>
              <w:pStyle w:val="2"/>
              <w:rPr>
                <w:ins w:id="1046" w:author="Adrian Gould [2]" w:date="2023-08-23T09:32:00Z"/>
                <w:del w:id="1047" w:author="Adrian Gould" w:date="2023-08-28T15:47:00Z"/>
                <w:rStyle w:val="ab"/>
                <w:rFonts w:eastAsia="Calibri" w:cstheme="minorHAnsi"/>
                <w:szCs w:val="22"/>
                <w:rPrChange w:id="1048" w:author="Adrian Gould [2]" w:date="2023-08-23T09:32:00Z">
                  <w:rPr>
                    <w:ins w:id="1049" w:author="Adrian Gould [2]" w:date="2023-08-23T09:32:00Z"/>
                    <w:del w:id="1050" w:author="Adrian Gould" w:date="2023-08-28T15:47:00Z"/>
                  </w:rPr>
                </w:rPrChange>
              </w:rPr>
              <w:pPrChange w:id="1051" w:author="Adrian Gould" w:date="2023-08-28T15:47:00Z">
                <w:pPr/>
              </w:pPrChange>
            </w:pPr>
            <w:ins w:id="1052" w:author="Adrian Gould [2]" w:date="2023-08-23T09:31:00Z">
              <w:del w:id="1053" w:author="Adrian Gould" w:date="2023-08-28T15:47:00Z">
                <w:r w:rsidRPr="007B492A" w:rsidDel="0001567B">
                  <w:rPr>
                    <w:rStyle w:val="ab"/>
                  </w:rPr>
                  <w:delText>feat</w:delText>
                </w:r>
                <w:r w:rsidR="0040197F" w:rsidRPr="007B492A" w:rsidDel="0001567B">
                  <w:rPr>
                    <w:rStyle w:val="ab"/>
                    <w:rFonts w:eastAsia="Calibri" w:cstheme="minorHAnsi"/>
                    <w:szCs w:val="22"/>
                    <w:rPrChange w:id="1054" w:author="Adrian Gould [2]" w:date="2023-08-23T09:32:00Z">
                      <w:rPr/>
                    </w:rPrChange>
                  </w:rPr>
                  <w:delText xml:space="preserve">: </w:delText>
                </w:r>
              </w:del>
              <w:del w:id="1055" w:author="Adrian Gould" w:date="2023-08-28T14:06:00Z">
                <w:r w:rsidR="0040197F" w:rsidRPr="007B492A" w:rsidDel="0070409A">
                  <w:rPr>
                    <w:rStyle w:val="ab"/>
                    <w:rFonts w:eastAsia="Calibri" w:cstheme="minorHAnsi"/>
                    <w:szCs w:val="22"/>
                    <w:rPrChange w:id="1056" w:author="Adrian Gould [2]" w:date="2023-08-23T09:32:00Z">
                      <w:rPr/>
                    </w:rPrChange>
                  </w:rPr>
                  <w:delText>site</w:delText>
                </w:r>
              </w:del>
              <w:del w:id="1057" w:author="Adrian Gould" w:date="2023-08-28T15:47:00Z">
                <w:r w:rsidR="0040197F" w:rsidRPr="007B492A" w:rsidDel="0001567B">
                  <w:rPr>
                    <w:rStyle w:val="ab"/>
                    <w:rFonts w:eastAsia="Calibri" w:cstheme="minorHAnsi"/>
                    <w:szCs w:val="22"/>
                    <w:rPrChange w:id="1058" w:author="Adrian Gould [2]" w:date="2023-08-23T09:32:00Z">
                      <w:rPr/>
                    </w:rPrChange>
                  </w:rPr>
                  <w:delText xml:space="preserve"> </w:delText>
                </w:r>
              </w:del>
              <w:del w:id="1059" w:author="Adrian Gould" w:date="2023-08-28T14:06:00Z">
                <w:r w:rsidR="0040197F" w:rsidRPr="007B492A" w:rsidDel="0070409A">
                  <w:rPr>
                    <w:rStyle w:val="ab"/>
                    <w:rFonts w:eastAsia="Calibri" w:cstheme="minorHAnsi"/>
                    <w:szCs w:val="22"/>
                    <w:rPrChange w:id="1060" w:author="Adrian Gould [2]" w:date="2023-08-23T09:32:00Z">
                      <w:rPr/>
                    </w:rPrChange>
                  </w:rPr>
                  <w:delText>header</w:delText>
                </w:r>
              </w:del>
            </w:ins>
            <w:ins w:id="1061" w:author="Adrian Gould [2]" w:date="2023-08-23T09:32:00Z">
              <w:del w:id="1062" w:author="Adrian Gould" w:date="2023-08-28T15:47:00Z">
                <w:r w:rsidR="0040197F" w:rsidRPr="007B492A" w:rsidDel="0001567B">
                  <w:rPr>
                    <w:rStyle w:val="ab"/>
                    <w:rFonts w:eastAsia="Calibri" w:cstheme="minorHAnsi"/>
                    <w:szCs w:val="22"/>
                    <w:rPrChange w:id="1063" w:author="Adrian Gould [2]" w:date="2023-08-23T09:32:00Z">
                      <w:rPr/>
                    </w:rPrChange>
                  </w:rPr>
                  <w:delText xml:space="preserve"> – add CSS </w:delText>
                </w:r>
              </w:del>
              <w:del w:id="1064" w:author="Adrian Gould" w:date="2023-08-28T14:06:00Z">
                <w:r w:rsidR="0040197F" w:rsidRPr="007B492A" w:rsidDel="0070409A">
                  <w:rPr>
                    <w:rStyle w:val="ab"/>
                    <w:rFonts w:eastAsia="Calibri" w:cstheme="minorHAnsi"/>
                    <w:szCs w:val="22"/>
                    <w:rPrChange w:id="1065" w:author="Adrian Gould [2]" w:date="2023-08-23T09:32:00Z">
                      <w:rPr/>
                    </w:rPrChange>
                  </w:rPr>
                  <w:delText>to lay the site header</w:delText>
                </w:r>
              </w:del>
            </w:ins>
          </w:p>
          <w:p w14:paraId="2722FAC3" w14:textId="19A9128F" w:rsidR="004D538B" w:rsidDel="00C1444B" w:rsidRDefault="004D538B">
            <w:pPr>
              <w:pStyle w:val="2"/>
              <w:rPr>
                <w:ins w:id="1066" w:author="Adrian Gould [2]" w:date="2023-08-23T09:35:00Z"/>
                <w:del w:id="1067" w:author="Adrian Gould" w:date="2023-08-28T17:46:00Z"/>
              </w:rPr>
              <w:pPrChange w:id="1068" w:author="Adrian Gould" w:date="2023-08-28T15:47:00Z">
                <w:pPr>
                  <w:pStyle w:val="3"/>
                </w:pPr>
              </w:pPrChange>
            </w:pPr>
            <w:ins w:id="1069" w:author="Adrian Gould [2]" w:date="2023-08-23T09:34:00Z">
              <w:del w:id="1070" w:author="Adrian Gould" w:date="2023-08-28T17:46:00Z">
                <w:r w:rsidDel="00C1444B">
                  <w:delText>Identify C</w:delText>
                </w:r>
              </w:del>
            </w:ins>
            <w:ins w:id="1071" w:author="Adrian Gould [2]" w:date="2023-08-23T09:35:00Z">
              <w:del w:id="1072" w:author="Adrian Gould" w:date="2023-08-28T17:46:00Z">
                <w:r w:rsidDel="00C1444B">
                  <w:delText>SS3 Techniques/Features</w:delText>
                </w:r>
              </w:del>
            </w:ins>
          </w:p>
          <w:p w14:paraId="18485B0D" w14:textId="6E01FFCD" w:rsidR="004D538B" w:rsidDel="00C1444B" w:rsidRDefault="00A9071C" w:rsidP="004D538B">
            <w:pPr>
              <w:rPr>
                <w:ins w:id="1073" w:author="Adrian Gould [2]" w:date="2023-08-23T09:35:00Z"/>
                <w:del w:id="1074" w:author="Adrian Gould" w:date="2023-08-28T17:46:00Z"/>
              </w:rPr>
            </w:pPr>
            <w:ins w:id="1075" w:author="Adrian Gould [2]" w:date="2023-08-23T09:35:00Z">
              <w:del w:id="1076" w:author="Adrian Gould" w:date="2023-08-28T17:46:00Z">
                <w:r w:rsidDel="00C1444B">
                  <w:delText>During your development you will have used different CSS3 techniques to lay out the content of the site.</w:delText>
                </w:r>
              </w:del>
            </w:ins>
          </w:p>
          <w:p w14:paraId="1BC35411" w14:textId="5763B0C6" w:rsidR="006F18A7" w:rsidDel="00C1444B" w:rsidRDefault="00A9071C" w:rsidP="004D538B">
            <w:pPr>
              <w:rPr>
                <w:ins w:id="1077" w:author="Adrian Gould [2]" w:date="2023-08-23T09:36:00Z"/>
                <w:del w:id="1078" w:author="Adrian Gould" w:date="2023-08-28T17:46:00Z"/>
              </w:rPr>
            </w:pPr>
            <w:ins w:id="1079" w:author="Adrian Gould [2]" w:date="2023-08-23T09:35:00Z">
              <w:del w:id="1080" w:author="Adrian Gould" w:date="2023-08-28T17:46:00Z">
                <w:r w:rsidDel="00C1444B">
                  <w:delText xml:space="preserve">Identify FOUR techniques </w:delText>
                </w:r>
              </w:del>
            </w:ins>
            <w:ins w:id="1081" w:author="Adrian Gould [2]" w:date="2023-08-23T09:36:00Z">
              <w:del w:id="1082" w:author="Adrian Gould" w:date="2023-08-28T17:46:00Z">
                <w:r w:rsidDel="00C1444B">
                  <w:delText>and</w:delText>
                </w:r>
                <w:r w:rsidR="006F18A7" w:rsidDel="00C1444B">
                  <w:delText>/</w:delText>
                </w:r>
                <w:r w:rsidDel="00C1444B">
                  <w:delText>or features</w:delText>
                </w:r>
                <w:r w:rsidR="006F18A7" w:rsidDel="00C1444B">
                  <w:delText xml:space="preserve"> that you employed in styling the site layout. </w:delText>
                </w:r>
              </w:del>
            </w:ins>
          </w:p>
          <w:p w14:paraId="3C650A8D" w14:textId="04103154" w:rsidR="00A9071C" w:rsidDel="00C1444B" w:rsidRDefault="006F18A7" w:rsidP="004D538B">
            <w:pPr>
              <w:rPr>
                <w:ins w:id="1083" w:author="Adrian Gould [2]" w:date="2023-08-23T09:36:00Z"/>
                <w:del w:id="1084" w:author="Adrian Gould" w:date="2023-08-28T17:46:00Z"/>
              </w:rPr>
            </w:pPr>
            <w:ins w:id="1085" w:author="Adrian Gould [2]" w:date="2023-08-23T09:36:00Z">
              <w:del w:id="1086" w:author="Adrian Gould" w:date="2023-08-28T17:46:00Z">
                <w:r w:rsidDel="00C1444B">
                  <w:delText xml:space="preserve">Why did you use these </w:delText>
                </w:r>
              </w:del>
              <w:del w:id="1087" w:author="Adrian Gould" w:date="2023-08-28T15:47:00Z">
                <w:r w:rsidDel="0001567B">
                  <w:delText xml:space="preserve">particular </w:delText>
                </w:r>
              </w:del>
              <w:del w:id="1088" w:author="Adrian Gould" w:date="2023-08-28T17:46:00Z">
                <w:r w:rsidDel="00C1444B">
                  <w:delText>techniques</w:delText>
                </w:r>
              </w:del>
              <w:del w:id="1089" w:author="Adrian Gould" w:date="2023-08-28T15:47:00Z">
                <w:r w:rsidDel="0001567B">
                  <w:delText>/</w:delText>
                </w:r>
              </w:del>
              <w:del w:id="1090" w:author="Adrian Gould" w:date="2023-08-28T17:46:00Z">
                <w:r w:rsidDel="00C1444B">
                  <w:delText>features?</w:delText>
                </w:r>
              </w:del>
            </w:ins>
          </w:p>
          <w:p w14:paraId="3D70163A" w14:textId="59E10631" w:rsidR="006F18A7" w:rsidRPr="004D538B" w:rsidDel="00C1444B" w:rsidRDefault="006F18A7">
            <w:pPr>
              <w:rPr>
                <w:ins w:id="1091" w:author="Adrian Gould [2]" w:date="2023-08-23T09:34:00Z"/>
                <w:del w:id="1092" w:author="Adrian Gould" w:date="2023-08-28T17:46:00Z"/>
              </w:rPr>
              <w:pPrChange w:id="1093" w:author="Adrian Gould [2]" w:date="2023-08-23T09:35:00Z">
                <w:pPr>
                  <w:pStyle w:val="3"/>
                </w:pPr>
              </w:pPrChange>
            </w:pPr>
            <w:ins w:id="1094" w:author="Adrian Gould [2]" w:date="2023-08-23T09:36:00Z">
              <w:del w:id="1095" w:author="Adrian Gould" w:date="2023-08-28T17:46:00Z">
                <w:r w:rsidDel="00C1444B">
                  <w:delText xml:space="preserve">Add your answers to the </w:delText>
                </w:r>
              </w:del>
            </w:ins>
            <w:ins w:id="1096" w:author="Adrian Gould [2]" w:date="2023-08-23T09:37:00Z">
              <w:del w:id="1097" w:author="Adrian Gould" w:date="2023-08-28T17:46:00Z">
                <w:r w:rsidDel="00C1444B">
                  <w:delText>answer section A0</w:delText>
                </w:r>
              </w:del>
              <w:del w:id="1098" w:author="Adrian Gould" w:date="2023-08-28T15:47:00Z">
                <w:r w:rsidDel="0001567B">
                  <w:delText>3</w:delText>
                </w:r>
              </w:del>
              <w:del w:id="1099" w:author="Adrian Gould" w:date="2023-08-28T17:46:00Z">
                <w:r w:rsidDel="00C1444B">
                  <w:delText>.</w:delText>
                </w:r>
              </w:del>
            </w:ins>
          </w:p>
          <w:p w14:paraId="7BBBC673" w14:textId="38E2F5D3" w:rsidR="00B35ECA" w:rsidDel="00C1444B" w:rsidRDefault="0068393E" w:rsidP="00FC4010">
            <w:pPr>
              <w:pStyle w:val="3"/>
              <w:rPr>
                <w:del w:id="1100" w:author="Adrian Gould" w:date="2023-08-28T17:46:00Z"/>
              </w:rPr>
            </w:pPr>
            <w:del w:id="1101" w:author="Adrian Gould" w:date="2023-08-28T17:46:00Z">
              <w:r w:rsidDel="00C1444B">
                <w:delText>Import</w:delText>
              </w:r>
              <w:r w:rsidR="00FC4010" w:rsidDel="00C1444B">
                <w:delText>a</w:delText>
              </w:r>
              <w:r w:rsidDel="00C1444B">
                <w:delText>nt:</w:delText>
              </w:r>
            </w:del>
          </w:p>
          <w:p w14:paraId="7C396E3B" w14:textId="660AD280" w:rsidR="0068393E" w:rsidDel="00C1444B" w:rsidRDefault="0068393E" w:rsidP="00B35ECA">
            <w:pPr>
              <w:rPr>
                <w:del w:id="1102" w:author="Adrian Gould" w:date="2023-08-28T17:46:00Z"/>
              </w:rPr>
            </w:pPr>
            <w:del w:id="1103" w:author="Adrian Gould" w:date="2023-08-28T17:46:00Z">
              <w:r w:rsidDel="00C1444B">
                <w:delText xml:space="preserve">The </w:delText>
              </w:r>
              <w:r w:rsidR="00381108" w:rsidDel="00C1444B">
                <w:delText>articles may be presented as the same size or like masonry work</w:delText>
              </w:r>
              <w:r w:rsidR="00FC4010" w:rsidDel="00C1444B">
                <w:delText>, with different heights depending on the content</w:delText>
              </w:r>
              <w:r w:rsidR="00381108" w:rsidDel="00C1444B">
                <w:delText>.</w:delText>
              </w:r>
            </w:del>
          </w:p>
          <w:p w14:paraId="5069B9E5" w14:textId="17CB277A" w:rsidR="00272DA3" w:rsidDel="00C1444B" w:rsidRDefault="00381108" w:rsidP="00B35ECA">
            <w:pPr>
              <w:rPr>
                <w:ins w:id="1104" w:author="Adrian Gould [2]" w:date="2023-08-23T09:29:00Z"/>
                <w:del w:id="1105" w:author="Adrian Gould" w:date="2023-08-28T17:46:00Z"/>
              </w:rPr>
            </w:pPr>
            <w:del w:id="1106" w:author="Adrian Gould" w:date="2023-08-28T17:46:00Z">
              <w:r w:rsidDel="00C1444B">
                <w:delText xml:space="preserve">This portfolio stage is not about </w:delText>
              </w:r>
              <w:r w:rsidR="00CA5C29" w:rsidDel="00C1444B">
                <w:delText xml:space="preserve">reproducing a precise layout, apart </w:delText>
              </w:r>
            </w:del>
            <w:ins w:id="1107" w:author="Adrian Gould [2]" w:date="2023-08-23T09:28:00Z">
              <w:del w:id="1108" w:author="Adrian Gould" w:date="2023-08-28T17:46:00Z">
                <w:r w:rsidR="004C183E" w:rsidDel="00C1444B">
                  <w:delText xml:space="preserve">complete with </w:delText>
                </w:r>
              </w:del>
            </w:ins>
            <w:del w:id="1109" w:author="Adrian Gould" w:date="2023-08-28T17:46:00Z">
              <w:r w:rsidR="00CA5C29" w:rsidDel="00C1444B">
                <w:delText>from t</w:delText>
              </w:r>
            </w:del>
            <w:ins w:id="1110" w:author="Adrian Gould [2]" w:date="2023-08-23T09:29:00Z">
              <w:del w:id="1111" w:author="Adrian Gould" w:date="2023-08-28T17:46:00Z">
                <w:r w:rsidR="00272DA3" w:rsidDel="00C1444B">
                  <w:delText>t</w:delText>
                </w:r>
              </w:del>
            </w:ins>
            <w:del w:id="1112" w:author="Adrian Gould" w:date="2023-08-28T17:46:00Z">
              <w:r w:rsidR="00CA5C29" w:rsidDel="00C1444B">
                <w:delText xml:space="preserve">he </w:delText>
              </w:r>
            </w:del>
            <w:ins w:id="1113" w:author="Adrian Gould [2]" w:date="2023-08-23T09:29:00Z">
              <w:del w:id="1114" w:author="Adrian Gould" w:date="2023-08-28T17:46:00Z">
                <w:r w:rsidR="00272DA3" w:rsidDel="00C1444B">
                  <w:delText xml:space="preserve">site </w:delText>
                </w:r>
              </w:del>
            </w:ins>
            <w:del w:id="1115" w:author="Adrian Gould" w:date="2023-08-28T17:46:00Z">
              <w:r w:rsidR="00CA5C29" w:rsidDel="00C1444B">
                <w:delText>header, navigation and footer area positions</w:delText>
              </w:r>
            </w:del>
            <w:ins w:id="1116" w:author="Adrian Gould [2]" w:date="2023-08-23T09:29:00Z">
              <w:del w:id="1117" w:author="Adrian Gould" w:date="2023-08-28T17:46:00Z">
                <w:r w:rsidR="00272DA3" w:rsidDel="00C1444B">
                  <w:delText xml:space="preserve">. </w:delText>
                </w:r>
              </w:del>
            </w:ins>
          </w:p>
          <w:p w14:paraId="2A6CA380" w14:textId="6B05D8F3" w:rsidR="00381108" w:rsidDel="00C1444B" w:rsidRDefault="00CA5C29" w:rsidP="00B35ECA">
            <w:pPr>
              <w:rPr>
                <w:del w:id="1118" w:author="Adrian Gould" w:date="2023-08-28T17:46:00Z"/>
              </w:rPr>
            </w:pPr>
            <w:del w:id="1119" w:author="Adrian Gould" w:date="2023-08-28T17:46:00Z">
              <w:r w:rsidDel="00C1444B">
                <w:delText>, and t</w:delText>
              </w:r>
            </w:del>
            <w:ins w:id="1120" w:author="Adrian Gould [2]" w:date="2023-08-23T09:29:00Z">
              <w:del w:id="1121" w:author="Adrian Gould" w:date="2023-08-28T17:46:00Z">
                <w:r w:rsidR="00272DA3" w:rsidDel="00C1444B">
                  <w:delText>T</w:delText>
                </w:r>
              </w:del>
            </w:ins>
            <w:del w:id="1122" w:author="Adrian Gould" w:date="2023-08-28T17:46:00Z">
              <w:r w:rsidDel="00C1444B">
                <w:delText xml:space="preserve">he </w:delText>
              </w:r>
              <w:r w:rsidR="00FC4010" w:rsidDel="00C1444B">
                <w:delText xml:space="preserve">main area being </w:delText>
              </w:r>
            </w:del>
            <w:ins w:id="1123" w:author="Adrian Gould [2]" w:date="2023-08-23T09:29:00Z">
              <w:del w:id="1124" w:author="Adrian Gould" w:date="2023-08-28T17:46:00Z">
                <w:r w:rsidR="00272DA3" w:rsidDel="00C1444B">
                  <w:delText xml:space="preserve">should be between </w:delText>
                </w:r>
              </w:del>
            </w:ins>
            <w:del w:id="1125" w:author="Adrian Gould" w:date="2023-08-28T17:46:00Z">
              <w:r w:rsidR="00FC4010" w:rsidRPr="004D3B33" w:rsidDel="00C1444B">
                <w:rPr>
                  <w:b/>
                  <w:bCs w:val="0"/>
                </w:rPr>
                <w:delText>70</w:delText>
              </w:r>
            </w:del>
            <w:ins w:id="1126" w:author="Adrian Gould [2]" w:date="2023-08-23T09:29:00Z">
              <w:del w:id="1127" w:author="Adrian Gould" w:date="2023-08-28T17:46:00Z">
                <w:r w:rsidR="00272DA3" w:rsidDel="00C1444B">
                  <w:rPr>
                    <w:b/>
                    <w:bCs w:val="0"/>
                  </w:rPr>
                  <w:delText xml:space="preserve"> – </w:delText>
                </w:r>
              </w:del>
            </w:ins>
            <w:del w:id="1128" w:author="Adrian Gould" w:date="2023-08-28T17:46:00Z">
              <w:r w:rsidR="00FC4010" w:rsidRPr="004D3B33" w:rsidDel="00C1444B">
                <w:rPr>
                  <w:b/>
                  <w:bCs w:val="0"/>
                </w:rPr>
                <w:delText>-90%</w:delText>
              </w:r>
              <w:r w:rsidR="00FC4010" w:rsidDel="00C1444B">
                <w:delText xml:space="preserve"> of the width of the screen.</w:delText>
              </w:r>
            </w:del>
          </w:p>
          <w:p w14:paraId="5AF0CCBC" w14:textId="5A60C58E" w:rsidR="00272DA3" w:rsidDel="00C1444B" w:rsidRDefault="00272DA3" w:rsidP="00B35ECA">
            <w:pPr>
              <w:rPr>
                <w:del w:id="1129" w:author="Adrian Gould" w:date="2023-08-28T17:46:00Z"/>
              </w:rPr>
            </w:pPr>
          </w:p>
          <w:p w14:paraId="2419B41E" w14:textId="4D87CC5A" w:rsidR="00B35ECA" w:rsidRPr="00B35ECA" w:rsidDel="00C1444B" w:rsidRDefault="00B35ECA" w:rsidP="00C051C2">
            <w:pPr>
              <w:rPr>
                <w:del w:id="1130" w:author="Adrian Gould" w:date="2023-08-28T17:46:00Z"/>
              </w:rPr>
            </w:pPr>
          </w:p>
        </w:tc>
      </w:tr>
      <w:tr w:rsidR="00794742" w:rsidDel="00C1444B" w14:paraId="3C376CEE" w14:textId="77186E3F" w:rsidTr="00884625">
        <w:trPr>
          <w:cantSplit/>
          <w:del w:id="1131" w:author="Adrian Gould" w:date="2023-08-28T17:44:00Z"/>
        </w:trPr>
        <w:tc>
          <w:tcPr>
            <w:tcW w:w="1693" w:type="dxa"/>
            <w:shd w:val="clear" w:color="auto" w:fill="D9D9D9" w:themeFill="background1" w:themeFillShade="D9"/>
          </w:tcPr>
          <w:p w14:paraId="7E776263" w14:textId="720BBBAC" w:rsidR="00794742" w:rsidRPr="006A4CC7" w:rsidDel="00C1444B" w:rsidRDefault="00794742" w:rsidP="00884625">
            <w:pPr>
              <w:spacing w:line="240" w:lineRule="auto"/>
              <w:ind w:right="170"/>
              <w:textAlignment w:val="baseline"/>
              <w:rPr>
                <w:del w:id="1132" w:author="Adrian Gould" w:date="2023-08-28T17:44:00Z"/>
                <w:rFonts w:asciiTheme="majorHAnsi" w:hAnsiTheme="majorHAnsi" w:cstheme="majorHAnsi"/>
                <w:color w:val="FF0000"/>
                <w:sz w:val="48"/>
                <w:szCs w:val="48"/>
              </w:rPr>
            </w:pPr>
            <w:del w:id="1133" w:author="Adrian Gould" w:date="2023-08-28T15:47:00Z">
              <w:r w:rsidRPr="006A4CC7" w:rsidDel="0001567B">
                <w:rPr>
                  <w:rFonts w:asciiTheme="majorHAnsi" w:hAnsiTheme="majorHAnsi" w:cstheme="majorHAnsi"/>
                  <w:color w:val="FF0000"/>
                  <w:sz w:val="48"/>
                  <w:szCs w:val="48"/>
                </w:rPr>
                <w:delText>A0</w:delText>
              </w:r>
              <w:r w:rsidDel="0001567B">
                <w:rPr>
                  <w:rFonts w:asciiTheme="majorHAnsi" w:hAnsiTheme="majorHAnsi" w:cstheme="majorHAnsi"/>
                  <w:color w:val="FF0000"/>
                  <w:sz w:val="48"/>
                  <w:szCs w:val="48"/>
                </w:rPr>
                <w:delText>3</w:delText>
              </w:r>
            </w:del>
            <w:ins w:id="1134" w:author="Adrian Gould [2]" w:date="2023-08-23T09:47:00Z">
              <w:del w:id="1135" w:author="Adrian Gould" w:date="2023-08-28T15:47:00Z">
                <w:r w:rsidR="003150A3" w:rsidDel="0001567B">
                  <w:rPr>
                    <w:rFonts w:asciiTheme="majorHAnsi" w:hAnsiTheme="majorHAnsi" w:cstheme="majorHAnsi"/>
                    <w:color w:val="FF0000"/>
                    <w:sz w:val="48"/>
                    <w:szCs w:val="48"/>
                  </w:rPr>
                  <w:delText>a</w:delText>
                </w:r>
              </w:del>
            </w:ins>
          </w:p>
        </w:tc>
        <w:tc>
          <w:tcPr>
            <w:tcW w:w="8495" w:type="dxa"/>
            <w:shd w:val="clear" w:color="auto" w:fill="auto"/>
          </w:tcPr>
          <w:p w14:paraId="506595F2" w14:textId="292D9109" w:rsidR="00A34D4A" w:rsidDel="00C1444B" w:rsidRDefault="004048D1" w:rsidP="00884625">
            <w:pPr>
              <w:pStyle w:val="3"/>
              <w:rPr>
                <w:del w:id="1136" w:author="Adrian Gould" w:date="2023-08-28T17:44:00Z"/>
              </w:rPr>
            </w:pPr>
            <w:del w:id="1137" w:author="Adrian Gould" w:date="2023-08-28T17:44:00Z">
              <w:r w:rsidDel="00C1444B">
                <w:delText>What CSS features di</w:delText>
              </w:r>
              <w:r w:rsidR="00533632" w:rsidDel="00C1444B">
                <w:delText>d</w:delText>
              </w:r>
              <w:r w:rsidDel="00C1444B">
                <w:delText xml:space="preserve"> you use in your code to cre</w:delText>
              </w:r>
              <w:r w:rsidR="00533632" w:rsidDel="00C1444B">
                <w:delText>a</w:delText>
              </w:r>
              <w:r w:rsidDel="00C1444B">
                <w:delText xml:space="preserve">te your layout? </w:delText>
              </w:r>
            </w:del>
          </w:p>
          <w:p w14:paraId="45066F1E" w14:textId="756A655C" w:rsidR="00794742" w:rsidRPr="00A34D4A" w:rsidDel="00C1444B" w:rsidRDefault="004048D1" w:rsidP="00A34D4A">
            <w:pPr>
              <w:rPr>
                <w:del w:id="1138" w:author="Adrian Gould" w:date="2023-08-28T17:44:00Z"/>
                <w:rStyle w:val="af1"/>
                <w:color w:val="C00000"/>
              </w:rPr>
            </w:pPr>
            <w:del w:id="1139" w:author="Adrian Gould" w:date="2023-08-28T17:44:00Z">
              <w:r w:rsidRPr="00A34D4A" w:rsidDel="00C1444B">
                <w:rPr>
                  <w:rStyle w:val="af1"/>
                  <w:color w:val="C00000"/>
                </w:rPr>
                <w:delText xml:space="preserve">Identify four key items and </w:delText>
              </w:r>
              <w:r w:rsidR="00533632" w:rsidRPr="00A34D4A" w:rsidDel="00C1444B">
                <w:rPr>
                  <w:rStyle w:val="af1"/>
                  <w:color w:val="C00000"/>
                </w:rPr>
                <w:delText>give one to two sentences to explain why you chose each one</w:delText>
              </w:r>
              <w:r w:rsidR="00794742" w:rsidRPr="00A34D4A" w:rsidDel="00C1444B">
                <w:rPr>
                  <w:rStyle w:val="af1"/>
                  <w:color w:val="C00000"/>
                </w:rPr>
                <w:delText>.</w:delText>
              </w:r>
            </w:del>
          </w:p>
          <w:p w14:paraId="55208B6C" w14:textId="055D230C" w:rsidR="00533632" w:rsidDel="00C1444B" w:rsidRDefault="00533632" w:rsidP="00533632">
            <w:pPr>
              <w:rPr>
                <w:del w:id="1140" w:author="Adrian Gould" w:date="2023-08-28T17:44:00Z"/>
              </w:rPr>
            </w:pPr>
            <w:del w:id="1141" w:author="Adrian Gould" w:date="2023-08-28T17:44:00Z">
              <w:r w:rsidDel="00C1444B">
                <w:delText>The key features that I selected and used were:</w:delText>
              </w:r>
            </w:del>
          </w:p>
          <w:p w14:paraId="070224C4" w14:textId="2EF18282" w:rsidR="00533632" w:rsidDel="00C1444B" w:rsidRDefault="00533632" w:rsidP="00533632">
            <w:pPr>
              <w:pStyle w:val="a"/>
              <w:numPr>
                <w:ilvl w:val="0"/>
                <w:numId w:val="39"/>
              </w:numPr>
              <w:rPr>
                <w:del w:id="1142" w:author="Adrian Gould" w:date="2023-08-28T17:44:00Z"/>
              </w:rPr>
            </w:pPr>
            <w:del w:id="1143" w:author="Adrian Gould" w:date="2023-08-28T17:44:00Z">
              <w:r w:rsidDel="00C1444B">
                <w:delText>…</w:delText>
              </w:r>
            </w:del>
          </w:p>
          <w:p w14:paraId="4B75E47B" w14:textId="65145E3D" w:rsidR="00533632" w:rsidDel="00C1444B" w:rsidRDefault="00533632" w:rsidP="00533632">
            <w:pPr>
              <w:pStyle w:val="a"/>
              <w:numPr>
                <w:ilvl w:val="0"/>
                <w:numId w:val="39"/>
              </w:numPr>
              <w:rPr>
                <w:del w:id="1144" w:author="Adrian Gould" w:date="2023-08-28T17:44:00Z"/>
              </w:rPr>
            </w:pPr>
            <w:del w:id="1145" w:author="Adrian Gould" w:date="2023-08-28T17:44:00Z">
              <w:r w:rsidDel="00C1444B">
                <w:delText>…</w:delText>
              </w:r>
            </w:del>
          </w:p>
          <w:p w14:paraId="29B2EE75" w14:textId="421E6EC4" w:rsidR="00533632" w:rsidDel="00C1444B" w:rsidRDefault="00533632" w:rsidP="00533632">
            <w:pPr>
              <w:pStyle w:val="a"/>
              <w:numPr>
                <w:ilvl w:val="0"/>
                <w:numId w:val="39"/>
              </w:numPr>
              <w:rPr>
                <w:del w:id="1146" w:author="Adrian Gould" w:date="2023-08-28T17:44:00Z"/>
              </w:rPr>
            </w:pPr>
            <w:del w:id="1147" w:author="Adrian Gould" w:date="2023-08-28T17:44:00Z">
              <w:r w:rsidDel="00C1444B">
                <w:delText>…</w:delText>
              </w:r>
            </w:del>
          </w:p>
          <w:p w14:paraId="2FF1DE2F" w14:textId="2EC22404" w:rsidR="00533632" w:rsidDel="00C1444B" w:rsidRDefault="00533632" w:rsidP="00533632">
            <w:pPr>
              <w:pStyle w:val="a"/>
              <w:numPr>
                <w:ilvl w:val="0"/>
                <w:numId w:val="39"/>
              </w:numPr>
              <w:rPr>
                <w:del w:id="1148" w:author="Adrian Gould" w:date="2023-08-28T17:44:00Z"/>
              </w:rPr>
            </w:pPr>
            <w:del w:id="1149" w:author="Adrian Gould" w:date="2023-08-28T17:44:00Z">
              <w:r w:rsidDel="00C1444B">
                <w:delText>…</w:delText>
              </w:r>
            </w:del>
          </w:p>
          <w:p w14:paraId="57DE7E66" w14:textId="554E5712" w:rsidR="00533632" w:rsidRPr="00533632" w:rsidDel="00C1444B" w:rsidRDefault="00533632" w:rsidP="00533632">
            <w:pPr>
              <w:pStyle w:val="3"/>
              <w:rPr>
                <w:del w:id="1150" w:author="Adrian Gould" w:date="2023-08-28T17:44:00Z"/>
              </w:rPr>
            </w:pPr>
            <w:del w:id="1151" w:author="Adrian Gould" w:date="2023-08-28T17:44:00Z">
              <w:r w:rsidDel="00C1444B">
                <w:delText>CSS Feature 1</w:delText>
              </w:r>
            </w:del>
          </w:p>
          <w:p w14:paraId="22E1B52E" w14:textId="7BDE5C86" w:rsidR="00794742" w:rsidRPr="00533632" w:rsidDel="00C1444B" w:rsidRDefault="00533632" w:rsidP="00884625">
            <w:pPr>
              <w:spacing w:line="312" w:lineRule="auto"/>
              <w:textAlignment w:val="baseline"/>
              <w:rPr>
                <w:del w:id="1152" w:author="Adrian Gould" w:date="2023-08-28T17:44:00Z"/>
                <w:rStyle w:val="aa"/>
              </w:rPr>
            </w:pPr>
            <w:del w:id="1153" w:author="Adrian Gould" w:date="2023-08-28T17:44:00Z">
              <w:r w:rsidRPr="00533632" w:rsidDel="00C1444B">
                <w:rPr>
                  <w:rStyle w:val="aa"/>
                </w:rPr>
                <w:delText>(1 – 2 sentences)</w:delText>
              </w:r>
            </w:del>
          </w:p>
          <w:p w14:paraId="47F07309" w14:textId="6C740974" w:rsidR="00794742" w:rsidDel="00C1444B" w:rsidRDefault="00A34D4A" w:rsidP="00884625">
            <w:pPr>
              <w:spacing w:line="312" w:lineRule="auto"/>
              <w:textAlignment w:val="baseline"/>
              <w:rPr>
                <w:del w:id="1154" w:author="Adrian Gould" w:date="2023-08-28T17:44:00Z"/>
              </w:rPr>
            </w:pPr>
            <w:del w:id="1155" w:author="Adrian Gould" w:date="2023-08-28T17:44:00Z">
              <w:r w:rsidDel="00C1444B">
                <w:delText>…</w:delText>
              </w:r>
            </w:del>
          </w:p>
          <w:p w14:paraId="0DD7BCB7" w14:textId="3A9B91D7" w:rsidR="00533632" w:rsidDel="00C1444B" w:rsidRDefault="00533632" w:rsidP="00884625">
            <w:pPr>
              <w:spacing w:line="312" w:lineRule="auto"/>
              <w:textAlignment w:val="baseline"/>
              <w:rPr>
                <w:del w:id="1156" w:author="Adrian Gould" w:date="2023-08-28T17:44:00Z"/>
              </w:rPr>
            </w:pPr>
          </w:p>
          <w:p w14:paraId="6E7A0B7D" w14:textId="364E3259" w:rsidR="00794742" w:rsidDel="00C1444B" w:rsidRDefault="00533632" w:rsidP="00533632">
            <w:pPr>
              <w:pStyle w:val="3"/>
              <w:rPr>
                <w:del w:id="1157" w:author="Adrian Gould" w:date="2023-08-28T17:44:00Z"/>
              </w:rPr>
            </w:pPr>
            <w:del w:id="1158" w:author="Adrian Gould" w:date="2023-08-28T17:44:00Z">
              <w:r w:rsidDel="00C1444B">
                <w:delText>CSS Feature 2</w:delText>
              </w:r>
            </w:del>
          </w:p>
          <w:p w14:paraId="0B3DB700" w14:textId="36125342" w:rsidR="00533632" w:rsidRPr="00533632" w:rsidDel="00C1444B" w:rsidRDefault="00533632" w:rsidP="00533632">
            <w:pPr>
              <w:spacing w:line="312" w:lineRule="auto"/>
              <w:textAlignment w:val="baseline"/>
              <w:rPr>
                <w:del w:id="1159" w:author="Adrian Gould" w:date="2023-08-28T17:44:00Z"/>
                <w:rStyle w:val="aa"/>
              </w:rPr>
            </w:pPr>
            <w:del w:id="1160" w:author="Adrian Gould" w:date="2023-08-28T17:44:00Z">
              <w:r w:rsidRPr="00533632" w:rsidDel="00C1444B">
                <w:rPr>
                  <w:rStyle w:val="aa"/>
                </w:rPr>
                <w:delText>(1 – 2 sentences)</w:delText>
              </w:r>
            </w:del>
          </w:p>
          <w:p w14:paraId="241DD9C2" w14:textId="3894CC38" w:rsidR="00533632" w:rsidDel="00C1444B" w:rsidRDefault="00A34D4A" w:rsidP="00884625">
            <w:pPr>
              <w:spacing w:line="312" w:lineRule="auto"/>
              <w:textAlignment w:val="baseline"/>
              <w:rPr>
                <w:del w:id="1161" w:author="Adrian Gould" w:date="2023-08-28T17:44:00Z"/>
              </w:rPr>
            </w:pPr>
            <w:del w:id="1162" w:author="Adrian Gould" w:date="2023-08-28T17:44:00Z">
              <w:r w:rsidDel="00C1444B">
                <w:delText>…</w:delText>
              </w:r>
            </w:del>
          </w:p>
          <w:p w14:paraId="7D3C9AE3" w14:textId="3F6B414F" w:rsidR="00533632" w:rsidDel="00C1444B" w:rsidRDefault="00533632" w:rsidP="00884625">
            <w:pPr>
              <w:spacing w:line="312" w:lineRule="auto"/>
              <w:textAlignment w:val="baseline"/>
              <w:rPr>
                <w:del w:id="1163" w:author="Adrian Gould" w:date="2023-08-28T17:44:00Z"/>
              </w:rPr>
            </w:pPr>
          </w:p>
          <w:p w14:paraId="6FC8FC77" w14:textId="1372BB14" w:rsidR="00533632" w:rsidDel="00C1444B" w:rsidRDefault="00533632" w:rsidP="00533632">
            <w:pPr>
              <w:pStyle w:val="3"/>
              <w:rPr>
                <w:del w:id="1164" w:author="Adrian Gould" w:date="2023-08-28T17:44:00Z"/>
              </w:rPr>
            </w:pPr>
            <w:del w:id="1165" w:author="Adrian Gould" w:date="2023-08-28T17:44:00Z">
              <w:r w:rsidDel="00C1444B">
                <w:delText>CSS Feature 3</w:delText>
              </w:r>
            </w:del>
          </w:p>
          <w:p w14:paraId="3EFD430F" w14:textId="450A8990" w:rsidR="00533632" w:rsidRPr="00533632" w:rsidDel="00C1444B" w:rsidRDefault="00533632" w:rsidP="00533632">
            <w:pPr>
              <w:spacing w:line="312" w:lineRule="auto"/>
              <w:textAlignment w:val="baseline"/>
              <w:rPr>
                <w:del w:id="1166" w:author="Adrian Gould" w:date="2023-08-28T17:44:00Z"/>
                <w:rStyle w:val="aa"/>
              </w:rPr>
            </w:pPr>
            <w:del w:id="1167" w:author="Adrian Gould" w:date="2023-08-28T17:44:00Z">
              <w:r w:rsidRPr="00533632" w:rsidDel="00C1444B">
                <w:rPr>
                  <w:rStyle w:val="aa"/>
                </w:rPr>
                <w:delText>(1 – 2 sentences)</w:delText>
              </w:r>
            </w:del>
          </w:p>
          <w:p w14:paraId="4A2038D8" w14:textId="4616D38E" w:rsidR="00533632" w:rsidDel="00C1444B" w:rsidRDefault="00A34D4A" w:rsidP="00884625">
            <w:pPr>
              <w:spacing w:line="312" w:lineRule="auto"/>
              <w:textAlignment w:val="baseline"/>
              <w:rPr>
                <w:del w:id="1168" w:author="Adrian Gould" w:date="2023-08-28T17:44:00Z"/>
              </w:rPr>
            </w:pPr>
            <w:del w:id="1169" w:author="Adrian Gould" w:date="2023-08-28T17:44:00Z">
              <w:r w:rsidDel="00C1444B">
                <w:delText>…</w:delText>
              </w:r>
            </w:del>
          </w:p>
          <w:p w14:paraId="7551BA2E" w14:textId="74BED1CA" w:rsidR="00533632" w:rsidDel="00C1444B" w:rsidRDefault="00533632" w:rsidP="00884625">
            <w:pPr>
              <w:spacing w:line="312" w:lineRule="auto"/>
              <w:textAlignment w:val="baseline"/>
              <w:rPr>
                <w:del w:id="1170" w:author="Adrian Gould" w:date="2023-08-28T17:44:00Z"/>
              </w:rPr>
            </w:pPr>
          </w:p>
          <w:p w14:paraId="1BD36262" w14:textId="5C4D17DD" w:rsidR="00533632" w:rsidDel="00C1444B" w:rsidRDefault="00533632" w:rsidP="00533632">
            <w:pPr>
              <w:pStyle w:val="3"/>
              <w:rPr>
                <w:del w:id="1171" w:author="Adrian Gould" w:date="2023-08-28T17:44:00Z"/>
              </w:rPr>
            </w:pPr>
            <w:del w:id="1172" w:author="Adrian Gould" w:date="2023-08-28T17:44:00Z">
              <w:r w:rsidDel="00C1444B">
                <w:delText>CSS Feature 4</w:delText>
              </w:r>
            </w:del>
          </w:p>
          <w:p w14:paraId="1B04C843" w14:textId="59A95DB3" w:rsidR="00533632" w:rsidRPr="00533632" w:rsidDel="00C1444B" w:rsidRDefault="00533632" w:rsidP="00533632">
            <w:pPr>
              <w:spacing w:line="312" w:lineRule="auto"/>
              <w:textAlignment w:val="baseline"/>
              <w:rPr>
                <w:del w:id="1173" w:author="Adrian Gould" w:date="2023-08-28T17:44:00Z"/>
                <w:rStyle w:val="aa"/>
              </w:rPr>
            </w:pPr>
            <w:del w:id="1174" w:author="Adrian Gould" w:date="2023-08-28T17:44:00Z">
              <w:r w:rsidRPr="00533632" w:rsidDel="00C1444B">
                <w:rPr>
                  <w:rStyle w:val="aa"/>
                </w:rPr>
                <w:delText>(1 – 2 sentences)</w:delText>
              </w:r>
            </w:del>
          </w:p>
          <w:p w14:paraId="5B17B7D7" w14:textId="31B0D591" w:rsidR="00794742" w:rsidDel="00C1444B" w:rsidRDefault="00A34D4A" w:rsidP="00884625">
            <w:pPr>
              <w:spacing w:line="312" w:lineRule="auto"/>
              <w:textAlignment w:val="baseline"/>
              <w:rPr>
                <w:del w:id="1175" w:author="Adrian Gould" w:date="2023-08-28T17:44:00Z"/>
              </w:rPr>
            </w:pPr>
            <w:del w:id="1176" w:author="Adrian Gould" w:date="2023-08-28T17:44:00Z">
              <w:r w:rsidDel="00C1444B">
                <w:delText>…</w:delText>
              </w:r>
            </w:del>
          </w:p>
          <w:p w14:paraId="5F9F2A30" w14:textId="67FDF3A4" w:rsidR="00A34D4A" w:rsidDel="00C1444B" w:rsidRDefault="00A34D4A" w:rsidP="00884625">
            <w:pPr>
              <w:spacing w:line="312" w:lineRule="auto"/>
              <w:textAlignment w:val="baseline"/>
              <w:rPr>
                <w:del w:id="1177" w:author="Adrian Gould" w:date="2023-08-28T17:44:00Z"/>
              </w:rPr>
            </w:pPr>
          </w:p>
          <w:p w14:paraId="37F48FA5" w14:textId="1478BDDC" w:rsidR="00794742" w:rsidDel="00C1444B" w:rsidRDefault="00794742">
            <w:pPr>
              <w:spacing w:line="312" w:lineRule="auto"/>
              <w:textAlignment w:val="baseline"/>
              <w:rPr>
                <w:del w:id="1178" w:author="Adrian Gould" w:date="2023-08-28T17:44:00Z"/>
              </w:rPr>
              <w:pPrChange w:id="1179" w:author="Adrian Gould [2]" w:date="2023-08-23T09:47:00Z">
                <w:pPr/>
              </w:pPrChange>
            </w:pPr>
          </w:p>
        </w:tc>
      </w:tr>
      <w:tr w:rsidR="003150A3" w:rsidDel="00C1444B" w14:paraId="639CA4B6" w14:textId="04DBDFCB" w:rsidTr="00884625">
        <w:trPr>
          <w:cantSplit/>
          <w:ins w:id="1180" w:author="Adrian Gould [2]" w:date="2023-08-23T09:47:00Z"/>
          <w:del w:id="1181" w:author="Adrian Gould" w:date="2023-08-28T17:46:00Z"/>
        </w:trPr>
        <w:tc>
          <w:tcPr>
            <w:tcW w:w="1693" w:type="dxa"/>
            <w:shd w:val="clear" w:color="auto" w:fill="D9D9D9" w:themeFill="background1" w:themeFillShade="D9"/>
          </w:tcPr>
          <w:p w14:paraId="3C63CABD" w14:textId="617CE883" w:rsidR="003150A3" w:rsidRPr="006A4CC7" w:rsidDel="00C1444B" w:rsidRDefault="003150A3" w:rsidP="00884625">
            <w:pPr>
              <w:spacing w:line="240" w:lineRule="auto"/>
              <w:ind w:right="170"/>
              <w:textAlignment w:val="baseline"/>
              <w:rPr>
                <w:ins w:id="1182" w:author="Adrian Gould [2]" w:date="2023-08-23T09:47:00Z"/>
                <w:del w:id="1183" w:author="Adrian Gould" w:date="2023-08-28T17:46:00Z"/>
                <w:rFonts w:asciiTheme="majorHAnsi" w:hAnsiTheme="majorHAnsi" w:cstheme="majorHAnsi"/>
                <w:color w:val="FF0000"/>
                <w:sz w:val="48"/>
                <w:szCs w:val="48"/>
              </w:rPr>
            </w:pPr>
            <w:ins w:id="1184" w:author="Adrian Gould [2]" w:date="2023-08-23T09:47:00Z">
              <w:del w:id="1185" w:author="Adrian Gould" w:date="2023-08-28T17:46:00Z">
                <w:r w:rsidDel="00C1444B">
                  <w:rPr>
                    <w:rFonts w:asciiTheme="majorHAnsi" w:hAnsiTheme="majorHAnsi" w:cstheme="majorHAnsi"/>
                    <w:color w:val="FF0000"/>
                    <w:sz w:val="48"/>
                    <w:szCs w:val="48"/>
                  </w:rPr>
                  <w:delText>A0</w:delText>
                </w:r>
              </w:del>
              <w:del w:id="1186" w:author="Adrian Gould" w:date="2023-08-28T15:48:00Z">
                <w:r w:rsidDel="0001567B">
                  <w:rPr>
                    <w:rFonts w:asciiTheme="majorHAnsi" w:hAnsiTheme="majorHAnsi" w:cstheme="majorHAnsi"/>
                    <w:color w:val="FF0000"/>
                    <w:sz w:val="48"/>
                    <w:szCs w:val="48"/>
                  </w:rPr>
                  <w:delText>3</w:delText>
                </w:r>
              </w:del>
            </w:ins>
            <w:ins w:id="1187" w:author="Adrian Gould [2]" w:date="2023-08-23T09:49:00Z">
              <w:del w:id="1188" w:author="Adrian Gould" w:date="2023-08-28T17:46:00Z">
                <w:r w:rsidR="001F5696" w:rsidDel="00C1444B">
                  <w:rPr>
                    <w:rFonts w:asciiTheme="majorHAnsi" w:hAnsiTheme="majorHAnsi" w:cstheme="majorHAnsi"/>
                    <w:color w:val="FF0000"/>
                    <w:sz w:val="48"/>
                    <w:szCs w:val="48"/>
                  </w:rPr>
                  <w:delText>.1</w:delText>
                </w:r>
              </w:del>
            </w:ins>
          </w:p>
        </w:tc>
        <w:tc>
          <w:tcPr>
            <w:tcW w:w="8495" w:type="dxa"/>
            <w:shd w:val="clear" w:color="auto" w:fill="auto"/>
          </w:tcPr>
          <w:p w14:paraId="6005820B" w14:textId="2404736F" w:rsidR="003150A3" w:rsidRPr="00533632" w:rsidDel="00C1444B" w:rsidRDefault="003150A3" w:rsidP="003150A3">
            <w:pPr>
              <w:pStyle w:val="3"/>
              <w:rPr>
                <w:ins w:id="1189" w:author="Adrian Gould [2]" w:date="2023-08-23T09:47:00Z"/>
                <w:del w:id="1190" w:author="Adrian Gould" w:date="2023-08-28T17:46:00Z"/>
              </w:rPr>
            </w:pPr>
            <w:ins w:id="1191" w:author="Adrian Gould [2]" w:date="2023-08-23T09:47:00Z">
              <w:del w:id="1192" w:author="Adrian Gould" w:date="2023-08-28T17:46:00Z">
                <w:r w:rsidDel="00C1444B">
                  <w:delText>CSS Feature 1</w:delText>
                </w:r>
              </w:del>
            </w:ins>
          </w:p>
          <w:p w14:paraId="4E5AD7BB" w14:textId="30DEA7B8" w:rsidR="003150A3" w:rsidRPr="00533632" w:rsidDel="00C1444B" w:rsidRDefault="003150A3" w:rsidP="003150A3">
            <w:pPr>
              <w:spacing w:line="312" w:lineRule="auto"/>
              <w:textAlignment w:val="baseline"/>
              <w:rPr>
                <w:ins w:id="1193" w:author="Adrian Gould [2]" w:date="2023-08-23T09:47:00Z"/>
                <w:del w:id="1194" w:author="Adrian Gould" w:date="2023-08-28T17:46:00Z"/>
                <w:rStyle w:val="aa"/>
              </w:rPr>
            </w:pPr>
            <w:ins w:id="1195" w:author="Adrian Gould [2]" w:date="2023-08-23T09:47:00Z">
              <w:del w:id="1196" w:author="Adrian Gould" w:date="2023-08-28T17:46:00Z">
                <w:r w:rsidRPr="00533632" w:rsidDel="00C1444B">
                  <w:rPr>
                    <w:rStyle w:val="aa"/>
                  </w:rPr>
                  <w:delText>(1 – 2 sentences)</w:delText>
                </w:r>
              </w:del>
            </w:ins>
          </w:p>
          <w:p w14:paraId="0E1304D1" w14:textId="4EAA6C66" w:rsidR="003150A3" w:rsidDel="00C1444B" w:rsidRDefault="003150A3" w:rsidP="003150A3">
            <w:pPr>
              <w:spacing w:line="312" w:lineRule="auto"/>
              <w:textAlignment w:val="baseline"/>
              <w:rPr>
                <w:ins w:id="1197" w:author="Adrian Gould [2]" w:date="2023-08-23T09:47:00Z"/>
                <w:del w:id="1198" w:author="Adrian Gould" w:date="2023-08-28T17:46:00Z"/>
              </w:rPr>
            </w:pPr>
            <w:ins w:id="1199" w:author="Adrian Gould [2]" w:date="2023-08-23T09:47:00Z">
              <w:del w:id="1200" w:author="Adrian Gould" w:date="2023-08-28T17:46:00Z">
                <w:r w:rsidDel="00C1444B">
                  <w:delText>…</w:delText>
                </w:r>
              </w:del>
            </w:ins>
          </w:p>
          <w:p w14:paraId="0AAC7E47" w14:textId="7B0D5287" w:rsidR="003150A3" w:rsidDel="00C1444B" w:rsidRDefault="003150A3" w:rsidP="003150A3">
            <w:pPr>
              <w:spacing w:line="312" w:lineRule="auto"/>
              <w:textAlignment w:val="baseline"/>
              <w:rPr>
                <w:ins w:id="1201" w:author="Adrian Gould [2]" w:date="2023-08-23T09:47:00Z"/>
                <w:del w:id="1202" w:author="Adrian Gould" w:date="2023-08-28T17:46:00Z"/>
              </w:rPr>
            </w:pPr>
          </w:p>
          <w:p w14:paraId="5B65989D" w14:textId="4923FE34" w:rsidR="003150A3" w:rsidDel="00C1444B" w:rsidRDefault="003150A3">
            <w:pPr>
              <w:spacing w:line="312" w:lineRule="auto"/>
              <w:textAlignment w:val="baseline"/>
              <w:rPr>
                <w:ins w:id="1203" w:author="Adrian Gould [2]" w:date="2023-08-23T09:47:00Z"/>
                <w:del w:id="1204" w:author="Adrian Gould" w:date="2023-08-28T17:46:00Z"/>
              </w:rPr>
              <w:pPrChange w:id="1205" w:author="Adrian Gould [2]" w:date="2023-08-23T09:47:00Z">
                <w:pPr>
                  <w:pStyle w:val="3"/>
                </w:pPr>
              </w:pPrChange>
            </w:pPr>
          </w:p>
        </w:tc>
      </w:tr>
      <w:tr w:rsidR="003150A3" w:rsidDel="00C1444B" w14:paraId="2C6F7716" w14:textId="498331D2" w:rsidTr="00884625">
        <w:trPr>
          <w:cantSplit/>
          <w:ins w:id="1206" w:author="Adrian Gould [2]" w:date="2023-08-23T09:47:00Z"/>
          <w:del w:id="1207" w:author="Adrian Gould" w:date="2023-08-28T17:45:00Z"/>
        </w:trPr>
        <w:tc>
          <w:tcPr>
            <w:tcW w:w="1693" w:type="dxa"/>
            <w:shd w:val="clear" w:color="auto" w:fill="D9D9D9" w:themeFill="background1" w:themeFillShade="D9"/>
          </w:tcPr>
          <w:p w14:paraId="37F462D9" w14:textId="0CA27FF8" w:rsidR="003150A3" w:rsidRPr="006A4CC7" w:rsidDel="00C1444B" w:rsidRDefault="007D6EF2" w:rsidP="00884625">
            <w:pPr>
              <w:spacing w:line="240" w:lineRule="auto"/>
              <w:ind w:right="170"/>
              <w:textAlignment w:val="baseline"/>
              <w:rPr>
                <w:ins w:id="1208" w:author="Adrian Gould [2]" w:date="2023-08-23T09:47:00Z"/>
                <w:del w:id="1209" w:author="Adrian Gould" w:date="2023-08-28T17:45:00Z"/>
                <w:rFonts w:asciiTheme="majorHAnsi" w:hAnsiTheme="majorHAnsi" w:cstheme="majorHAnsi"/>
                <w:color w:val="FF0000"/>
                <w:sz w:val="48"/>
                <w:szCs w:val="48"/>
              </w:rPr>
            </w:pPr>
            <w:ins w:id="1210" w:author="Adrian Gould [2]" w:date="2023-08-23T09:48:00Z">
              <w:del w:id="1211" w:author="Adrian Gould" w:date="2023-08-28T17:45:00Z">
                <w:r w:rsidDel="00C1444B">
                  <w:rPr>
                    <w:rFonts w:asciiTheme="majorHAnsi" w:hAnsiTheme="majorHAnsi" w:cstheme="majorHAnsi"/>
                    <w:color w:val="FF0000"/>
                    <w:sz w:val="48"/>
                    <w:szCs w:val="48"/>
                  </w:rPr>
                  <w:delText>A0</w:delText>
                </w:r>
              </w:del>
              <w:del w:id="1212" w:author="Adrian Gould" w:date="2023-08-28T15:48:00Z">
                <w:r w:rsidDel="0001567B">
                  <w:rPr>
                    <w:rFonts w:asciiTheme="majorHAnsi" w:hAnsiTheme="majorHAnsi" w:cstheme="majorHAnsi"/>
                    <w:color w:val="FF0000"/>
                    <w:sz w:val="48"/>
                    <w:szCs w:val="48"/>
                  </w:rPr>
                  <w:delText>3</w:delText>
                </w:r>
              </w:del>
            </w:ins>
            <w:ins w:id="1213" w:author="Adrian Gould [2]" w:date="2023-08-23T09:49:00Z">
              <w:del w:id="1214" w:author="Adrian Gould" w:date="2023-08-28T17:45:00Z">
                <w:r w:rsidR="001F5696" w:rsidDel="00C1444B">
                  <w:rPr>
                    <w:rFonts w:asciiTheme="majorHAnsi" w:hAnsiTheme="majorHAnsi" w:cstheme="majorHAnsi"/>
                    <w:color w:val="FF0000"/>
                    <w:sz w:val="48"/>
                    <w:szCs w:val="48"/>
                  </w:rPr>
                  <w:delText>.2</w:delText>
                </w:r>
              </w:del>
            </w:ins>
          </w:p>
        </w:tc>
        <w:tc>
          <w:tcPr>
            <w:tcW w:w="8495" w:type="dxa"/>
            <w:shd w:val="clear" w:color="auto" w:fill="auto"/>
          </w:tcPr>
          <w:p w14:paraId="3BDF1735" w14:textId="06C5B9F5" w:rsidR="007D6EF2" w:rsidDel="00C1444B" w:rsidRDefault="007D6EF2" w:rsidP="007D6EF2">
            <w:pPr>
              <w:pStyle w:val="3"/>
              <w:rPr>
                <w:ins w:id="1215" w:author="Adrian Gould [2]" w:date="2023-08-23T09:48:00Z"/>
                <w:del w:id="1216" w:author="Adrian Gould" w:date="2023-08-28T17:45:00Z"/>
              </w:rPr>
            </w:pPr>
            <w:ins w:id="1217" w:author="Adrian Gould [2]" w:date="2023-08-23T09:48:00Z">
              <w:del w:id="1218" w:author="Adrian Gould" w:date="2023-08-28T17:45:00Z">
                <w:r w:rsidDel="00C1444B">
                  <w:delText>CSS Feature 2</w:delText>
                </w:r>
              </w:del>
            </w:ins>
          </w:p>
          <w:p w14:paraId="788A11DC" w14:textId="23A7C319" w:rsidR="007D6EF2" w:rsidRPr="00533632" w:rsidDel="00C1444B" w:rsidRDefault="007D6EF2" w:rsidP="007D6EF2">
            <w:pPr>
              <w:spacing w:line="312" w:lineRule="auto"/>
              <w:textAlignment w:val="baseline"/>
              <w:rPr>
                <w:ins w:id="1219" w:author="Adrian Gould [2]" w:date="2023-08-23T09:48:00Z"/>
                <w:del w:id="1220" w:author="Adrian Gould" w:date="2023-08-28T17:45:00Z"/>
                <w:rStyle w:val="aa"/>
              </w:rPr>
            </w:pPr>
            <w:ins w:id="1221" w:author="Adrian Gould [2]" w:date="2023-08-23T09:48:00Z">
              <w:del w:id="1222" w:author="Adrian Gould" w:date="2023-08-28T17:45:00Z">
                <w:r w:rsidRPr="00533632" w:rsidDel="00C1444B">
                  <w:rPr>
                    <w:rStyle w:val="aa"/>
                  </w:rPr>
                  <w:delText>(1 – 2 sentences)</w:delText>
                </w:r>
              </w:del>
            </w:ins>
          </w:p>
          <w:p w14:paraId="63DC1B4F" w14:textId="3C291169" w:rsidR="007D6EF2" w:rsidDel="00C1444B" w:rsidRDefault="007D6EF2" w:rsidP="007D6EF2">
            <w:pPr>
              <w:spacing w:line="312" w:lineRule="auto"/>
              <w:textAlignment w:val="baseline"/>
              <w:rPr>
                <w:ins w:id="1223" w:author="Adrian Gould [2]" w:date="2023-08-23T09:48:00Z"/>
                <w:del w:id="1224" w:author="Adrian Gould" w:date="2023-08-28T17:45:00Z"/>
              </w:rPr>
            </w:pPr>
            <w:ins w:id="1225" w:author="Adrian Gould [2]" w:date="2023-08-23T09:48:00Z">
              <w:del w:id="1226" w:author="Adrian Gould" w:date="2023-08-28T17:45:00Z">
                <w:r w:rsidDel="00C1444B">
                  <w:delText>…</w:delText>
                </w:r>
              </w:del>
            </w:ins>
          </w:p>
          <w:p w14:paraId="0E107F3E" w14:textId="0E8DAE02" w:rsidR="007D6EF2" w:rsidDel="00C1444B" w:rsidRDefault="007D6EF2" w:rsidP="007D6EF2">
            <w:pPr>
              <w:spacing w:line="312" w:lineRule="auto"/>
              <w:textAlignment w:val="baseline"/>
              <w:rPr>
                <w:ins w:id="1227" w:author="Adrian Gould [2]" w:date="2023-08-23T09:48:00Z"/>
                <w:del w:id="1228" w:author="Adrian Gould" w:date="2023-08-28T17:45:00Z"/>
              </w:rPr>
            </w:pPr>
          </w:p>
          <w:p w14:paraId="5D8DD305" w14:textId="6C59336D" w:rsidR="007D6EF2" w:rsidDel="00C1444B" w:rsidRDefault="007D6EF2" w:rsidP="007D6EF2">
            <w:pPr>
              <w:spacing w:line="312" w:lineRule="auto"/>
              <w:textAlignment w:val="baseline"/>
              <w:rPr>
                <w:ins w:id="1229" w:author="Adrian Gould [2]" w:date="2023-08-23T09:48:00Z"/>
                <w:del w:id="1230" w:author="Adrian Gould" w:date="2023-08-28T17:45:00Z"/>
              </w:rPr>
            </w:pPr>
          </w:p>
          <w:p w14:paraId="3580E21E" w14:textId="3516DF59" w:rsidR="003150A3" w:rsidDel="00C1444B" w:rsidRDefault="003150A3">
            <w:pPr>
              <w:rPr>
                <w:ins w:id="1231" w:author="Adrian Gould [2]" w:date="2023-08-23T09:47:00Z"/>
                <w:del w:id="1232" w:author="Adrian Gould" w:date="2023-08-28T17:45:00Z"/>
              </w:rPr>
              <w:pPrChange w:id="1233" w:author="Adrian Gould [2]" w:date="2023-08-23T09:48:00Z">
                <w:pPr>
                  <w:pStyle w:val="3"/>
                </w:pPr>
              </w:pPrChange>
            </w:pPr>
          </w:p>
        </w:tc>
      </w:tr>
      <w:tr w:rsidR="003150A3" w:rsidDel="00C1444B" w14:paraId="4AAFAACA" w14:textId="506A8531" w:rsidTr="00884625">
        <w:trPr>
          <w:cantSplit/>
          <w:ins w:id="1234" w:author="Adrian Gould [2]" w:date="2023-08-23T09:47:00Z"/>
          <w:del w:id="1235" w:author="Adrian Gould" w:date="2023-08-28T17:45:00Z"/>
        </w:trPr>
        <w:tc>
          <w:tcPr>
            <w:tcW w:w="1693" w:type="dxa"/>
            <w:shd w:val="clear" w:color="auto" w:fill="D9D9D9" w:themeFill="background1" w:themeFillShade="D9"/>
          </w:tcPr>
          <w:p w14:paraId="0DA14C58" w14:textId="01CD90E5" w:rsidR="003150A3" w:rsidRPr="006A4CC7" w:rsidDel="00C1444B" w:rsidRDefault="007D6EF2" w:rsidP="00884625">
            <w:pPr>
              <w:spacing w:line="240" w:lineRule="auto"/>
              <w:ind w:right="170"/>
              <w:textAlignment w:val="baseline"/>
              <w:rPr>
                <w:ins w:id="1236" w:author="Adrian Gould [2]" w:date="2023-08-23T09:47:00Z"/>
                <w:del w:id="1237" w:author="Adrian Gould" w:date="2023-08-28T17:45:00Z"/>
                <w:rFonts w:asciiTheme="majorHAnsi" w:hAnsiTheme="majorHAnsi" w:cstheme="majorHAnsi"/>
                <w:color w:val="FF0000"/>
                <w:sz w:val="48"/>
                <w:szCs w:val="48"/>
              </w:rPr>
            </w:pPr>
            <w:ins w:id="1238" w:author="Adrian Gould [2]" w:date="2023-08-23T09:48:00Z">
              <w:del w:id="1239" w:author="Adrian Gould" w:date="2023-08-28T17:45:00Z">
                <w:r w:rsidDel="00C1444B">
                  <w:rPr>
                    <w:rFonts w:asciiTheme="majorHAnsi" w:hAnsiTheme="majorHAnsi" w:cstheme="majorHAnsi"/>
                    <w:color w:val="FF0000"/>
                    <w:sz w:val="48"/>
                    <w:szCs w:val="48"/>
                  </w:rPr>
                  <w:delText>A0</w:delText>
                </w:r>
              </w:del>
              <w:del w:id="1240" w:author="Adrian Gould" w:date="2023-08-28T15:48:00Z">
                <w:r w:rsidDel="0001567B">
                  <w:rPr>
                    <w:rFonts w:asciiTheme="majorHAnsi" w:hAnsiTheme="majorHAnsi" w:cstheme="majorHAnsi"/>
                    <w:color w:val="FF0000"/>
                    <w:sz w:val="48"/>
                    <w:szCs w:val="48"/>
                  </w:rPr>
                  <w:delText>3</w:delText>
                </w:r>
              </w:del>
            </w:ins>
            <w:ins w:id="1241" w:author="Adrian Gould [2]" w:date="2023-08-23T09:49:00Z">
              <w:del w:id="1242" w:author="Adrian Gould" w:date="2023-08-28T17:45:00Z">
                <w:r w:rsidR="001F5696" w:rsidDel="00C1444B">
                  <w:rPr>
                    <w:rFonts w:asciiTheme="majorHAnsi" w:hAnsiTheme="majorHAnsi" w:cstheme="majorHAnsi"/>
                    <w:color w:val="FF0000"/>
                    <w:sz w:val="48"/>
                    <w:szCs w:val="48"/>
                  </w:rPr>
                  <w:delText>.3</w:delText>
                </w:r>
              </w:del>
            </w:ins>
          </w:p>
        </w:tc>
        <w:tc>
          <w:tcPr>
            <w:tcW w:w="8495" w:type="dxa"/>
            <w:shd w:val="clear" w:color="auto" w:fill="auto"/>
          </w:tcPr>
          <w:p w14:paraId="63B1303E" w14:textId="148BAA29" w:rsidR="007D6EF2" w:rsidDel="00C1444B" w:rsidRDefault="007D6EF2" w:rsidP="007D6EF2">
            <w:pPr>
              <w:pStyle w:val="3"/>
              <w:rPr>
                <w:ins w:id="1243" w:author="Adrian Gould [2]" w:date="2023-08-23T09:48:00Z"/>
                <w:del w:id="1244" w:author="Adrian Gould" w:date="2023-08-28T17:45:00Z"/>
              </w:rPr>
            </w:pPr>
            <w:ins w:id="1245" w:author="Adrian Gould [2]" w:date="2023-08-23T09:48:00Z">
              <w:del w:id="1246" w:author="Adrian Gould" w:date="2023-08-28T17:45:00Z">
                <w:r w:rsidDel="00C1444B">
                  <w:delText>CSS Feature 3</w:delText>
                </w:r>
              </w:del>
            </w:ins>
          </w:p>
          <w:p w14:paraId="1F94B136" w14:textId="50B8257C" w:rsidR="007D6EF2" w:rsidRPr="00533632" w:rsidDel="00C1444B" w:rsidRDefault="007D6EF2" w:rsidP="007D6EF2">
            <w:pPr>
              <w:spacing w:line="312" w:lineRule="auto"/>
              <w:textAlignment w:val="baseline"/>
              <w:rPr>
                <w:ins w:id="1247" w:author="Adrian Gould [2]" w:date="2023-08-23T09:48:00Z"/>
                <w:del w:id="1248" w:author="Adrian Gould" w:date="2023-08-28T17:45:00Z"/>
                <w:rStyle w:val="aa"/>
              </w:rPr>
            </w:pPr>
            <w:ins w:id="1249" w:author="Adrian Gould [2]" w:date="2023-08-23T09:48:00Z">
              <w:del w:id="1250" w:author="Adrian Gould" w:date="2023-08-28T17:45:00Z">
                <w:r w:rsidRPr="00533632" w:rsidDel="00C1444B">
                  <w:rPr>
                    <w:rStyle w:val="aa"/>
                  </w:rPr>
                  <w:delText>(1 – 2 sentences)</w:delText>
                </w:r>
              </w:del>
            </w:ins>
          </w:p>
          <w:p w14:paraId="265F33AB" w14:textId="11159F25" w:rsidR="007D6EF2" w:rsidDel="00C1444B" w:rsidRDefault="007D6EF2" w:rsidP="007D6EF2">
            <w:pPr>
              <w:spacing w:line="312" w:lineRule="auto"/>
              <w:textAlignment w:val="baseline"/>
              <w:rPr>
                <w:ins w:id="1251" w:author="Adrian Gould [2]" w:date="2023-08-23T09:48:00Z"/>
                <w:del w:id="1252" w:author="Adrian Gould" w:date="2023-08-28T17:45:00Z"/>
              </w:rPr>
            </w:pPr>
            <w:ins w:id="1253" w:author="Adrian Gould [2]" w:date="2023-08-23T09:48:00Z">
              <w:del w:id="1254" w:author="Adrian Gould" w:date="2023-08-28T17:45:00Z">
                <w:r w:rsidDel="00C1444B">
                  <w:delText>…</w:delText>
                </w:r>
              </w:del>
            </w:ins>
          </w:p>
          <w:p w14:paraId="2D4DF2CD" w14:textId="05871122" w:rsidR="007D6EF2" w:rsidDel="00C1444B" w:rsidRDefault="007D6EF2" w:rsidP="007D6EF2">
            <w:pPr>
              <w:spacing w:line="312" w:lineRule="auto"/>
              <w:textAlignment w:val="baseline"/>
              <w:rPr>
                <w:ins w:id="1255" w:author="Adrian Gould [2]" w:date="2023-08-23T09:48:00Z"/>
                <w:del w:id="1256" w:author="Adrian Gould" w:date="2023-08-28T17:45:00Z"/>
              </w:rPr>
            </w:pPr>
          </w:p>
          <w:p w14:paraId="7FFA9193" w14:textId="29A8EBCB" w:rsidR="003150A3" w:rsidDel="00C1444B" w:rsidRDefault="003150A3">
            <w:pPr>
              <w:spacing w:line="312" w:lineRule="auto"/>
              <w:textAlignment w:val="baseline"/>
              <w:rPr>
                <w:ins w:id="1257" w:author="Adrian Gould [2]" w:date="2023-08-23T09:47:00Z"/>
                <w:del w:id="1258" w:author="Adrian Gould" w:date="2023-08-28T17:45:00Z"/>
              </w:rPr>
              <w:pPrChange w:id="1259" w:author="Adrian Gould [2]" w:date="2023-08-23T09:48:00Z">
                <w:pPr>
                  <w:pStyle w:val="3"/>
                </w:pPr>
              </w:pPrChange>
            </w:pPr>
          </w:p>
        </w:tc>
      </w:tr>
      <w:tr w:rsidR="003150A3" w:rsidDel="00C1444B" w14:paraId="0F52D93F" w14:textId="647D17E3" w:rsidTr="00884625">
        <w:trPr>
          <w:cantSplit/>
          <w:ins w:id="1260" w:author="Adrian Gould [2]" w:date="2023-08-23T09:47:00Z"/>
          <w:del w:id="1261" w:author="Adrian Gould" w:date="2023-08-28T17:45:00Z"/>
        </w:trPr>
        <w:tc>
          <w:tcPr>
            <w:tcW w:w="1693" w:type="dxa"/>
            <w:shd w:val="clear" w:color="auto" w:fill="D9D9D9" w:themeFill="background1" w:themeFillShade="D9"/>
          </w:tcPr>
          <w:p w14:paraId="09875E61" w14:textId="10D06482" w:rsidR="003150A3" w:rsidRPr="006A4CC7" w:rsidDel="00C1444B" w:rsidRDefault="007D6EF2" w:rsidP="00884625">
            <w:pPr>
              <w:spacing w:line="240" w:lineRule="auto"/>
              <w:ind w:right="170"/>
              <w:textAlignment w:val="baseline"/>
              <w:rPr>
                <w:ins w:id="1262" w:author="Adrian Gould [2]" w:date="2023-08-23T09:47:00Z"/>
                <w:del w:id="1263" w:author="Adrian Gould" w:date="2023-08-28T17:45:00Z"/>
                <w:rFonts w:asciiTheme="majorHAnsi" w:hAnsiTheme="majorHAnsi" w:cstheme="majorHAnsi"/>
                <w:color w:val="FF0000"/>
                <w:sz w:val="48"/>
                <w:szCs w:val="48"/>
              </w:rPr>
            </w:pPr>
            <w:ins w:id="1264" w:author="Adrian Gould [2]" w:date="2023-08-23T09:48:00Z">
              <w:del w:id="1265" w:author="Adrian Gould" w:date="2023-08-28T17:45:00Z">
                <w:r w:rsidDel="00C1444B">
                  <w:rPr>
                    <w:rFonts w:asciiTheme="majorHAnsi" w:hAnsiTheme="majorHAnsi" w:cstheme="majorHAnsi"/>
                    <w:color w:val="FF0000"/>
                    <w:sz w:val="48"/>
                    <w:szCs w:val="48"/>
                  </w:rPr>
                  <w:delText>A0</w:delText>
                </w:r>
              </w:del>
              <w:del w:id="1266" w:author="Adrian Gould" w:date="2023-08-28T15:48:00Z">
                <w:r w:rsidDel="0001567B">
                  <w:rPr>
                    <w:rFonts w:asciiTheme="majorHAnsi" w:hAnsiTheme="majorHAnsi" w:cstheme="majorHAnsi"/>
                    <w:color w:val="FF0000"/>
                    <w:sz w:val="48"/>
                    <w:szCs w:val="48"/>
                  </w:rPr>
                  <w:delText>3</w:delText>
                </w:r>
              </w:del>
            </w:ins>
            <w:ins w:id="1267" w:author="Adrian Gould [2]" w:date="2023-08-23T09:49:00Z">
              <w:del w:id="1268" w:author="Adrian Gould" w:date="2023-08-28T17:45:00Z">
                <w:r w:rsidR="001F5696" w:rsidDel="00C1444B">
                  <w:rPr>
                    <w:rFonts w:asciiTheme="majorHAnsi" w:hAnsiTheme="majorHAnsi" w:cstheme="majorHAnsi"/>
                    <w:color w:val="FF0000"/>
                    <w:sz w:val="48"/>
                    <w:szCs w:val="48"/>
                  </w:rPr>
                  <w:delText>.4</w:delText>
                </w:r>
              </w:del>
            </w:ins>
          </w:p>
        </w:tc>
        <w:tc>
          <w:tcPr>
            <w:tcW w:w="8495" w:type="dxa"/>
            <w:shd w:val="clear" w:color="auto" w:fill="auto"/>
          </w:tcPr>
          <w:p w14:paraId="5A2DA666" w14:textId="68440C5C" w:rsidR="007D6EF2" w:rsidDel="00C1444B" w:rsidRDefault="007D6EF2" w:rsidP="007D6EF2">
            <w:pPr>
              <w:pStyle w:val="3"/>
              <w:rPr>
                <w:ins w:id="1269" w:author="Adrian Gould [2]" w:date="2023-08-23T09:48:00Z"/>
                <w:del w:id="1270" w:author="Adrian Gould" w:date="2023-08-28T17:45:00Z"/>
              </w:rPr>
            </w:pPr>
            <w:ins w:id="1271" w:author="Adrian Gould [2]" w:date="2023-08-23T09:48:00Z">
              <w:del w:id="1272" w:author="Adrian Gould" w:date="2023-08-28T17:45:00Z">
                <w:r w:rsidDel="00C1444B">
                  <w:delText>CSS Feature 4</w:delText>
                </w:r>
              </w:del>
            </w:ins>
          </w:p>
          <w:p w14:paraId="24557731" w14:textId="4D421F21" w:rsidR="007D6EF2" w:rsidRPr="00533632" w:rsidDel="00C1444B" w:rsidRDefault="007D6EF2" w:rsidP="007D6EF2">
            <w:pPr>
              <w:spacing w:line="312" w:lineRule="auto"/>
              <w:textAlignment w:val="baseline"/>
              <w:rPr>
                <w:ins w:id="1273" w:author="Adrian Gould [2]" w:date="2023-08-23T09:48:00Z"/>
                <w:del w:id="1274" w:author="Adrian Gould" w:date="2023-08-28T17:45:00Z"/>
                <w:rStyle w:val="aa"/>
              </w:rPr>
            </w:pPr>
            <w:ins w:id="1275" w:author="Adrian Gould [2]" w:date="2023-08-23T09:48:00Z">
              <w:del w:id="1276" w:author="Adrian Gould" w:date="2023-08-28T17:45:00Z">
                <w:r w:rsidRPr="00533632" w:rsidDel="00C1444B">
                  <w:rPr>
                    <w:rStyle w:val="aa"/>
                  </w:rPr>
                  <w:delText>(1 – 2 sentences)</w:delText>
                </w:r>
              </w:del>
            </w:ins>
          </w:p>
          <w:p w14:paraId="31412266" w14:textId="38AB4A6B" w:rsidR="006F490D" w:rsidDel="00C1444B" w:rsidRDefault="007D6EF2" w:rsidP="007D6EF2">
            <w:pPr>
              <w:spacing w:line="312" w:lineRule="auto"/>
              <w:textAlignment w:val="baseline"/>
              <w:rPr>
                <w:ins w:id="1277" w:author="Adrian Gould [2]" w:date="2023-08-23T09:48:00Z"/>
                <w:del w:id="1278" w:author="Adrian Gould" w:date="2023-08-28T17:45:00Z"/>
              </w:rPr>
            </w:pPr>
            <w:ins w:id="1279" w:author="Adrian Gould [2]" w:date="2023-08-23T09:48:00Z">
              <w:del w:id="1280" w:author="Adrian Gould" w:date="2023-08-28T17:45:00Z">
                <w:r w:rsidDel="00C1444B">
                  <w:delText>…</w:delText>
                </w:r>
              </w:del>
            </w:ins>
          </w:p>
          <w:p w14:paraId="293C74A0" w14:textId="1E52AB29" w:rsidR="003150A3" w:rsidDel="00C1444B" w:rsidRDefault="003150A3">
            <w:pPr>
              <w:rPr>
                <w:ins w:id="1281" w:author="Adrian Gould [2]" w:date="2023-08-23T09:47:00Z"/>
                <w:del w:id="1282" w:author="Adrian Gould" w:date="2023-08-28T17:45:00Z"/>
              </w:rPr>
              <w:pPrChange w:id="1283" w:author="Adrian Gould [2]" w:date="2023-08-23T09:48:00Z">
                <w:pPr>
                  <w:pStyle w:val="3"/>
                </w:pPr>
              </w:pPrChange>
            </w:pPr>
          </w:p>
        </w:tc>
      </w:tr>
      <w:tr w:rsidR="000E1391" w14:paraId="4E3A2480" w14:textId="77777777" w:rsidTr="0080683D">
        <w:trPr>
          <w:cantSplit/>
        </w:trPr>
        <w:tc>
          <w:tcPr>
            <w:tcW w:w="1693" w:type="dxa"/>
            <w:shd w:val="clear" w:color="auto" w:fill="D9D9D9" w:themeFill="background1" w:themeFillShade="D9"/>
          </w:tcPr>
          <w:p w14:paraId="4BC456EF" w14:textId="12ABB099"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1284" w:author="Adrian Gould" w:date="2023-08-28T15:48:00Z">
              <w:r w:rsidRPr="006A4CC7" w:rsidDel="0001567B">
                <w:rPr>
                  <w:rFonts w:asciiTheme="majorHAnsi" w:hAnsiTheme="majorHAnsi" w:cstheme="majorHAnsi"/>
                  <w:color w:val="FF0000"/>
                  <w:sz w:val="48"/>
                  <w:szCs w:val="48"/>
                </w:rPr>
                <w:delText>0</w:delText>
              </w:r>
              <w:r w:rsidR="00B35ECA" w:rsidDel="0001567B">
                <w:rPr>
                  <w:rFonts w:asciiTheme="majorHAnsi" w:hAnsiTheme="majorHAnsi" w:cstheme="majorHAnsi"/>
                  <w:color w:val="FF0000"/>
                  <w:sz w:val="48"/>
                  <w:szCs w:val="48"/>
                </w:rPr>
                <w:delText>4</w:delText>
              </w:r>
            </w:del>
            <w:ins w:id="1285" w:author="Adrian Gould" w:date="2023-08-28T15:48:00Z">
              <w:r w:rsidR="0001567B" w:rsidRPr="006A4CC7">
                <w:rPr>
                  <w:rFonts w:asciiTheme="majorHAnsi" w:hAnsiTheme="majorHAnsi" w:cstheme="majorHAnsi"/>
                  <w:color w:val="FF0000"/>
                  <w:sz w:val="48"/>
                  <w:szCs w:val="48"/>
                </w:rPr>
                <w:t>0</w:t>
              </w:r>
            </w:ins>
            <w:ins w:id="1286"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5784AC54" w14:textId="4D097BE9" w:rsidR="000E1391" w:rsidRDefault="00C94E43" w:rsidP="0012768E">
            <w:pPr>
              <w:pStyle w:val="2"/>
            </w:pPr>
            <w:bookmarkStart w:id="1287" w:name="_Toc144137654"/>
            <w:r>
              <w:t>Validat</w:t>
            </w:r>
            <w:r w:rsidR="0012768E">
              <w:t>ing</w:t>
            </w:r>
            <w:r>
              <w:t xml:space="preserve"> the </w:t>
            </w:r>
            <w:del w:id="1288" w:author="Adrian Gould" w:date="2023-08-28T17:45:00Z">
              <w:r w:rsidR="00B35ECA" w:rsidDel="00C1444B">
                <w:delText>CSS</w:delText>
              </w:r>
            </w:del>
            <w:ins w:id="1289" w:author="Adrian Gould" w:date="2023-08-28T17:45:00Z">
              <w:r w:rsidR="00C1444B">
                <w:t>HTML</w:t>
              </w:r>
            </w:ins>
            <w:bookmarkEnd w:id="1287"/>
          </w:p>
          <w:p w14:paraId="1731C811" w14:textId="51344E25" w:rsidR="0012768E" w:rsidRDefault="0012768E" w:rsidP="0012768E">
            <w:r>
              <w:t xml:space="preserve">Use the WC3 Validation engine to verify your </w:t>
            </w:r>
            <w:del w:id="1290" w:author="Adrian Gould" w:date="2023-08-28T17:45:00Z">
              <w:r w:rsidR="00B35ECA" w:rsidDel="00C1444B">
                <w:delText>CSS</w:delText>
              </w:r>
              <w:r w:rsidDel="00C1444B">
                <w:delText xml:space="preserve"> </w:delText>
              </w:r>
            </w:del>
            <w:ins w:id="1291" w:author="Adrian Gould" w:date="2023-08-28T17:45:00Z">
              <w:r w:rsidR="00C1444B">
                <w:t xml:space="preserve">HTML </w:t>
              </w:r>
            </w:ins>
            <w:r>
              <w:t>is valid.</w:t>
            </w:r>
          </w:p>
          <w:p w14:paraId="6BD4F3B6" w14:textId="5B87ABA4" w:rsidR="0012768E" w:rsidRDefault="0012768E" w:rsidP="0012768E">
            <w:r>
              <w:t xml:space="preserve">Copy the evidence for validity into the </w:t>
            </w:r>
            <w:r w:rsidRPr="000E4AC9">
              <w:rPr>
                <w:rStyle w:val="CodeInline"/>
              </w:rPr>
              <w:t>evidence</w:t>
            </w:r>
            <w:r>
              <w:t xml:space="preserve"> folder inside </w:t>
            </w:r>
            <w:del w:id="1292" w:author="Adrian Gould" w:date="2023-08-28T16:08:00Z">
              <w:r w:rsidRPr="000E4AC9" w:rsidDel="00A847C1">
                <w:rPr>
                  <w:rStyle w:val="CodeInline"/>
                </w:rPr>
                <w:delText>phase</w:delText>
              </w:r>
              <w:r w:rsidR="00B35ECA" w:rsidDel="00A847C1">
                <w:rPr>
                  <w:rStyle w:val="CodeInline"/>
                </w:rPr>
                <w:delText>-2</w:delText>
              </w:r>
            </w:del>
            <w:proofErr w:type="gramStart"/>
            <w:ins w:id="1293" w:author="Adrian Gould" w:date="2023-08-28T16:08:00Z">
              <w:r w:rsidR="00A847C1">
                <w:rPr>
                  <w:rStyle w:val="CodeInline"/>
                </w:rPr>
                <w:t>phase-3</w:t>
              </w:r>
            </w:ins>
            <w:proofErr w:type="gramEnd"/>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 xml:space="preserve">Add the evidence folders to the </w:t>
            </w:r>
            <w:proofErr w:type="gramStart"/>
            <w:r>
              <w:t>“</w:t>
            </w:r>
            <w:r w:rsidRPr="00B2061F">
              <w:rPr>
                <w:rStyle w:val="CodeInline"/>
              </w:rPr>
              <w:t>.</w:t>
            </w:r>
            <w:proofErr w:type="spellStart"/>
            <w:r w:rsidRPr="00B2061F">
              <w:rPr>
                <w:rStyle w:val="CodeInline"/>
              </w:rPr>
              <w:t>gitignore</w:t>
            </w:r>
            <w:proofErr w:type="spellEnd"/>
            <w:proofErr w:type="gramEnd"/>
            <w:r>
              <w:t>” file in the repository.</w:t>
            </w:r>
          </w:p>
          <w:p w14:paraId="5E7E0BA4" w14:textId="5424B454" w:rsidR="004D3B33" w:rsidDel="00C1444B" w:rsidRDefault="0012768E" w:rsidP="0012768E">
            <w:pPr>
              <w:rPr>
                <w:del w:id="1294" w:author="Adrian Gould" w:date="2023-08-28T17:45:00Z"/>
              </w:rPr>
            </w:pPr>
            <w:del w:id="1295" w:author="Adrian Gould" w:date="2023-08-28T17:45:00Z">
              <w:r w:rsidDel="00C1444B">
                <w:delText xml:space="preserve">Once completed </w:delText>
              </w:r>
              <w:r w:rsidR="00794742" w:rsidDel="00C1444B">
                <w:delText>add your updated code to version control</w:delText>
              </w:r>
              <w:r w:rsidR="004D3B33" w:rsidDel="00C1444B">
                <w:delText>.</w:delText>
              </w:r>
            </w:del>
          </w:p>
          <w:p w14:paraId="1F330B39" w14:textId="6D095B16" w:rsidR="00AF3AF3" w:rsidDel="00C1444B" w:rsidRDefault="004D3B33" w:rsidP="0012768E">
            <w:pPr>
              <w:rPr>
                <w:del w:id="1296" w:author="Adrian Gould" w:date="2023-08-28T17:45:00Z"/>
              </w:rPr>
            </w:pPr>
            <w:del w:id="1297" w:author="Adrian Gould" w:date="2023-08-28T17:45:00Z">
              <w:r w:rsidDel="00C1444B">
                <w:delText>C</w:delText>
              </w:r>
              <w:r w:rsidR="0012768E" w:rsidDel="00C1444B">
                <w:delText xml:space="preserve">heck in all your code to your local repository </w:delText>
              </w:r>
              <w:r w:rsidDel="00C1444B">
                <w:delText xml:space="preserve">(use the </w:delText>
              </w:r>
              <w:r w:rsidR="00AF3AF3" w:rsidDel="00C1444B">
                <w:delText>following as a base for your message: “feat: implement layout for…”</w:delText>
              </w:r>
            </w:del>
          </w:p>
          <w:p w14:paraId="1BF68A61" w14:textId="0D8A482B" w:rsidR="0012768E" w:rsidDel="00C1444B" w:rsidRDefault="00AF3AF3" w:rsidP="0012768E">
            <w:pPr>
              <w:rPr>
                <w:del w:id="1298" w:author="Adrian Gould" w:date="2023-08-28T17:45:00Z"/>
              </w:rPr>
            </w:pPr>
            <w:del w:id="1299" w:author="Adrian Gould" w:date="2023-08-28T17:45:00Z">
              <w:r w:rsidDel="00C1444B">
                <w:delText>P</w:delText>
              </w:r>
              <w:r w:rsidR="0012768E" w:rsidDel="00C1444B">
                <w:delText xml:space="preserve">ush </w:delText>
              </w:r>
              <w:r w:rsidDel="00C1444B">
                <w:delText>these changes</w:delText>
              </w:r>
              <w:r w:rsidR="0012768E" w:rsidDel="00C1444B">
                <w:delText xml:space="preserve"> to your private remote.</w:delText>
              </w:r>
            </w:del>
          </w:p>
          <w:p w14:paraId="4647DEC6" w14:textId="43D2E220" w:rsidR="00E863FA" w:rsidRDefault="00E863FA" w:rsidP="00C1444B"/>
        </w:tc>
      </w:tr>
      <w:tr w:rsidR="00FB74A1" w14:paraId="7B78726A" w14:textId="77777777" w:rsidTr="00BD773B">
        <w:trPr>
          <w:cantSplit/>
        </w:trPr>
        <w:tc>
          <w:tcPr>
            <w:tcW w:w="1693" w:type="dxa"/>
            <w:shd w:val="clear" w:color="auto" w:fill="D9D9D9" w:themeFill="background1" w:themeFillShade="D9"/>
          </w:tcPr>
          <w:p w14:paraId="41DE9AFB" w14:textId="54EECD85"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1300" w:author="Adrian Gould" w:date="2023-08-28T15:48:00Z">
              <w:r w:rsidRPr="006A4CC7" w:rsidDel="0001567B">
                <w:rPr>
                  <w:rFonts w:asciiTheme="majorHAnsi" w:hAnsiTheme="majorHAnsi" w:cstheme="majorHAnsi"/>
                  <w:color w:val="FF0000"/>
                  <w:sz w:val="48"/>
                  <w:szCs w:val="48"/>
                </w:rPr>
                <w:lastRenderedPageBreak/>
                <w:delText>A0</w:delText>
              </w:r>
              <w:r w:rsidR="00FA039F" w:rsidDel="0001567B">
                <w:rPr>
                  <w:rFonts w:asciiTheme="majorHAnsi" w:hAnsiTheme="majorHAnsi" w:cstheme="majorHAnsi"/>
                  <w:color w:val="FF0000"/>
                  <w:sz w:val="48"/>
                  <w:szCs w:val="48"/>
                </w:rPr>
                <w:delText>4</w:delText>
              </w:r>
            </w:del>
            <w:ins w:id="1301" w:author="Adrian Gould" w:date="2023-08-28T15:48:00Z">
              <w:r w:rsidR="0001567B" w:rsidRPr="006A4CC7">
                <w:rPr>
                  <w:rFonts w:asciiTheme="majorHAnsi" w:hAnsiTheme="majorHAnsi" w:cstheme="majorHAnsi"/>
                  <w:color w:val="FF0000"/>
                  <w:sz w:val="48"/>
                  <w:szCs w:val="48"/>
                </w:rPr>
                <w:t>A0</w:t>
              </w:r>
            </w:ins>
            <w:ins w:id="1302"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13EC6308" w14:textId="183C652F" w:rsidR="00FB74A1" w:rsidRDefault="00FB74A1" w:rsidP="00BD773B">
            <w:pPr>
              <w:pStyle w:val="3"/>
            </w:pPr>
            <w:r>
              <w:t xml:space="preserve">Add </w:t>
            </w:r>
            <w:r w:rsidR="00FC4010">
              <w:t xml:space="preserve">one or more </w:t>
            </w:r>
            <w:r>
              <w:t>screensh</w:t>
            </w:r>
            <w:r w:rsidR="000D0BB4">
              <w:t>o</w:t>
            </w:r>
            <w:r w:rsidR="00FC4010">
              <w:t>ts</w:t>
            </w:r>
            <w:r>
              <w:t xml:space="preserve"> of the </w:t>
            </w:r>
            <w:r w:rsidR="000D0BB4">
              <w:t xml:space="preserve">validation results for your </w:t>
            </w:r>
            <w:del w:id="1303" w:author="Adrian Gould" w:date="2023-08-28T17:45:00Z">
              <w:r w:rsidR="00FA039F" w:rsidDel="00C1444B">
                <w:delText xml:space="preserve">CSS </w:delText>
              </w:r>
            </w:del>
            <w:ins w:id="1304" w:author="Adrian Gould" w:date="2023-08-28T17:45:00Z">
              <w:r w:rsidR="00C1444B">
                <w:t xml:space="preserve">HTML </w:t>
              </w:r>
            </w:ins>
            <w:r w:rsidR="000D0BB4">
              <w:t>code</w:t>
            </w:r>
            <w:r w:rsidR="00FA039F">
              <w:t>.</w:t>
            </w:r>
          </w:p>
          <w:p w14:paraId="22BF18F0" w14:textId="52BE7825" w:rsidR="00FB74A1" w:rsidRDefault="007D32A6" w:rsidP="00BD773B">
            <w:pPr>
              <w:spacing w:line="312" w:lineRule="auto"/>
              <w:textAlignment w:val="baseline"/>
            </w:pPr>
            <w:r w:rsidRPr="007D32A6">
              <w:drawing>
                <wp:inline distT="0" distB="0" distL="0" distR="0" wp14:anchorId="70140BE4" wp14:editId="4C190B9C">
                  <wp:extent cx="5286375" cy="2265680"/>
                  <wp:effectExtent l="0" t="0" r="9525" b="1270"/>
                  <wp:docPr id="18699338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3821" name=""/>
                          <pic:cNvPicPr/>
                        </pic:nvPicPr>
                        <pic:blipFill>
                          <a:blip r:embed="rId25"/>
                          <a:stretch>
                            <a:fillRect/>
                          </a:stretch>
                        </pic:blipFill>
                        <pic:spPr>
                          <a:xfrm>
                            <a:off x="0" y="0"/>
                            <a:ext cx="5286375" cy="2265680"/>
                          </a:xfrm>
                          <a:prstGeom prst="rect">
                            <a:avLst/>
                          </a:prstGeom>
                        </pic:spPr>
                      </pic:pic>
                    </a:graphicData>
                  </a:graphic>
                </wp:inline>
              </w:drawing>
            </w:r>
          </w:p>
          <w:p w14:paraId="51FABBD5" w14:textId="77777777" w:rsidR="00FC4010" w:rsidRDefault="00FC4010" w:rsidP="00BD773B">
            <w:pPr>
              <w:spacing w:line="312" w:lineRule="auto"/>
              <w:textAlignment w:val="baseline"/>
            </w:pPr>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773B8DAD"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1305" w:author="Adrian Gould" w:date="2023-08-28T15:48:00Z">
              <w:r w:rsidRPr="006A4CC7" w:rsidDel="0001567B">
                <w:rPr>
                  <w:rFonts w:asciiTheme="majorHAnsi" w:hAnsiTheme="majorHAnsi" w:cstheme="majorHAnsi"/>
                  <w:color w:val="FF0000"/>
                  <w:sz w:val="48"/>
                  <w:szCs w:val="48"/>
                </w:rPr>
                <w:delText>0</w:delText>
              </w:r>
              <w:r w:rsidR="00F5656C" w:rsidDel="0001567B">
                <w:rPr>
                  <w:rFonts w:asciiTheme="majorHAnsi" w:hAnsiTheme="majorHAnsi" w:cstheme="majorHAnsi"/>
                  <w:color w:val="FF0000"/>
                  <w:sz w:val="48"/>
                  <w:szCs w:val="48"/>
                </w:rPr>
                <w:delText>5</w:delText>
              </w:r>
            </w:del>
            <w:ins w:id="1306" w:author="Adrian Gould" w:date="2023-08-28T15:48:00Z">
              <w:r w:rsidR="0001567B" w:rsidRPr="006A4CC7">
                <w:rPr>
                  <w:rFonts w:asciiTheme="majorHAnsi" w:hAnsiTheme="majorHAnsi" w:cstheme="majorHAnsi"/>
                  <w:color w:val="FF0000"/>
                  <w:sz w:val="48"/>
                  <w:szCs w:val="48"/>
                </w:rPr>
                <w:t>0</w:t>
              </w:r>
            </w:ins>
            <w:ins w:id="1307" w:author="Adrian Gould" w:date="2023-08-28T17:46:00Z">
              <w:r w:rsidR="00C1444B">
                <w:rPr>
                  <w:rFonts w:asciiTheme="majorHAnsi" w:hAnsiTheme="majorHAnsi" w:cstheme="majorHAnsi"/>
                  <w:color w:val="FF0000"/>
                  <w:sz w:val="48"/>
                  <w:szCs w:val="48"/>
                </w:rPr>
                <w:t>6</w:t>
              </w:r>
            </w:ins>
          </w:p>
        </w:tc>
        <w:tc>
          <w:tcPr>
            <w:tcW w:w="8495" w:type="dxa"/>
            <w:shd w:val="clear" w:color="auto" w:fill="auto"/>
          </w:tcPr>
          <w:p w14:paraId="1398E3F3" w14:textId="3E878AA9" w:rsidR="00475CA6" w:rsidRDefault="00475CA6" w:rsidP="0053068C">
            <w:pPr>
              <w:pStyle w:val="2"/>
            </w:pPr>
            <w:bookmarkStart w:id="1308" w:name="_Toc144137655"/>
            <w:r>
              <w:t>Testing the page</w:t>
            </w:r>
            <w:bookmarkEnd w:id="1308"/>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716AB975"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1309"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1310" w:author="Adrian Gould" w:date="2023-08-28T15:48:00Z">
              <w:r w:rsidR="0001567B" w:rsidRPr="006A4CC7">
                <w:rPr>
                  <w:rFonts w:asciiTheme="majorHAnsi" w:hAnsiTheme="majorHAnsi" w:cstheme="majorHAnsi"/>
                  <w:color w:val="FF0000"/>
                  <w:sz w:val="48"/>
                  <w:szCs w:val="48"/>
                </w:rPr>
                <w:t>A0</w:t>
              </w:r>
            </w:ins>
            <w:ins w:id="1311"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3"/>
            </w:pPr>
            <w:r>
              <w:t>Which browser is this screenshot from?</w:t>
            </w:r>
          </w:p>
          <w:p w14:paraId="3663AD00" w14:textId="1ED68E47" w:rsidR="006A4CC7" w:rsidRPr="009B2693" w:rsidRDefault="009B2693" w:rsidP="006A4CC7">
            <w:pPr>
              <w:rPr>
                <w:rFonts w:eastAsiaTheme="minorEastAsia" w:hint="eastAsia"/>
                <w:lang w:eastAsia="ko-KR"/>
              </w:rPr>
            </w:pPr>
            <w:r>
              <w:rPr>
                <w:rFonts w:eastAsiaTheme="minorEastAsia" w:hint="eastAsia"/>
                <w:lang w:eastAsia="ko-KR"/>
              </w:rPr>
              <w:t>G</w:t>
            </w:r>
            <w:r>
              <w:rPr>
                <w:rFonts w:eastAsiaTheme="minorEastAsia"/>
                <w:lang w:eastAsia="ko-KR"/>
              </w:rPr>
              <w:t>oogle Chrome</w:t>
            </w:r>
          </w:p>
          <w:p w14:paraId="32E4AC7B" w14:textId="09B9B192" w:rsidR="006A4CC7" w:rsidRDefault="006A4CC7" w:rsidP="006A4CC7"/>
          <w:p w14:paraId="33DDDB12" w14:textId="56D52F73" w:rsidR="006A4CC7" w:rsidRPr="006A4CC7" w:rsidRDefault="006A4CC7" w:rsidP="006A4CC7">
            <w:pPr>
              <w:pStyle w:val="3"/>
            </w:pPr>
            <w:r>
              <w:t>Screenshot</w:t>
            </w:r>
          </w:p>
          <w:p w14:paraId="24439D51" w14:textId="184955E3" w:rsidR="00BC5CDD" w:rsidRDefault="00F90D6C" w:rsidP="004602A9">
            <w:pPr>
              <w:spacing w:line="312" w:lineRule="auto"/>
              <w:textAlignment w:val="baseline"/>
            </w:pPr>
            <w:r w:rsidRPr="00F90D6C">
              <w:drawing>
                <wp:inline distT="0" distB="0" distL="0" distR="0" wp14:anchorId="5070B543" wp14:editId="0EE6B657">
                  <wp:extent cx="5286375" cy="2496820"/>
                  <wp:effectExtent l="0" t="0" r="9525" b="0"/>
                  <wp:docPr id="543341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1675" name=""/>
                          <pic:cNvPicPr/>
                        </pic:nvPicPr>
                        <pic:blipFill>
                          <a:blip r:embed="rId26"/>
                          <a:stretch>
                            <a:fillRect/>
                          </a:stretch>
                        </pic:blipFill>
                        <pic:spPr>
                          <a:xfrm>
                            <a:off x="0" y="0"/>
                            <a:ext cx="5286375" cy="2496820"/>
                          </a:xfrm>
                          <a:prstGeom prst="rect">
                            <a:avLst/>
                          </a:prstGeom>
                        </pic:spPr>
                      </pic:pic>
                    </a:graphicData>
                  </a:graphic>
                </wp:inline>
              </w:drawing>
            </w:r>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4A4CB102"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1312" w:author="Adrian Gould" w:date="2023-08-28T15:48: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5</w:delText>
              </w:r>
            </w:del>
            <w:ins w:id="1313" w:author="Adrian Gould" w:date="2023-08-28T15:48:00Z">
              <w:r w:rsidR="0001567B" w:rsidRPr="006A4CC7">
                <w:rPr>
                  <w:rFonts w:asciiTheme="majorHAnsi" w:hAnsiTheme="majorHAnsi" w:cstheme="majorHAnsi"/>
                  <w:color w:val="FF0000"/>
                  <w:sz w:val="48"/>
                  <w:szCs w:val="48"/>
                </w:rPr>
                <w:t>A0</w:t>
              </w:r>
            </w:ins>
            <w:ins w:id="1314"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3"/>
            </w:pPr>
            <w:r>
              <w:t>Which browser is this screenshot from?</w:t>
            </w:r>
          </w:p>
          <w:p w14:paraId="3B1A0D3B" w14:textId="2740D102" w:rsidR="00F5656C" w:rsidRPr="00F1589C" w:rsidRDefault="00F1589C" w:rsidP="00972946">
            <w:pPr>
              <w:rPr>
                <w:rFonts w:eastAsiaTheme="minorEastAsia" w:hint="eastAsia"/>
                <w:lang w:eastAsia="ko-KR"/>
              </w:rPr>
            </w:pPr>
            <w:r>
              <w:rPr>
                <w:rFonts w:eastAsiaTheme="minorEastAsia" w:hint="eastAsia"/>
                <w:lang w:eastAsia="ko-KR"/>
              </w:rPr>
              <w:t>M</w:t>
            </w:r>
            <w:r>
              <w:rPr>
                <w:rFonts w:eastAsiaTheme="minorEastAsia"/>
                <w:lang w:eastAsia="ko-KR"/>
              </w:rPr>
              <w:t>icrosoft edge</w:t>
            </w:r>
          </w:p>
          <w:p w14:paraId="717A6D58" w14:textId="77777777" w:rsidR="00F5656C" w:rsidRDefault="00F5656C" w:rsidP="00972946"/>
          <w:p w14:paraId="00C1ABCE" w14:textId="77777777" w:rsidR="00F5656C" w:rsidRPr="006A4CC7" w:rsidRDefault="00F5656C" w:rsidP="00972946">
            <w:pPr>
              <w:pStyle w:val="3"/>
            </w:pPr>
            <w:r>
              <w:t>Screenshot</w:t>
            </w:r>
          </w:p>
          <w:p w14:paraId="20E8A16E" w14:textId="12B29C01" w:rsidR="00F5656C" w:rsidRDefault="0084708B" w:rsidP="00972946">
            <w:pPr>
              <w:spacing w:line="312" w:lineRule="auto"/>
              <w:textAlignment w:val="baseline"/>
            </w:pPr>
            <w:r w:rsidRPr="0084708B">
              <w:drawing>
                <wp:inline distT="0" distB="0" distL="0" distR="0" wp14:anchorId="691781F1" wp14:editId="45E0E181">
                  <wp:extent cx="5286375" cy="2489200"/>
                  <wp:effectExtent l="0" t="0" r="9525" b="6350"/>
                  <wp:docPr id="10000913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1381" name=""/>
                          <pic:cNvPicPr/>
                        </pic:nvPicPr>
                        <pic:blipFill>
                          <a:blip r:embed="rId27"/>
                          <a:stretch>
                            <a:fillRect/>
                          </a:stretch>
                        </pic:blipFill>
                        <pic:spPr>
                          <a:xfrm>
                            <a:off x="0" y="0"/>
                            <a:ext cx="5286375" cy="2489200"/>
                          </a:xfrm>
                          <a:prstGeom prst="rect">
                            <a:avLst/>
                          </a:prstGeom>
                        </pic:spPr>
                      </pic:pic>
                    </a:graphicData>
                  </a:graphic>
                </wp:inline>
              </w:drawing>
            </w:r>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18FA0D04"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1315"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316" w:author="Adrian Gould" w:date="2023-08-28T15:48:00Z">
              <w:r w:rsidR="0001567B" w:rsidRPr="006A4CC7">
                <w:rPr>
                  <w:rFonts w:asciiTheme="majorHAnsi" w:hAnsiTheme="majorHAnsi" w:cstheme="majorHAnsi"/>
                  <w:color w:val="FF0000"/>
                  <w:sz w:val="48"/>
                  <w:szCs w:val="48"/>
                </w:rPr>
                <w:t>A0</w:t>
              </w:r>
            </w:ins>
            <w:ins w:id="1317" w:author="Adrian Gould" w:date="2023-08-28T17:46:00Z">
              <w:r w:rsidR="00C1444B">
                <w:rPr>
                  <w:rFonts w:asciiTheme="majorHAnsi" w:hAnsiTheme="majorHAnsi" w:cstheme="majorHAnsi"/>
                  <w:color w:val="FF0000"/>
                  <w:sz w:val="48"/>
                  <w:szCs w:val="48"/>
                </w:rPr>
                <w:t>6</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12573D99" w:rsidR="00F5656C" w:rsidRPr="006A4CC7" w:rsidRDefault="00C1444B" w:rsidP="00972946">
            <w:pPr>
              <w:spacing w:line="240" w:lineRule="auto"/>
              <w:ind w:right="170"/>
              <w:textAlignment w:val="baseline"/>
              <w:rPr>
                <w:rFonts w:asciiTheme="majorHAnsi" w:hAnsiTheme="majorHAnsi" w:cstheme="majorHAnsi"/>
                <w:color w:val="FF0000"/>
                <w:sz w:val="48"/>
                <w:szCs w:val="48"/>
              </w:rPr>
            </w:pPr>
            <w:ins w:id="1318" w:author="Adrian Gould" w:date="2023-08-28T17:46:00Z">
              <w:r>
                <w:rPr>
                  <w:rFonts w:asciiTheme="majorHAnsi" w:hAnsiTheme="majorHAnsi" w:cstheme="majorHAnsi"/>
                  <w:color w:val="FF0000"/>
                  <w:sz w:val="48"/>
                  <w:szCs w:val="48"/>
                </w:rPr>
                <w:lastRenderedPageBreak/>
                <w:t>07</w:t>
              </w:r>
            </w:ins>
            <w:del w:id="1319"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19BF02DE" w:rsidR="00F5656C" w:rsidRPr="00265657" w:rsidRDefault="00F5656C" w:rsidP="00972946">
            <w:pPr>
              <w:pStyle w:val="2"/>
            </w:pPr>
            <w:bookmarkStart w:id="1320" w:name="_Toc144137656"/>
            <w:r>
              <w:t>Demonstrate to Assessor</w:t>
            </w:r>
            <w:bookmarkEnd w:id="1320"/>
          </w:p>
          <w:p w14:paraId="7B21A229" w14:textId="77777777" w:rsidR="006063D4" w:rsidRDefault="006063D4" w:rsidP="00972946">
            <w:r>
              <w:t>Demonstrate to the assessor.</w:t>
            </w:r>
          </w:p>
          <w:p w14:paraId="790A861C" w14:textId="77777777" w:rsidR="00295433" w:rsidRDefault="006063D4" w:rsidP="00972946">
            <w:pPr>
              <w:rPr>
                <w:ins w:id="1321" w:author="Adrian Gould [2]" w:date="2023-08-23T09:50:00Z"/>
              </w:rPr>
            </w:pPr>
            <w:r>
              <w:t>Obtain their feedback</w:t>
            </w:r>
            <w:ins w:id="1322" w:author="Adrian Gould [2]" w:date="2023-08-23T09:49:00Z">
              <w:r w:rsidR="00F86853">
                <w:t>, update your work as required based on their feedback</w:t>
              </w:r>
            </w:ins>
            <w:ins w:id="1323" w:author="Adrian Gould [2]" w:date="2023-08-23T09:50:00Z">
              <w:r w:rsidR="00F86853">
                <w:t>, ensuring all changes are notes as semantic commits using the “</w:t>
              </w:r>
              <w:proofErr w:type="gramStart"/>
              <w:r w:rsidR="00F86853">
                <w:t>fix:…</w:t>
              </w:r>
              <w:proofErr w:type="gramEnd"/>
              <w:r w:rsidR="00F86853">
                <w:t xml:space="preserve">” </w:t>
              </w:r>
              <w:r w:rsidR="00295433">
                <w:t>tag at the start.</w:t>
              </w:r>
            </w:ins>
          </w:p>
          <w:p w14:paraId="438D8CFF" w14:textId="10B3D4BB" w:rsidR="00F5656C" w:rsidRDefault="006063D4" w:rsidP="00972946">
            <w:del w:id="1324" w:author="Adrian Gould [2]" w:date="2023-08-23T09:49:00Z">
              <w:r w:rsidDel="00F86853">
                <w:delText xml:space="preserve"> </w:delText>
              </w:r>
            </w:del>
            <w:del w:id="1325" w:author="Adrian Gould [2]" w:date="2023-08-23T09:50:00Z">
              <w:r w:rsidDel="00295433">
                <w:delText>and p</w:delText>
              </w:r>
            </w:del>
            <w:ins w:id="1326" w:author="Adrian Gould [2]" w:date="2023-08-23T09:50:00Z">
              <w:r w:rsidR="00295433">
                <w:t>P</w:t>
              </w:r>
            </w:ins>
            <w:r>
              <w:t xml:space="preserve">repare for </w:t>
            </w:r>
            <w:r w:rsidR="0062678F">
              <w:t>phase</w:t>
            </w:r>
            <w:r>
              <w:t xml:space="preserve"> </w:t>
            </w:r>
            <w:del w:id="1327" w:author="Adrian Gould" w:date="2023-08-28T17:46:00Z">
              <w:r w:rsidR="00FC4010" w:rsidDel="00C1444B">
                <w:delText>3</w:delText>
              </w:r>
              <w:r w:rsidDel="00C1444B">
                <w:delText xml:space="preserve"> </w:delText>
              </w:r>
            </w:del>
            <w:ins w:id="1328" w:author="Adrian Gould" w:date="2023-08-28T17:46:00Z">
              <w:r w:rsidR="00C1444B">
                <w:t xml:space="preserve">4 </w:t>
              </w:r>
            </w:ins>
            <w:r>
              <w:t>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END</w:t>
            </w:r>
          </w:p>
        </w:tc>
        <w:tc>
          <w:tcPr>
            <w:tcW w:w="8495" w:type="dxa"/>
            <w:shd w:val="clear" w:color="auto" w:fill="auto"/>
          </w:tcPr>
          <w:p w14:paraId="3A164F5A" w14:textId="77777777" w:rsidR="0053068C" w:rsidRPr="00265657" w:rsidRDefault="0053068C" w:rsidP="0053068C">
            <w:pPr>
              <w:pStyle w:val="2"/>
            </w:pPr>
            <w:bookmarkStart w:id="1329" w:name="_Toc144137657"/>
            <w:r w:rsidRPr="00265657">
              <w:t>Submission of Portfolio Work</w:t>
            </w:r>
            <w:bookmarkEnd w:id="1329"/>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w:t>
            </w:r>
            <w:proofErr w:type="gramStart"/>
            <w:r>
              <w:t>Zip</w:t>
            </w:r>
            <w:proofErr w:type="gramEnd"/>
          </w:p>
          <w:p w14:paraId="1F5C78F0" w14:textId="25FBB369"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1330"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del w:id="1331" w:author="Adrian Gould" w:date="2023-08-28T17:46:00Z">
              <w:r w:rsidR="00FC4010" w:rsidDel="00C1444B">
                <w:rPr>
                  <w:szCs w:val="22"/>
                </w:rPr>
                <w:delText>2</w:delText>
              </w:r>
            </w:del>
            <w:ins w:id="1332" w:author="Adrian Gould" w:date="2023-08-28T17:46:00Z">
              <w:r w:rsidR="00C1444B">
                <w:rPr>
                  <w:szCs w:val="22"/>
                </w:rPr>
                <w:t>3</w:t>
              </w:r>
            </w:ins>
            <w:ins w:id="1333" w:author="Adrian Gould" w:date="2023-08-28T15:48:00Z">
              <w:r w:rsidR="0001567B">
                <w:rPr>
                  <w:szCs w:val="22"/>
                </w:rPr>
                <w:t>”</w:t>
              </w:r>
            </w:ins>
            <w:r>
              <w:rPr>
                <w:szCs w:val="22"/>
              </w:rPr>
              <w:t xml:space="preserve"> </w:t>
            </w:r>
            <w:del w:id="1334" w:author="Adrian Gould" w:date="2023-08-28T15:49:00Z">
              <w:r w:rsidDel="0001567B">
                <w:rPr>
                  <w:szCs w:val="22"/>
                </w:rPr>
                <w:delText xml:space="preserve">assessment </w:delText>
              </w:r>
            </w:del>
            <w:proofErr w:type="gramStart"/>
            <w:ins w:id="1335" w:author="Adrian Gould" w:date="2023-08-28T15:48:00Z">
              <w:r w:rsidR="0001567B">
                <w:rPr>
                  <w:szCs w:val="22"/>
                </w:rPr>
                <w:t>ite</w:t>
              </w:r>
            </w:ins>
            <w:ins w:id="1336" w:author="Adrian Gould" w:date="2023-08-28T15:49:00Z">
              <w:r w:rsidR="0001567B">
                <w:rPr>
                  <w:szCs w:val="22"/>
                </w:rPr>
                <w:t>m</w:t>
              </w:r>
            </w:ins>
            <w:proofErr w:type="gramEnd"/>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3"/>
              <w:rPr>
                <w:rStyle w:val="ab"/>
              </w:rPr>
            </w:pPr>
            <w:r>
              <w:rPr>
                <w:rStyle w:val="ab"/>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1"/>
        <w:rPr>
          <w:b/>
        </w:rPr>
      </w:pPr>
      <w:bookmarkStart w:id="1337" w:name="_Toc82066982"/>
      <w:bookmarkStart w:id="1338" w:name="_Ref82067045"/>
      <w:bookmarkStart w:id="1339" w:name="_Toc94976440"/>
      <w:bookmarkStart w:id="1340" w:name="_Ref112787255"/>
      <w:bookmarkStart w:id="1341" w:name="_Ref141805017"/>
      <w:bookmarkStart w:id="1342" w:name="_Toc144137658"/>
      <w:r>
        <w:lastRenderedPageBreak/>
        <w:t xml:space="preserve">Appendix </w:t>
      </w:r>
      <w:r w:rsidR="00A82981">
        <w:t>A</w:t>
      </w:r>
      <w:r>
        <w:t>: Code Style Guidelines</w:t>
      </w:r>
      <w:bookmarkEnd w:id="1337"/>
      <w:bookmarkEnd w:id="1338"/>
      <w:bookmarkEnd w:id="1339"/>
      <w:bookmarkEnd w:id="1340"/>
      <w:bookmarkEnd w:id="1341"/>
      <w:bookmarkEnd w:id="1342"/>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 xml:space="preserve">Many may be applied via the use of </w:t>
      </w:r>
      <w:proofErr w:type="spellStart"/>
      <w:r>
        <w:t>PhpStorm</w:t>
      </w:r>
      <w:proofErr w:type="spellEnd"/>
      <w:r>
        <w:t>, PyCharm or similar plugins and code formatting</w:t>
      </w:r>
      <w:r w:rsidR="00D87756">
        <w:t>.</w:t>
      </w:r>
    </w:p>
    <w:p w14:paraId="2122AB3D" w14:textId="67D6F81D" w:rsidR="00684D8C" w:rsidRDefault="00684D8C" w:rsidP="00684D8C">
      <w:pPr>
        <w:pStyle w:val="3"/>
        <w:rPr>
          <w:szCs w:val="22"/>
        </w:rPr>
      </w:pPr>
      <w:bookmarkStart w:id="1343" w:name="_Toc82066983"/>
      <w:bookmarkStart w:id="1344" w:name="_Toc94976441"/>
      <w:r>
        <w:rPr>
          <w:szCs w:val="22"/>
        </w:rPr>
        <w:t>PHP Code (General)</w:t>
      </w:r>
      <w:bookmarkEnd w:id="1343"/>
      <w:bookmarkEnd w:id="1344"/>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000000" w:rsidP="001925B4">
      <w:pPr>
        <w:numPr>
          <w:ilvl w:val="0"/>
          <w:numId w:val="5"/>
        </w:numPr>
        <w:textAlignment w:val="baseline"/>
        <w:rPr>
          <w:szCs w:val="22"/>
        </w:rPr>
      </w:pPr>
      <w:hyperlink r:id="rId28" w:history="1">
        <w:r w:rsidR="00684D8C" w:rsidRPr="00484905">
          <w:rPr>
            <w:rStyle w:val="ae"/>
            <w:szCs w:val="22"/>
          </w:rPr>
          <w:t>https://www.php-fig.org/psr/psr-1/</w:t>
        </w:r>
      </w:hyperlink>
    </w:p>
    <w:p w14:paraId="51CD6FAA" w14:textId="6694FF1B" w:rsidR="00684D8C" w:rsidRDefault="00000000" w:rsidP="001925B4">
      <w:pPr>
        <w:numPr>
          <w:ilvl w:val="0"/>
          <w:numId w:val="5"/>
        </w:numPr>
        <w:textAlignment w:val="baseline"/>
        <w:rPr>
          <w:szCs w:val="22"/>
        </w:rPr>
      </w:pPr>
      <w:hyperlink r:id="rId29" w:history="1">
        <w:r w:rsidR="00684D8C" w:rsidRPr="00484905">
          <w:rPr>
            <w:rStyle w:val="ae"/>
            <w:szCs w:val="22"/>
          </w:rPr>
          <w:t>https://www.php-fig.org/psr/psr-12/</w:t>
        </w:r>
      </w:hyperlink>
    </w:p>
    <w:p w14:paraId="4F5F737E" w14:textId="713858B9" w:rsidR="00684D8C" w:rsidRDefault="00000000" w:rsidP="001925B4">
      <w:pPr>
        <w:numPr>
          <w:ilvl w:val="0"/>
          <w:numId w:val="5"/>
        </w:numPr>
        <w:textAlignment w:val="baseline"/>
        <w:rPr>
          <w:szCs w:val="22"/>
        </w:rPr>
      </w:pPr>
      <w:hyperlink r:id="rId30" w:history="1">
        <w:r w:rsidR="00684D8C" w:rsidRPr="00484905">
          <w:rPr>
            <w:rStyle w:val="ae"/>
            <w:szCs w:val="22"/>
          </w:rPr>
          <w:t>https://www.php-fig.org/psr/psr-4/</w:t>
        </w:r>
      </w:hyperlink>
    </w:p>
    <w:p w14:paraId="12C1466F" w14:textId="1C21AA3E" w:rsidR="00684D8C" w:rsidRDefault="00684D8C" w:rsidP="00684D8C">
      <w:pPr>
        <w:pStyle w:val="3"/>
        <w:rPr>
          <w:szCs w:val="22"/>
        </w:rPr>
      </w:pPr>
      <w:bookmarkStart w:id="1345" w:name="_Toc82066984"/>
      <w:bookmarkStart w:id="1346" w:name="_Toc94976442"/>
      <w:r>
        <w:rPr>
          <w:szCs w:val="22"/>
        </w:rPr>
        <w:t>Applications Built with Laravel</w:t>
      </w:r>
      <w:bookmarkEnd w:id="1345"/>
      <w:bookmarkEnd w:id="1346"/>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000000" w:rsidP="001925B4">
      <w:pPr>
        <w:numPr>
          <w:ilvl w:val="0"/>
          <w:numId w:val="6"/>
        </w:numPr>
        <w:textAlignment w:val="baseline"/>
        <w:rPr>
          <w:szCs w:val="22"/>
        </w:rPr>
      </w:pPr>
      <w:hyperlink r:id="rId31" w:history="1">
        <w:r w:rsidR="00684D8C" w:rsidRPr="00484905">
          <w:rPr>
            <w:rStyle w:val="ae"/>
            <w:szCs w:val="22"/>
          </w:rPr>
          <w:t>https://dev.to/lathindu1/laravel-best-practice-coding-standards-part-01-304l</w:t>
        </w:r>
      </w:hyperlink>
    </w:p>
    <w:p w14:paraId="59442FD9" w14:textId="7D350F52" w:rsidR="00684D8C" w:rsidRDefault="00000000" w:rsidP="001925B4">
      <w:pPr>
        <w:numPr>
          <w:ilvl w:val="0"/>
          <w:numId w:val="6"/>
        </w:numPr>
        <w:textAlignment w:val="baseline"/>
        <w:rPr>
          <w:szCs w:val="22"/>
        </w:rPr>
      </w:pPr>
      <w:hyperlink r:id="rId32" w:history="1">
        <w:r w:rsidR="00684D8C" w:rsidRPr="00484905">
          <w:rPr>
            <w:rStyle w:val="ae"/>
            <w:szCs w:val="22"/>
          </w:rPr>
          <w:t>https://dev.to/lathindu1/laravel-best-practice-coding-standards-part-02-a40</w:t>
        </w:r>
      </w:hyperlink>
    </w:p>
    <w:p w14:paraId="49E558E9" w14:textId="7335809C" w:rsidR="00684D8C" w:rsidRDefault="00684D8C" w:rsidP="00684D8C">
      <w:pPr>
        <w:pStyle w:val="3"/>
        <w:rPr>
          <w:szCs w:val="22"/>
        </w:rPr>
      </w:pPr>
      <w:bookmarkStart w:id="1347" w:name="_Toc82066985"/>
      <w:bookmarkStart w:id="1348" w:name="_Toc94976443"/>
      <w:r>
        <w:rPr>
          <w:szCs w:val="22"/>
        </w:rPr>
        <w:t>HTML Code</w:t>
      </w:r>
      <w:bookmarkEnd w:id="1347"/>
      <w:bookmarkEnd w:id="1348"/>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000000" w:rsidP="001925B4">
      <w:pPr>
        <w:numPr>
          <w:ilvl w:val="0"/>
          <w:numId w:val="7"/>
        </w:numPr>
        <w:textAlignment w:val="baseline"/>
        <w:rPr>
          <w:rStyle w:val="ae"/>
          <w:color w:val="auto"/>
          <w:szCs w:val="22"/>
          <w:u w:val="none"/>
        </w:rPr>
      </w:pPr>
      <w:hyperlink r:id="rId33" w:history="1">
        <w:r w:rsidR="00684D8C" w:rsidRPr="00484905">
          <w:rPr>
            <w:rStyle w:val="ae"/>
            <w:szCs w:val="22"/>
          </w:rPr>
          <w:t>https://google.github.io/styleguide/htmlcssguide.html</w:t>
        </w:r>
      </w:hyperlink>
    </w:p>
    <w:p w14:paraId="422138EB" w14:textId="6038482C" w:rsidR="00B14451" w:rsidRPr="00B14451" w:rsidRDefault="00B14451" w:rsidP="00B14451">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06911418" w14:textId="73F34B4D" w:rsidR="00684D8C" w:rsidRDefault="00684D8C" w:rsidP="00684D8C">
      <w:pPr>
        <w:pStyle w:val="3"/>
        <w:rPr>
          <w:szCs w:val="22"/>
        </w:rPr>
      </w:pPr>
      <w:bookmarkStart w:id="1349" w:name="_Toc82066986"/>
      <w:bookmarkStart w:id="1350" w:name="_Toc94976444"/>
      <w:r>
        <w:rPr>
          <w:szCs w:val="22"/>
        </w:rPr>
        <w:t>JavaScript</w:t>
      </w:r>
      <w:bookmarkEnd w:id="1349"/>
      <w:bookmarkEnd w:id="1350"/>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000000" w:rsidP="001925B4">
      <w:pPr>
        <w:numPr>
          <w:ilvl w:val="0"/>
          <w:numId w:val="7"/>
        </w:numPr>
        <w:textAlignment w:val="baseline"/>
        <w:rPr>
          <w:szCs w:val="22"/>
        </w:rPr>
      </w:pPr>
      <w:hyperlink r:id="rId34" w:history="1">
        <w:r w:rsidR="00684D8C" w:rsidRPr="00484905">
          <w:rPr>
            <w:rStyle w:val="ae"/>
            <w:szCs w:val="22"/>
          </w:rPr>
          <w:t>https://google.github.io/styleguide/jsguide.html</w:t>
        </w:r>
      </w:hyperlink>
    </w:p>
    <w:p w14:paraId="5710FEB6" w14:textId="2332ED29" w:rsidR="00B14451" w:rsidRPr="00B14451" w:rsidRDefault="00B14451" w:rsidP="00B14451">
      <w:bookmarkStart w:id="1351" w:name="_Toc82066987"/>
      <w:bookmarkStart w:id="1352" w:name="_Toc94976445"/>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18DFBDB1" w14:textId="46F18427" w:rsidR="00684D8C" w:rsidRDefault="00684D8C" w:rsidP="00684D8C">
      <w:pPr>
        <w:pStyle w:val="3"/>
        <w:rPr>
          <w:szCs w:val="22"/>
        </w:rPr>
      </w:pPr>
      <w:r>
        <w:rPr>
          <w:szCs w:val="22"/>
        </w:rPr>
        <w:t>Python Code</w:t>
      </w:r>
      <w:bookmarkEnd w:id="1351"/>
      <w:bookmarkEnd w:id="1352"/>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2B95FEA0" w:rsidR="00036DC3" w:rsidRDefault="00036DC3" w:rsidP="00F94009">
      <w:pPr>
        <w:pStyle w:val="3"/>
        <w:rPr>
          <w:szCs w:val="22"/>
        </w:rPr>
      </w:pPr>
      <w:bookmarkStart w:id="1353" w:name="_Toc94976446"/>
      <w:r>
        <w:rPr>
          <w:szCs w:val="22"/>
        </w:rPr>
        <w:t>JSON Code</w:t>
      </w:r>
      <w:bookmarkEnd w:id="1353"/>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46E7B46B" w:rsidR="00A53C95" w:rsidRDefault="00A53C95" w:rsidP="00A93027">
      <w:pPr>
        <w:pStyle w:val="1"/>
      </w:pPr>
      <w:bookmarkStart w:id="1354" w:name="_Ref141804978"/>
      <w:bookmarkStart w:id="1355" w:name="_Toc144137659"/>
      <w:r>
        <w:lastRenderedPageBreak/>
        <w:t xml:space="preserve">Appendix </w:t>
      </w:r>
      <w:r w:rsidR="00A82981">
        <w:t>B</w:t>
      </w:r>
      <w:r>
        <w:t>: Naming Conventions</w:t>
      </w:r>
      <w:bookmarkEnd w:id="1354"/>
      <w:bookmarkEnd w:id="1355"/>
    </w:p>
    <w:p w14:paraId="31F573BF" w14:textId="54F25B38" w:rsidR="00A53C95" w:rsidRDefault="00A53C95" w:rsidP="00A53C95">
      <w:pPr>
        <w:pStyle w:val="2"/>
      </w:pPr>
      <w:bookmarkStart w:id="1356" w:name="_Toc144137660"/>
      <w:r>
        <w:t>HTML, CSS and JS Files and folders</w:t>
      </w:r>
      <w:bookmarkEnd w:id="1356"/>
    </w:p>
    <w:p w14:paraId="30663357" w14:textId="65399681" w:rsidR="00A53C95" w:rsidRPr="003355E0" w:rsidRDefault="00A53C95" w:rsidP="003355E0">
      <w:pPr>
        <w:pStyle w:val="a"/>
      </w:pPr>
      <w:r w:rsidRPr="003355E0">
        <w:t>No spaces</w:t>
      </w:r>
      <w:r w:rsidR="00E51ABB">
        <w:t>.</w:t>
      </w:r>
    </w:p>
    <w:p w14:paraId="5BCC58FC" w14:textId="00E17B08" w:rsidR="00A53C95" w:rsidRPr="003355E0" w:rsidRDefault="00A53C95" w:rsidP="003355E0">
      <w:pPr>
        <w:pStyle w:val="a"/>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a"/>
      </w:pPr>
      <w:r w:rsidRPr="003355E0">
        <w:t>All lowercase letters</w:t>
      </w:r>
      <w:r w:rsidR="00E51ABB">
        <w:t>.</w:t>
      </w:r>
    </w:p>
    <w:p w14:paraId="1AE1E9DC" w14:textId="472566B1" w:rsidR="00A53C95" w:rsidRPr="003355E0" w:rsidRDefault="00A53C95" w:rsidP="003355E0">
      <w:pPr>
        <w:pStyle w:val="a"/>
      </w:pPr>
      <w:r w:rsidRPr="003355E0">
        <w:t>Use hyphens (dash) between words</w:t>
      </w:r>
      <w:r w:rsidR="00E51ABB">
        <w:t>.</w:t>
      </w:r>
    </w:p>
    <w:p w14:paraId="67D56094" w14:textId="0D7968CD" w:rsidR="00A53C95" w:rsidRDefault="00A53C95" w:rsidP="00A53C95">
      <w:pPr>
        <w:pStyle w:val="2"/>
      </w:pPr>
      <w:bookmarkStart w:id="1357" w:name="_Toc144137661"/>
      <w:r>
        <w:t>File extensions</w:t>
      </w:r>
      <w:bookmarkEnd w:id="1357"/>
    </w:p>
    <w:p w14:paraId="7FE70ECA" w14:textId="77777777" w:rsidR="00A53C95" w:rsidRPr="003825C5" w:rsidRDefault="00A53C95" w:rsidP="00A53C95">
      <w:r>
        <w:t xml:space="preserve">The following file extensions </w:t>
      </w:r>
      <w:r w:rsidRPr="003825C5">
        <w:rPr>
          <w:rStyle w:val="ab"/>
        </w:rPr>
        <w:t>must</w:t>
      </w:r>
      <w:r>
        <w:t xml:space="preserve"> be used:</w:t>
      </w:r>
    </w:p>
    <w:tbl>
      <w:tblPr>
        <w:tblStyle w:val="4-20"/>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w:t>
            </w:r>
            <w:proofErr w:type="spellStart"/>
            <w:r w:rsidRPr="003825C5">
              <w:t>js</w:t>
            </w:r>
            <w:proofErr w:type="spellEnd"/>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w:t>
            </w:r>
            <w:proofErr w:type="spellStart"/>
            <w:r w:rsidRPr="003825C5">
              <w:t>css</w:t>
            </w:r>
            <w:proofErr w:type="spellEnd"/>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php</w:t>
            </w:r>
            <w:proofErr w:type="spellEnd"/>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js</w:t>
            </w:r>
            <w:proofErr w:type="spellEnd"/>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jsx</w:t>
            </w:r>
            <w:proofErr w:type="spellEnd"/>
            <w:proofErr w:type="gramEnd"/>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py</w:t>
            </w:r>
            <w:proofErr w:type="spellEnd"/>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json</w:t>
            </w:r>
            <w:proofErr w:type="spellEnd"/>
            <w:proofErr w:type="gramEnd"/>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2572036A" w:rsidR="00A53C95" w:rsidRDefault="00A53C95" w:rsidP="00A53C95">
      <w:pPr>
        <w:pStyle w:val="1"/>
      </w:pPr>
      <w:bookmarkStart w:id="1358" w:name="_Ref112837030"/>
      <w:bookmarkStart w:id="1359" w:name="_Toc144137662"/>
      <w:r>
        <w:lastRenderedPageBreak/>
        <w:t xml:space="preserve">Appendix </w:t>
      </w:r>
      <w:r w:rsidR="00A82981">
        <w:t>C</w:t>
      </w:r>
      <w:r w:rsidR="00541C0E">
        <w:t>:</w:t>
      </w:r>
      <w:r>
        <w:t xml:space="preserve"> </w:t>
      </w:r>
      <w:r w:rsidR="00541C0E">
        <w:t>Site Folder Structure</w:t>
      </w:r>
      <w:bookmarkEnd w:id="1358"/>
      <w:bookmarkEnd w:id="1359"/>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00D19401"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577E060" w14:textId="42E79FA3" w:rsidR="00DC7FE5" w:rsidRDefault="00DC7FE5" w:rsidP="00245C5E"/>
    <w:p w14:paraId="4068ED1A" w14:textId="77777777" w:rsidR="00DC7FE5" w:rsidRDefault="00DC7FE5" w:rsidP="00245C5E"/>
    <w:p w14:paraId="63685589" w14:textId="53CF18AE" w:rsidR="007D2FEF" w:rsidRDefault="001C232A" w:rsidP="001C232A">
      <w:pPr>
        <w:pStyle w:val="1"/>
        <w:rPr>
          <w:ins w:id="1360" w:author="Adrian Gould" w:date="2023-08-28T14:46:00Z"/>
        </w:rPr>
      </w:pPr>
      <w:bookmarkStart w:id="1361" w:name="_Toc144137663"/>
      <w:ins w:id="1362" w:author="Adrian Gould" w:date="2023-08-28T14:29:00Z">
        <w:r>
          <w:lastRenderedPageBreak/>
          <w:t>Appendix D: Sample Wireframes</w:t>
        </w:r>
      </w:ins>
      <w:bookmarkEnd w:id="1361"/>
    </w:p>
    <w:p w14:paraId="4C1E3254" w14:textId="0E0EB73D" w:rsidR="00332D15" w:rsidRDefault="00332D15" w:rsidP="00332D15">
      <w:pPr>
        <w:rPr>
          <w:ins w:id="1363" w:author="Adrian Gould" w:date="2023-08-28T14:46:00Z"/>
        </w:rPr>
      </w:pPr>
      <w:ins w:id="1364" w:author="Adrian Gould" w:date="2023-08-28T14:46:00Z">
        <w:r>
          <w:t>These layouts provide the options you will use in your work.</w:t>
        </w:r>
      </w:ins>
    </w:p>
    <w:p w14:paraId="21D78FAC" w14:textId="606E77C4" w:rsidR="00332D15" w:rsidRDefault="00332D15" w:rsidP="00332D15">
      <w:pPr>
        <w:rPr>
          <w:ins w:id="1365" w:author="Adrian Gould" w:date="2023-08-28T14:47:00Z"/>
        </w:rPr>
      </w:pPr>
      <w:ins w:id="1366" w:author="Adrian Gould" w:date="2023-08-28T14:46:00Z">
        <w:r>
          <w:t xml:space="preserve">A basic Mobile First layout (Mobile Phone) and a basic Desktop (1024px wide screen) </w:t>
        </w:r>
      </w:ins>
      <w:ins w:id="1367" w:author="Adrian Gould" w:date="2023-08-28T14:47:00Z">
        <w:r>
          <w:t>layout is provided, with options for various components of the page.</w:t>
        </w:r>
      </w:ins>
    </w:p>
    <w:p w14:paraId="2957366A" w14:textId="7370DFD0" w:rsidR="00332D15" w:rsidRDefault="00332D15" w:rsidP="00332D15">
      <w:pPr>
        <w:rPr>
          <w:ins w:id="1368" w:author="Adrian Gould" w:date="2023-08-28T14:47:00Z"/>
        </w:rPr>
      </w:pPr>
      <w:ins w:id="1369" w:author="Adrian Gould" w:date="2023-08-28T14:47:00Z">
        <w:r>
          <w:t>Each page has:</w:t>
        </w:r>
      </w:ins>
    </w:p>
    <w:p w14:paraId="611C2F7C" w14:textId="7A428A95" w:rsidR="00332D15" w:rsidRDefault="00332D15">
      <w:pPr>
        <w:pStyle w:val="a"/>
        <w:numPr>
          <w:ilvl w:val="0"/>
          <w:numId w:val="37"/>
        </w:numPr>
        <w:rPr>
          <w:ins w:id="1370" w:author="Adrian Gould" w:date="2023-08-28T14:47:00Z"/>
        </w:rPr>
        <w:pPrChange w:id="1371" w:author="Adrian Gould" w:date="2023-08-28T14:47:00Z">
          <w:pPr/>
        </w:pPrChange>
      </w:pPr>
      <w:ins w:id="1372" w:author="Adrian Gould" w:date="2023-08-28T14:47:00Z">
        <w:r>
          <w:t>Header</w:t>
        </w:r>
      </w:ins>
    </w:p>
    <w:p w14:paraId="470F0914" w14:textId="162A63D9" w:rsidR="00332D15" w:rsidRDefault="00332D15">
      <w:pPr>
        <w:pStyle w:val="a"/>
        <w:numPr>
          <w:ilvl w:val="0"/>
          <w:numId w:val="37"/>
        </w:numPr>
        <w:rPr>
          <w:ins w:id="1373" w:author="Adrian Gould" w:date="2023-08-28T14:47:00Z"/>
        </w:rPr>
        <w:pPrChange w:id="1374" w:author="Adrian Gould" w:date="2023-08-28T14:47:00Z">
          <w:pPr/>
        </w:pPrChange>
      </w:pPr>
      <w:ins w:id="1375" w:author="Adrian Gould" w:date="2023-08-28T14:47:00Z">
        <w:r>
          <w:t>Navigation</w:t>
        </w:r>
      </w:ins>
    </w:p>
    <w:p w14:paraId="3F012936" w14:textId="5A671E6E" w:rsidR="00332D15" w:rsidRDefault="00332D15">
      <w:pPr>
        <w:pStyle w:val="a"/>
        <w:numPr>
          <w:ilvl w:val="0"/>
          <w:numId w:val="37"/>
        </w:numPr>
        <w:rPr>
          <w:ins w:id="1376" w:author="Adrian Gould" w:date="2023-08-28T14:47:00Z"/>
        </w:rPr>
        <w:pPrChange w:id="1377" w:author="Adrian Gould" w:date="2023-08-28T14:47:00Z">
          <w:pPr/>
        </w:pPrChange>
      </w:pPr>
      <w:ins w:id="1378" w:author="Adrian Gould" w:date="2023-08-28T14:47:00Z">
        <w:r>
          <w:t>Main</w:t>
        </w:r>
      </w:ins>
    </w:p>
    <w:p w14:paraId="4DD5D5E9" w14:textId="7B043B4C" w:rsidR="00332D15" w:rsidRDefault="00332D15">
      <w:pPr>
        <w:pStyle w:val="a"/>
        <w:numPr>
          <w:ilvl w:val="0"/>
          <w:numId w:val="37"/>
        </w:numPr>
        <w:rPr>
          <w:ins w:id="1379" w:author="Adrian Gould" w:date="2023-08-28T14:47:00Z"/>
        </w:rPr>
        <w:pPrChange w:id="1380" w:author="Adrian Gould" w:date="2023-08-28T14:47:00Z">
          <w:pPr/>
        </w:pPrChange>
      </w:pPr>
      <w:ins w:id="1381" w:author="Adrian Gould" w:date="2023-08-28T14:47:00Z">
        <w:r>
          <w:t>Footer</w:t>
        </w:r>
      </w:ins>
    </w:p>
    <w:p w14:paraId="33DF782C" w14:textId="1F542DB0" w:rsidR="001C232A" w:rsidRDefault="001C232A" w:rsidP="001C232A">
      <w:pPr>
        <w:pStyle w:val="2"/>
        <w:rPr>
          <w:ins w:id="1382" w:author="Adrian Gould" w:date="2023-08-28T14:33:00Z"/>
        </w:rPr>
      </w:pPr>
      <w:bookmarkStart w:id="1383" w:name="_Toc144137664"/>
      <w:ins w:id="1384" w:author="Adrian Gould" w:date="2023-08-28T14:31:00Z">
        <w:r>
          <w:t xml:space="preserve">Basic Layouts for </w:t>
        </w:r>
      </w:ins>
      <w:ins w:id="1385" w:author="Adrian Gould" w:date="2023-08-28T14:32:00Z">
        <w:r>
          <w:t>D</w:t>
        </w:r>
      </w:ins>
      <w:ins w:id="1386" w:author="Adrian Gould" w:date="2023-08-28T14:31:00Z">
        <w:r>
          <w:t>esktop and Mobile</w:t>
        </w:r>
      </w:ins>
      <w:bookmarkEnd w:id="1383"/>
    </w:p>
    <w:p w14:paraId="26277C26" w14:textId="01BAA13E" w:rsidR="001C232A" w:rsidRPr="001C232A" w:rsidRDefault="001C232A" w:rsidP="001C232A">
      <w:pPr>
        <w:rPr>
          <w:ins w:id="1387" w:author="Adrian Gould" w:date="2023-08-28T14:31:00Z"/>
        </w:rPr>
      </w:pPr>
      <w:ins w:id="1388" w:author="Adrian Gould" w:date="2023-08-28T14:33:00Z">
        <w:r>
          <w:t xml:space="preserve">Desktop Layout on </w:t>
        </w:r>
      </w:ins>
      <w:ins w:id="1389" w:author="Adrian Gould" w:date="2023-08-28T14:36:00Z">
        <w:r>
          <w:t>Right</w:t>
        </w:r>
      </w:ins>
      <w:ins w:id="1390" w:author="Adrian Gould" w:date="2023-08-28T14:33:00Z">
        <w:r>
          <w:t xml:space="preserve">, Mobile on </w:t>
        </w:r>
      </w:ins>
      <w:ins w:id="1391" w:author="Adrian Gould" w:date="2023-08-28T14:36:00Z">
        <w:r>
          <w:t>Left</w:t>
        </w:r>
      </w:ins>
    </w:p>
    <w:p w14:paraId="1C67D705" w14:textId="2FED91BB" w:rsidR="001C232A" w:rsidRDefault="001C232A">
      <w:pPr>
        <w:tabs>
          <w:tab w:val="left" w:pos="5103"/>
        </w:tabs>
        <w:rPr>
          <w:ins w:id="1392" w:author="Adrian Gould" w:date="2023-08-28T14:32:00Z"/>
        </w:rPr>
        <w:pPrChange w:id="1393" w:author="Adrian Gould" w:date="2023-08-28T14:48:00Z">
          <w:pPr/>
        </w:pPrChange>
      </w:pPr>
      <w:ins w:id="1394"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1395"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1396" w:author="Adrian Gould" w:date="2023-08-28T14:48:00Z"/>
          <w:b/>
          <w:bCs w:val="0"/>
          <w:color w:val="D9272E"/>
          <w:sz w:val="28"/>
        </w:rPr>
      </w:pPr>
      <w:ins w:id="1397" w:author="Adrian Gould" w:date="2023-08-28T14:48:00Z">
        <w:r>
          <w:br w:type="page"/>
        </w:r>
      </w:ins>
    </w:p>
    <w:p w14:paraId="142D7762" w14:textId="2554B403" w:rsidR="001C232A" w:rsidRDefault="001C232A">
      <w:pPr>
        <w:pStyle w:val="2"/>
        <w:rPr>
          <w:ins w:id="1398" w:author="Adrian Gould" w:date="2023-08-28T14:32:00Z"/>
        </w:rPr>
        <w:pPrChange w:id="1399" w:author="Adrian Gould" w:date="2023-08-28T14:32:00Z">
          <w:pPr/>
        </w:pPrChange>
      </w:pPr>
      <w:bookmarkStart w:id="1400" w:name="_Toc144137665"/>
      <w:ins w:id="1401" w:author="Adrian Gould" w:date="2023-08-28T14:32:00Z">
        <w:r>
          <w:lastRenderedPageBreak/>
          <w:t>Basic Layouts with Articles for Mobile and Desktop</w:t>
        </w:r>
        <w:bookmarkEnd w:id="1400"/>
      </w:ins>
    </w:p>
    <w:p w14:paraId="7E1E35CD" w14:textId="3CBC519F" w:rsidR="001C232A" w:rsidRPr="001C232A" w:rsidRDefault="001C232A" w:rsidP="001C232A">
      <w:pPr>
        <w:rPr>
          <w:ins w:id="1402" w:author="Adrian Gould" w:date="2023-08-28T14:33:00Z"/>
        </w:rPr>
      </w:pPr>
      <w:ins w:id="1403" w:author="Adrian Gould" w:date="2023-08-28T14:33:00Z">
        <w:r>
          <w:t>Desktop Layout on Right (3 options), Mobile on Left</w:t>
        </w:r>
      </w:ins>
    </w:p>
    <w:p w14:paraId="59371403" w14:textId="61BED33E" w:rsidR="001C232A" w:rsidRDefault="001C232A">
      <w:pPr>
        <w:tabs>
          <w:tab w:val="left" w:pos="5103"/>
        </w:tabs>
        <w:pPrChange w:id="1404" w:author="Adrian Gould" w:date="2023-08-28T14:48:00Z">
          <w:pPr/>
        </w:pPrChange>
      </w:pPr>
      <w:ins w:id="1405"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1406"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64AE207B" w:rsidR="007D2FEF" w:rsidRDefault="001C232A" w:rsidP="00245C5E">
      <w:ins w:id="1407"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1408" w:author="Adrian Gould" w:date="2023-08-28T14:35:00Z">
        <w:r>
          <w:t xml:space="preserve"> </w:t>
        </w:r>
      </w:ins>
      <w:ins w:id="1409"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2"/>
        <w:rPr>
          <w:del w:id="1410" w:author="Adrian Gould" w:date="2023-08-28T14:45:00Z"/>
        </w:rPr>
      </w:pPr>
    </w:p>
    <w:p w14:paraId="40EEDD08" w14:textId="77777777" w:rsidR="00332D15" w:rsidRDefault="00332D15">
      <w:pPr>
        <w:spacing w:before="0" w:after="0" w:line="240" w:lineRule="auto"/>
        <w:rPr>
          <w:ins w:id="1411" w:author="Adrian Gould" w:date="2023-08-28T14:48:00Z"/>
          <w:b/>
          <w:bCs w:val="0"/>
          <w:color w:val="D9272E"/>
          <w:sz w:val="28"/>
        </w:rPr>
      </w:pPr>
      <w:ins w:id="1412" w:author="Adrian Gould" w:date="2023-08-28T14:48:00Z">
        <w:r>
          <w:br w:type="page"/>
        </w:r>
      </w:ins>
    </w:p>
    <w:p w14:paraId="6C3AADA3" w14:textId="6A097942" w:rsidR="001C232A" w:rsidRDefault="001C232A">
      <w:pPr>
        <w:pStyle w:val="2"/>
        <w:rPr>
          <w:ins w:id="1413" w:author="Adrian Gould" w:date="2023-08-28T14:37:00Z"/>
        </w:rPr>
        <w:pPrChange w:id="1414" w:author="Adrian Gould" w:date="2023-08-28T14:45:00Z">
          <w:pPr/>
        </w:pPrChange>
      </w:pPr>
      <w:bookmarkStart w:id="1415" w:name="_Toc144137666"/>
      <w:ins w:id="1416" w:author="Adrian Gould" w:date="2023-08-28T14:37:00Z">
        <w:r>
          <w:lastRenderedPageBreak/>
          <w:t>Header &amp; Navigation</w:t>
        </w:r>
      </w:ins>
      <w:ins w:id="1417" w:author="Adrian Gould" w:date="2023-08-28T14:38:00Z">
        <w:r>
          <w:t xml:space="preserve"> Layout Options</w:t>
        </w:r>
      </w:ins>
      <w:bookmarkEnd w:id="1415"/>
    </w:p>
    <w:p w14:paraId="46B63F50" w14:textId="5D8997AC" w:rsidR="001C232A" w:rsidRDefault="00332D15" w:rsidP="00245C5E">
      <w:pPr>
        <w:rPr>
          <w:ins w:id="1418" w:author="Adrian Gould" w:date="2023-08-28T14:37:00Z"/>
        </w:rPr>
      </w:pPr>
      <w:ins w:id="1419" w:author="Adrian Gould" w:date="2023-08-28T14:44:00Z">
        <w:r>
          <w:rPr>
            <w:noProof/>
          </w:rPr>
          <w:drawing>
            <wp:inline distT="0" distB="0" distL="0" distR="0" wp14:anchorId="336699B1" wp14:editId="49AFBA43">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46"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461BBF33" w:rsidR="00332D15" w:rsidRDefault="00332D15" w:rsidP="00332D15">
      <w:pPr>
        <w:pStyle w:val="2"/>
        <w:rPr>
          <w:ins w:id="1420" w:author="Adrian Gould" w:date="2023-08-28T14:48:00Z"/>
        </w:rPr>
      </w:pPr>
      <w:bookmarkStart w:id="1421" w:name="_Toc144137667"/>
      <w:ins w:id="1422" w:author="Adrian Gould" w:date="2023-08-28T14:48:00Z">
        <w:r>
          <w:t>Footer Layout</w:t>
        </w:r>
      </w:ins>
      <w:ins w:id="1423" w:author="Adrian Gould" w:date="2023-08-28T15:21:00Z">
        <w:r w:rsidR="003A3538">
          <w:t xml:space="preserve"> Options (Desktop and </w:t>
        </w:r>
      </w:ins>
      <w:ins w:id="1424" w:author="Adrian Gould" w:date="2023-08-28T15:22:00Z">
        <w:r w:rsidR="003A3538">
          <w:t>Mobile)</w:t>
        </w:r>
      </w:ins>
      <w:bookmarkEnd w:id="1421"/>
    </w:p>
    <w:p w14:paraId="7956EFC9" w14:textId="4443C3D2" w:rsidR="00332D15" w:rsidRDefault="003A3538" w:rsidP="00332D15">
      <w:pPr>
        <w:rPr>
          <w:ins w:id="1425" w:author="Adrian Gould" w:date="2023-08-28T15:27:00Z"/>
        </w:rPr>
      </w:pPr>
      <w:ins w:id="1426" w:author="Adrian Gould" w:date="2023-08-28T15:22:00Z">
        <w:r>
          <w:rPr>
            <w:noProof/>
          </w:rPr>
          <w:drawing>
            <wp:inline distT="0" distB="0" distL="0" distR="0" wp14:anchorId="0FD15546" wp14:editId="35F66C91">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1427" w:author="Adrian Gould" w:date="2023-08-28T14:45:00Z"/>
        </w:rPr>
      </w:pPr>
    </w:p>
    <w:p w14:paraId="1739EC4E" w14:textId="1106E3FE" w:rsidR="00332D15" w:rsidRDefault="00332D15">
      <w:pPr>
        <w:pStyle w:val="2"/>
        <w:rPr>
          <w:ins w:id="1428" w:author="Adrian Gould" w:date="2023-08-28T14:45:00Z"/>
        </w:rPr>
        <w:pPrChange w:id="1429" w:author="Adrian Gould" w:date="2023-08-28T14:45:00Z">
          <w:pPr/>
        </w:pPrChange>
      </w:pPr>
      <w:bookmarkStart w:id="1430" w:name="_Toc144137668"/>
      <w:ins w:id="1431" w:author="Adrian Gould" w:date="2023-08-28T14:45:00Z">
        <w:r>
          <w:lastRenderedPageBreak/>
          <w:t xml:space="preserve">Article Layouts </w:t>
        </w:r>
      </w:ins>
      <w:ins w:id="1432" w:author="Adrian Gould" w:date="2023-08-28T15:27:00Z">
        <w:r w:rsidR="003A3538">
          <w:t>&amp; Aside Layout</w:t>
        </w:r>
      </w:ins>
      <w:bookmarkEnd w:id="1430"/>
    </w:p>
    <w:p w14:paraId="242B3099" w14:textId="5A44CF94" w:rsidR="00332D15" w:rsidRDefault="003A3538" w:rsidP="00332D15">
      <w:pPr>
        <w:rPr>
          <w:ins w:id="1433" w:author="Adrian Gould" w:date="2023-08-28T14:45:00Z"/>
        </w:rPr>
      </w:pPr>
      <w:ins w:id="1434" w:author="Adrian Gould" w:date="2023-08-28T15:27:00Z">
        <w:r>
          <w:rPr>
            <w:noProof/>
          </w:rPr>
          <w:drawing>
            <wp:inline distT="0" distB="0" distL="0" distR="0" wp14:anchorId="7A76F482" wp14:editId="55E10E82">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295541A0" w:rsidR="001C232A" w:rsidRDefault="001C232A">
      <w:pPr>
        <w:pStyle w:val="2"/>
        <w:rPr>
          <w:ins w:id="1435" w:author="Adrian Gould" w:date="2023-08-28T14:38:00Z"/>
        </w:rPr>
        <w:pPrChange w:id="1436" w:author="Adrian Gould" w:date="2023-08-28T14:45:00Z">
          <w:pPr/>
        </w:pPrChange>
      </w:pPr>
      <w:bookmarkStart w:id="1437" w:name="_Toc144137669"/>
      <w:ins w:id="1438" w:author="Adrian Gould" w:date="2023-08-28T14:38:00Z">
        <w:r>
          <w:t>Image Layout</w:t>
        </w:r>
        <w:bookmarkEnd w:id="1437"/>
      </w:ins>
    </w:p>
    <w:p w14:paraId="006EEC65" w14:textId="5CA1FD70" w:rsidR="001C232A" w:rsidRDefault="0001567B" w:rsidP="00245C5E">
      <w:pPr>
        <w:rPr>
          <w:ins w:id="1439" w:author="Adrian Gould" w:date="2023-08-28T15:38:00Z"/>
        </w:rPr>
      </w:pPr>
      <w:ins w:id="1440" w:author="Adrian Gould" w:date="2023-08-28T15:40:00Z">
        <w:r>
          <w:rPr>
            <w:noProof/>
          </w:rPr>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1441" w:author="Adrian Gould" w:date="2023-08-28T15:38:00Z"/>
        </w:rPr>
      </w:pPr>
    </w:p>
    <w:p w14:paraId="116796F3" w14:textId="77777777" w:rsidR="0001567B" w:rsidRDefault="0001567B" w:rsidP="0001567B">
      <w:pPr>
        <w:rPr>
          <w:ins w:id="1442" w:author="Adrian Gould" w:date="2023-08-28T15:39:00Z"/>
        </w:rPr>
      </w:pPr>
      <w:ins w:id="1443" w:author="Adrian Gould" w:date="2023-08-28T15:39:00Z">
        <w:r>
          <w:rPr>
            <w:b/>
            <w:bCs w:val="0"/>
            <w:color w:val="D9272E"/>
            <w:sz w:val="28"/>
          </w:rPr>
          <w:t>Aside Section Layout</w:t>
        </w:r>
      </w:ins>
    </w:p>
    <w:p w14:paraId="4E16A02C" w14:textId="5838CA92" w:rsidR="0001567B" w:rsidRDefault="0001567B" w:rsidP="0001567B">
      <w:pPr>
        <w:rPr>
          <w:ins w:id="1444" w:author="Adrian Gould" w:date="2023-08-28T15:39:00Z"/>
        </w:rPr>
      </w:pPr>
      <w:ins w:id="1445" w:author="Adrian Gould" w:date="2023-08-28T15:39:00Z">
        <w:r>
          <w:rPr>
            <w:noProof/>
          </w:rPr>
          <w:drawing>
            <wp:inline distT="0" distB="0" distL="0" distR="0" wp14:anchorId="550BA527" wp14:editId="71FB6F13">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50"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F819CE6" w:rsidR="0001567B" w:rsidRDefault="0001567B">
      <w:pPr>
        <w:pStyle w:val="2"/>
        <w:rPr>
          <w:ins w:id="1446" w:author="Adrian Gould" w:date="2023-08-28T15:39:00Z"/>
        </w:rPr>
        <w:pPrChange w:id="1447" w:author="Adrian Gould" w:date="2023-08-28T15:39:00Z">
          <w:pPr/>
        </w:pPrChange>
      </w:pPr>
      <w:bookmarkStart w:id="1448" w:name="_Toc144137670"/>
      <w:ins w:id="1449" w:author="Adrian Gould" w:date="2023-08-28T15:39:00Z">
        <w:r>
          <w:t>Aside Content Layout</w:t>
        </w:r>
        <w:bookmarkEnd w:id="1448"/>
      </w:ins>
    </w:p>
    <w:p w14:paraId="26B8B737" w14:textId="21F756B5" w:rsidR="0001567B" w:rsidRDefault="0001567B" w:rsidP="00245C5E">
      <w:pPr>
        <w:rPr>
          <w:ins w:id="1450" w:author="Adrian Gould" w:date="2023-08-28T15:38:00Z"/>
        </w:rPr>
      </w:pPr>
      <w:ins w:id="1451" w:author="Adrian Gould" w:date="2023-08-28T15:39:00Z">
        <w:r>
          <w:rPr>
            <w:noProof/>
          </w:rPr>
          <w:drawing>
            <wp:inline distT="0" distB="0" distL="0" distR="0" wp14:anchorId="6C275083" wp14:editId="51EC5165">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50"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pPr>
        <w:rPr>
          <w:ins w:id="1452" w:author="Adrian Gould" w:date="2023-08-28T17:23:00Z"/>
        </w:rPr>
      </w:pPr>
    </w:p>
    <w:p w14:paraId="2729E5FE" w14:textId="2D366DE5" w:rsidR="00254098" w:rsidRDefault="00254098" w:rsidP="00254098">
      <w:pPr>
        <w:pStyle w:val="1"/>
        <w:rPr>
          <w:ins w:id="1453" w:author="Adrian Gould" w:date="2023-08-28T17:24:00Z"/>
        </w:rPr>
      </w:pPr>
      <w:bookmarkStart w:id="1454" w:name="_Ref144136020"/>
      <w:bookmarkStart w:id="1455" w:name="_Toc144137671"/>
      <w:ins w:id="1456" w:author="Adrian Gould" w:date="2023-08-28T17:24:00Z">
        <w:r>
          <w:lastRenderedPageBreak/>
          <w:t>Appendix E: Con</w:t>
        </w:r>
      </w:ins>
      <w:ins w:id="1457" w:author="Adrian Gould" w:date="2023-08-28T17:25:00Z">
        <w:r>
          <w:t>t</w:t>
        </w:r>
      </w:ins>
      <w:ins w:id="1458" w:author="Adrian Gould" w:date="2023-08-28T17:24:00Z">
        <w:r>
          <w:t>ent for Phase 3</w:t>
        </w:r>
        <w:bookmarkEnd w:id="1454"/>
        <w:bookmarkEnd w:id="1455"/>
      </w:ins>
    </w:p>
    <w:p w14:paraId="1205DB96" w14:textId="77777777" w:rsidR="00254098" w:rsidRPr="00254098" w:rsidRDefault="00254098">
      <w:pPr>
        <w:pStyle w:val="Code"/>
        <w:rPr>
          <w:ins w:id="1459" w:author="Adrian Gould" w:date="2023-08-28T17:24:00Z"/>
          <w:sz w:val="20"/>
          <w:szCs w:val="22"/>
          <w:rPrChange w:id="1460" w:author="Adrian Gould" w:date="2023-08-28T17:24:00Z">
            <w:rPr>
              <w:ins w:id="1461" w:author="Adrian Gould" w:date="2023-08-28T17:24:00Z"/>
            </w:rPr>
          </w:rPrChange>
        </w:rPr>
        <w:pPrChange w:id="1462" w:author="Adrian Gould" w:date="2023-08-28T17:24:00Z">
          <w:pPr/>
        </w:pPrChange>
      </w:pPr>
      <w:ins w:id="1463" w:author="Adrian Gould" w:date="2023-08-28T17:24:00Z">
        <w:r w:rsidRPr="00254098">
          <w:rPr>
            <w:sz w:val="20"/>
            <w:szCs w:val="22"/>
            <w:rPrChange w:id="1464" w:author="Adrian Gould" w:date="2023-08-28T17:24:00Z">
              <w:rPr/>
            </w:rPrChange>
          </w:rPr>
          <w:t>DOESN'T IT JUST WORK?</w:t>
        </w:r>
      </w:ins>
    </w:p>
    <w:p w14:paraId="05C5D71F" w14:textId="77777777" w:rsidR="00254098" w:rsidRPr="00254098" w:rsidRDefault="00254098">
      <w:pPr>
        <w:pStyle w:val="Code"/>
        <w:rPr>
          <w:ins w:id="1465" w:author="Adrian Gould" w:date="2023-08-28T17:24:00Z"/>
          <w:sz w:val="20"/>
          <w:szCs w:val="22"/>
          <w:rPrChange w:id="1466" w:author="Adrian Gould" w:date="2023-08-28T17:24:00Z">
            <w:rPr>
              <w:ins w:id="1467" w:author="Adrian Gould" w:date="2023-08-28T17:24:00Z"/>
            </w:rPr>
          </w:rPrChange>
        </w:rPr>
        <w:pPrChange w:id="1468" w:author="Adrian Gould" w:date="2023-08-28T17:24:00Z">
          <w:pPr/>
        </w:pPrChange>
      </w:pPr>
    </w:p>
    <w:p w14:paraId="11DA7AA2" w14:textId="77777777" w:rsidR="00254098" w:rsidRPr="00254098" w:rsidRDefault="00254098">
      <w:pPr>
        <w:pStyle w:val="Code"/>
        <w:rPr>
          <w:ins w:id="1469" w:author="Adrian Gould" w:date="2023-08-28T17:24:00Z"/>
          <w:sz w:val="20"/>
          <w:szCs w:val="22"/>
          <w:rPrChange w:id="1470" w:author="Adrian Gould" w:date="2023-08-28T17:24:00Z">
            <w:rPr>
              <w:ins w:id="1471" w:author="Adrian Gould" w:date="2023-08-28T17:24:00Z"/>
            </w:rPr>
          </w:rPrChange>
        </w:rPr>
        <w:pPrChange w:id="1472" w:author="Adrian Gould" w:date="2023-08-28T17:24:00Z">
          <w:pPr/>
        </w:pPrChange>
      </w:pPr>
      <w:ins w:id="1473" w:author="Adrian Gould" w:date="2023-08-28T17:24:00Z">
        <w:r w:rsidRPr="00254098">
          <w:rPr>
            <w:sz w:val="20"/>
            <w:szCs w:val="22"/>
            <w:rPrChange w:id="1474" w:author="Adrian Gould" w:date="2023-08-28T17:24:00Z">
              <w:rPr/>
            </w:rPrChange>
          </w:rPr>
          <w:t xml:space="preserve">Ian </w:t>
        </w:r>
        <w:proofErr w:type="spellStart"/>
        <w:r w:rsidRPr="00254098">
          <w:rPr>
            <w:sz w:val="20"/>
            <w:szCs w:val="22"/>
            <w:rPrChange w:id="1475" w:author="Adrian Gould" w:date="2023-08-28T17:24:00Z">
              <w:rPr/>
            </w:rPrChange>
          </w:rPr>
          <w:t>Caldewell</w:t>
        </w:r>
        <w:proofErr w:type="spellEnd"/>
        <w:r w:rsidRPr="00254098">
          <w:rPr>
            <w:sz w:val="20"/>
            <w:szCs w:val="22"/>
            <w:rPrChange w:id="1476" w:author="Adrian Gould" w:date="2023-08-28T17:24:00Z">
              <w:rPr/>
            </w:rPrChange>
          </w:rPr>
          <w:t>, a self-styled 'PC tinkerer', refurbishes PCs, and has ways of</w:t>
        </w:r>
      </w:ins>
    </w:p>
    <w:p w14:paraId="059F5F70" w14:textId="77777777" w:rsidR="00254098" w:rsidRPr="00254098" w:rsidRDefault="00254098">
      <w:pPr>
        <w:pStyle w:val="Code"/>
        <w:rPr>
          <w:ins w:id="1477" w:author="Adrian Gould" w:date="2023-08-28T17:24:00Z"/>
          <w:sz w:val="20"/>
          <w:szCs w:val="22"/>
          <w:rPrChange w:id="1478" w:author="Adrian Gould" w:date="2023-08-28T17:24:00Z">
            <w:rPr>
              <w:ins w:id="1479" w:author="Adrian Gould" w:date="2023-08-28T17:24:00Z"/>
            </w:rPr>
          </w:rPrChange>
        </w:rPr>
        <w:pPrChange w:id="1480" w:author="Adrian Gould" w:date="2023-08-28T17:24:00Z">
          <w:pPr/>
        </w:pPrChange>
      </w:pPr>
      <w:ins w:id="1481" w:author="Adrian Gould" w:date="2023-08-28T17:24:00Z">
        <w:r w:rsidRPr="00254098">
          <w:rPr>
            <w:sz w:val="20"/>
            <w:szCs w:val="22"/>
            <w:rPrChange w:id="1482" w:author="Adrian Gould" w:date="2023-08-28T17:24:00Z">
              <w:rPr/>
            </w:rPrChange>
          </w:rPr>
          <w:t xml:space="preserve">acquiring modems, monitors, CPUs, </w:t>
        </w:r>
        <w:proofErr w:type="gramStart"/>
        <w:r w:rsidRPr="00254098">
          <w:rPr>
            <w:sz w:val="20"/>
            <w:szCs w:val="22"/>
            <w:rPrChange w:id="1483" w:author="Adrian Gould" w:date="2023-08-28T17:24:00Z">
              <w:rPr/>
            </w:rPrChange>
          </w:rPr>
          <w:t>boxes</w:t>
        </w:r>
        <w:proofErr w:type="gramEnd"/>
        <w:r w:rsidRPr="00254098">
          <w:rPr>
            <w:sz w:val="20"/>
            <w:szCs w:val="22"/>
            <w:rPrChange w:id="1484" w:author="Adrian Gould" w:date="2023-08-28T17:24:00Z">
              <w:rPr/>
            </w:rPrChange>
          </w:rPr>
          <w:t xml:space="preserve"> and RAM - to the point where it has</w:t>
        </w:r>
      </w:ins>
    </w:p>
    <w:p w14:paraId="4E1D0335" w14:textId="77777777" w:rsidR="00254098" w:rsidRPr="00254098" w:rsidRDefault="00254098">
      <w:pPr>
        <w:pStyle w:val="Code"/>
        <w:rPr>
          <w:ins w:id="1485" w:author="Adrian Gould" w:date="2023-08-28T17:24:00Z"/>
          <w:sz w:val="20"/>
          <w:szCs w:val="22"/>
          <w:rPrChange w:id="1486" w:author="Adrian Gould" w:date="2023-08-28T17:24:00Z">
            <w:rPr>
              <w:ins w:id="1487" w:author="Adrian Gould" w:date="2023-08-28T17:24:00Z"/>
            </w:rPr>
          </w:rPrChange>
        </w:rPr>
        <w:pPrChange w:id="1488" w:author="Adrian Gould" w:date="2023-08-28T17:24:00Z">
          <w:pPr/>
        </w:pPrChange>
      </w:pPr>
      <w:ins w:id="1489" w:author="Adrian Gould" w:date="2023-08-28T17:24:00Z">
        <w:r w:rsidRPr="00254098">
          <w:rPr>
            <w:sz w:val="20"/>
            <w:szCs w:val="22"/>
            <w:rPrChange w:id="1490" w:author="Adrian Gould" w:date="2023-08-28T17:24:00Z">
              <w:rPr/>
            </w:rPrChange>
          </w:rPr>
          <w:t>become a pastime consuming most of his leisure time. He now has streams of</w:t>
        </w:r>
      </w:ins>
    </w:p>
    <w:p w14:paraId="4A10F8F2" w14:textId="77777777" w:rsidR="00254098" w:rsidRPr="00254098" w:rsidRDefault="00254098">
      <w:pPr>
        <w:pStyle w:val="Code"/>
        <w:rPr>
          <w:ins w:id="1491" w:author="Adrian Gould" w:date="2023-08-28T17:24:00Z"/>
          <w:sz w:val="20"/>
          <w:szCs w:val="22"/>
          <w:rPrChange w:id="1492" w:author="Adrian Gould" w:date="2023-08-28T17:24:00Z">
            <w:rPr>
              <w:ins w:id="1493" w:author="Adrian Gould" w:date="2023-08-28T17:24:00Z"/>
            </w:rPr>
          </w:rPrChange>
        </w:rPr>
        <w:pPrChange w:id="1494" w:author="Adrian Gould" w:date="2023-08-28T17:24:00Z">
          <w:pPr/>
        </w:pPrChange>
      </w:pPr>
      <w:ins w:id="1495" w:author="Adrian Gould" w:date="2023-08-28T17:24:00Z">
        <w:r w:rsidRPr="00254098">
          <w:rPr>
            <w:sz w:val="20"/>
            <w:szCs w:val="22"/>
            <w:rPrChange w:id="1496" w:author="Adrian Gould" w:date="2023-08-28T17:24:00Z">
              <w:rPr/>
            </w:rPrChange>
          </w:rPr>
          <w:t xml:space="preserve">people seeking repairs, </w:t>
        </w:r>
        <w:proofErr w:type="gramStart"/>
        <w:r w:rsidRPr="00254098">
          <w:rPr>
            <w:sz w:val="20"/>
            <w:szCs w:val="22"/>
            <w:rPrChange w:id="1497" w:author="Adrian Gould" w:date="2023-08-28T17:24:00Z">
              <w:rPr/>
            </w:rPrChange>
          </w:rPr>
          <w:t>advice</w:t>
        </w:r>
        <w:proofErr w:type="gramEnd"/>
        <w:r w:rsidRPr="00254098">
          <w:rPr>
            <w:sz w:val="20"/>
            <w:szCs w:val="22"/>
            <w:rPrChange w:id="1498" w:author="Adrian Gould" w:date="2023-08-28T17:24:00Z">
              <w:rPr/>
            </w:rPrChange>
          </w:rPr>
          <w:t xml:space="preserve"> and assistance.</w:t>
        </w:r>
      </w:ins>
    </w:p>
    <w:p w14:paraId="082B3CF3" w14:textId="77777777" w:rsidR="00254098" w:rsidRPr="00254098" w:rsidRDefault="00254098">
      <w:pPr>
        <w:pStyle w:val="Code"/>
        <w:rPr>
          <w:ins w:id="1499" w:author="Adrian Gould" w:date="2023-08-28T17:24:00Z"/>
          <w:sz w:val="20"/>
          <w:szCs w:val="22"/>
          <w:rPrChange w:id="1500" w:author="Adrian Gould" w:date="2023-08-28T17:24:00Z">
            <w:rPr>
              <w:ins w:id="1501" w:author="Adrian Gould" w:date="2023-08-28T17:24:00Z"/>
            </w:rPr>
          </w:rPrChange>
        </w:rPr>
        <w:pPrChange w:id="1502" w:author="Adrian Gould" w:date="2023-08-28T17:24:00Z">
          <w:pPr/>
        </w:pPrChange>
      </w:pPr>
    </w:p>
    <w:p w14:paraId="7DCDF25E" w14:textId="77777777" w:rsidR="00254098" w:rsidRPr="00254098" w:rsidRDefault="00254098">
      <w:pPr>
        <w:pStyle w:val="Code"/>
        <w:rPr>
          <w:ins w:id="1503" w:author="Adrian Gould" w:date="2023-08-28T17:24:00Z"/>
          <w:sz w:val="20"/>
          <w:szCs w:val="22"/>
          <w:rPrChange w:id="1504" w:author="Adrian Gould" w:date="2023-08-28T17:24:00Z">
            <w:rPr>
              <w:ins w:id="1505" w:author="Adrian Gould" w:date="2023-08-28T17:24:00Z"/>
            </w:rPr>
          </w:rPrChange>
        </w:rPr>
        <w:pPrChange w:id="1506" w:author="Adrian Gould" w:date="2023-08-28T17:24:00Z">
          <w:pPr/>
        </w:pPrChange>
      </w:pPr>
      <w:ins w:id="1507" w:author="Adrian Gould" w:date="2023-08-28T17:24:00Z">
        <w:r w:rsidRPr="00254098">
          <w:rPr>
            <w:sz w:val="20"/>
            <w:szCs w:val="22"/>
            <w:rPrChange w:id="1508" w:author="Adrian Gould" w:date="2023-08-28T17:24:00Z">
              <w:rPr/>
            </w:rPrChange>
          </w:rPr>
          <w:t xml:space="preserve">"Recently, I replaced an old power supply for a couple, and, when they </w:t>
        </w:r>
        <w:proofErr w:type="gramStart"/>
        <w:r w:rsidRPr="00254098">
          <w:rPr>
            <w:sz w:val="20"/>
            <w:szCs w:val="22"/>
            <w:rPrChange w:id="1509" w:author="Adrian Gould" w:date="2023-08-28T17:24:00Z">
              <w:rPr/>
            </w:rPrChange>
          </w:rPr>
          <w:t>came</w:t>
        </w:r>
        <w:proofErr w:type="gramEnd"/>
      </w:ins>
    </w:p>
    <w:p w14:paraId="60D7F3E9" w14:textId="77777777" w:rsidR="00254098" w:rsidRPr="00254098" w:rsidRDefault="00254098">
      <w:pPr>
        <w:pStyle w:val="Code"/>
        <w:rPr>
          <w:ins w:id="1510" w:author="Adrian Gould" w:date="2023-08-28T17:24:00Z"/>
          <w:sz w:val="20"/>
          <w:szCs w:val="22"/>
          <w:rPrChange w:id="1511" w:author="Adrian Gould" w:date="2023-08-28T17:24:00Z">
            <w:rPr>
              <w:ins w:id="1512" w:author="Adrian Gould" w:date="2023-08-28T17:24:00Z"/>
            </w:rPr>
          </w:rPrChange>
        </w:rPr>
        <w:pPrChange w:id="1513" w:author="Adrian Gould" w:date="2023-08-28T17:24:00Z">
          <w:pPr/>
        </w:pPrChange>
      </w:pPr>
      <w:ins w:id="1514" w:author="Adrian Gould" w:date="2023-08-28T17:24:00Z">
        <w:r w:rsidRPr="00254098">
          <w:rPr>
            <w:sz w:val="20"/>
            <w:szCs w:val="22"/>
            <w:rPrChange w:id="1515" w:author="Adrian Gould" w:date="2023-08-28T17:24:00Z">
              <w:rPr/>
            </w:rPrChange>
          </w:rPr>
          <w:t>to collect, they asked whether I made house calls.</w:t>
        </w:r>
      </w:ins>
    </w:p>
    <w:p w14:paraId="57B523E9" w14:textId="77777777" w:rsidR="00254098" w:rsidRPr="00254098" w:rsidRDefault="00254098">
      <w:pPr>
        <w:pStyle w:val="Code"/>
        <w:rPr>
          <w:ins w:id="1516" w:author="Adrian Gould" w:date="2023-08-28T17:24:00Z"/>
          <w:sz w:val="20"/>
          <w:szCs w:val="22"/>
          <w:rPrChange w:id="1517" w:author="Adrian Gould" w:date="2023-08-28T17:24:00Z">
            <w:rPr>
              <w:ins w:id="1518" w:author="Adrian Gould" w:date="2023-08-28T17:24:00Z"/>
            </w:rPr>
          </w:rPrChange>
        </w:rPr>
        <w:pPrChange w:id="1519" w:author="Adrian Gould" w:date="2023-08-28T17:24:00Z">
          <w:pPr/>
        </w:pPrChange>
      </w:pPr>
    </w:p>
    <w:p w14:paraId="5B2F7B8F" w14:textId="77777777" w:rsidR="00254098" w:rsidRPr="00254098" w:rsidRDefault="00254098">
      <w:pPr>
        <w:pStyle w:val="Code"/>
        <w:rPr>
          <w:ins w:id="1520" w:author="Adrian Gould" w:date="2023-08-28T17:24:00Z"/>
          <w:sz w:val="20"/>
          <w:szCs w:val="22"/>
          <w:rPrChange w:id="1521" w:author="Adrian Gould" w:date="2023-08-28T17:24:00Z">
            <w:rPr>
              <w:ins w:id="1522" w:author="Adrian Gould" w:date="2023-08-28T17:24:00Z"/>
            </w:rPr>
          </w:rPrChange>
        </w:rPr>
        <w:pPrChange w:id="1523" w:author="Adrian Gould" w:date="2023-08-28T17:24:00Z">
          <w:pPr/>
        </w:pPrChange>
      </w:pPr>
      <w:ins w:id="1524" w:author="Adrian Gould" w:date="2023-08-28T17:24:00Z">
        <w:r w:rsidRPr="00254098">
          <w:rPr>
            <w:sz w:val="20"/>
            <w:szCs w:val="22"/>
            <w:rPrChange w:id="1525" w:author="Adrian Gould" w:date="2023-08-28T17:24:00Z">
              <w:rPr/>
            </w:rPrChange>
          </w:rPr>
          <w:t>I said I could and asked what they needed."</w:t>
        </w:r>
      </w:ins>
    </w:p>
    <w:p w14:paraId="47A3F597" w14:textId="77777777" w:rsidR="00254098" w:rsidRPr="00254098" w:rsidRDefault="00254098">
      <w:pPr>
        <w:pStyle w:val="Code"/>
        <w:rPr>
          <w:ins w:id="1526" w:author="Adrian Gould" w:date="2023-08-28T17:24:00Z"/>
          <w:sz w:val="20"/>
          <w:szCs w:val="22"/>
          <w:rPrChange w:id="1527" w:author="Adrian Gould" w:date="2023-08-28T17:24:00Z">
            <w:rPr>
              <w:ins w:id="1528" w:author="Adrian Gould" w:date="2023-08-28T17:24:00Z"/>
            </w:rPr>
          </w:rPrChange>
        </w:rPr>
        <w:pPrChange w:id="1529" w:author="Adrian Gould" w:date="2023-08-28T17:24:00Z">
          <w:pPr/>
        </w:pPrChange>
      </w:pPr>
    </w:p>
    <w:p w14:paraId="7811771F" w14:textId="77777777" w:rsidR="00254098" w:rsidRPr="00254098" w:rsidRDefault="00254098">
      <w:pPr>
        <w:pStyle w:val="Code"/>
        <w:rPr>
          <w:ins w:id="1530" w:author="Adrian Gould" w:date="2023-08-28T17:24:00Z"/>
          <w:sz w:val="20"/>
          <w:szCs w:val="22"/>
          <w:rPrChange w:id="1531" w:author="Adrian Gould" w:date="2023-08-28T17:24:00Z">
            <w:rPr>
              <w:ins w:id="1532" w:author="Adrian Gould" w:date="2023-08-28T17:24:00Z"/>
            </w:rPr>
          </w:rPrChange>
        </w:rPr>
        <w:pPrChange w:id="1533" w:author="Adrian Gould" w:date="2023-08-28T17:24:00Z">
          <w:pPr/>
        </w:pPrChange>
      </w:pPr>
      <w:ins w:id="1534" w:author="Adrian Gould" w:date="2023-08-28T17:24:00Z">
        <w:r w:rsidRPr="00254098">
          <w:rPr>
            <w:sz w:val="20"/>
            <w:szCs w:val="22"/>
            <w:rPrChange w:id="1535" w:author="Adrian Gould" w:date="2023-08-28T17:24:00Z">
              <w:rPr/>
            </w:rPrChange>
          </w:rPr>
          <w:t xml:space="preserve">The lady told </w:t>
        </w:r>
        <w:proofErr w:type="spellStart"/>
        <w:r w:rsidRPr="00254098">
          <w:rPr>
            <w:sz w:val="20"/>
            <w:szCs w:val="22"/>
            <w:rPrChange w:id="1536" w:author="Adrian Gould" w:date="2023-08-28T17:24:00Z">
              <w:rPr/>
            </w:rPrChange>
          </w:rPr>
          <w:t>Caldewell</w:t>
        </w:r>
        <w:proofErr w:type="spellEnd"/>
        <w:r w:rsidRPr="00254098">
          <w:rPr>
            <w:sz w:val="20"/>
            <w:szCs w:val="22"/>
            <w:rPrChange w:id="1537" w:author="Adrian Gould" w:date="2023-08-28T17:24:00Z">
              <w:rPr/>
            </w:rPrChange>
          </w:rPr>
          <w:t xml:space="preserve"> she'd bought a new wireless mouse, and, since it</w:t>
        </w:r>
      </w:ins>
    </w:p>
    <w:p w14:paraId="5113D539" w14:textId="77777777" w:rsidR="00254098" w:rsidRPr="00254098" w:rsidRDefault="00254098">
      <w:pPr>
        <w:pStyle w:val="Code"/>
        <w:rPr>
          <w:ins w:id="1538" w:author="Adrian Gould" w:date="2023-08-28T17:24:00Z"/>
          <w:sz w:val="20"/>
          <w:szCs w:val="22"/>
          <w:rPrChange w:id="1539" w:author="Adrian Gould" w:date="2023-08-28T17:24:00Z">
            <w:rPr>
              <w:ins w:id="1540" w:author="Adrian Gould" w:date="2023-08-28T17:24:00Z"/>
            </w:rPr>
          </w:rPrChange>
        </w:rPr>
        <w:pPrChange w:id="1541" w:author="Adrian Gould" w:date="2023-08-28T17:24:00Z">
          <w:pPr/>
        </w:pPrChange>
      </w:pPr>
      <w:ins w:id="1542" w:author="Adrian Gould" w:date="2023-08-28T17:24:00Z">
        <w:r w:rsidRPr="00254098">
          <w:rPr>
            <w:sz w:val="20"/>
            <w:szCs w:val="22"/>
            <w:rPrChange w:id="1543" w:author="Adrian Gould" w:date="2023-08-28T17:24:00Z">
              <w:rPr/>
            </w:rPrChange>
          </w:rPr>
          <w:t>was the last one on display, it didn't come with a box or instructions.</w:t>
        </w:r>
      </w:ins>
    </w:p>
    <w:p w14:paraId="00E7DA61" w14:textId="77777777" w:rsidR="00254098" w:rsidRPr="00254098" w:rsidRDefault="00254098">
      <w:pPr>
        <w:pStyle w:val="Code"/>
        <w:rPr>
          <w:ins w:id="1544" w:author="Adrian Gould" w:date="2023-08-28T17:24:00Z"/>
          <w:sz w:val="20"/>
          <w:szCs w:val="22"/>
          <w:rPrChange w:id="1545" w:author="Adrian Gould" w:date="2023-08-28T17:24:00Z">
            <w:rPr>
              <w:ins w:id="1546" w:author="Adrian Gould" w:date="2023-08-28T17:24:00Z"/>
            </w:rPr>
          </w:rPrChange>
        </w:rPr>
        <w:pPrChange w:id="1547" w:author="Adrian Gould" w:date="2023-08-28T17:24:00Z">
          <w:pPr/>
        </w:pPrChange>
      </w:pPr>
    </w:p>
    <w:p w14:paraId="59B17994" w14:textId="77777777" w:rsidR="00254098" w:rsidRPr="00254098" w:rsidRDefault="00254098">
      <w:pPr>
        <w:pStyle w:val="Code"/>
        <w:rPr>
          <w:ins w:id="1548" w:author="Adrian Gould" w:date="2023-08-28T17:24:00Z"/>
          <w:sz w:val="20"/>
          <w:szCs w:val="22"/>
          <w:rPrChange w:id="1549" w:author="Adrian Gould" w:date="2023-08-28T17:24:00Z">
            <w:rPr>
              <w:ins w:id="1550" w:author="Adrian Gould" w:date="2023-08-28T17:24:00Z"/>
            </w:rPr>
          </w:rPrChange>
        </w:rPr>
        <w:pPrChange w:id="1551" w:author="Adrian Gould" w:date="2023-08-28T17:24:00Z">
          <w:pPr/>
        </w:pPrChange>
      </w:pPr>
      <w:ins w:id="1552" w:author="Adrian Gould" w:date="2023-08-28T17:24:00Z">
        <w:r w:rsidRPr="00254098">
          <w:rPr>
            <w:sz w:val="20"/>
            <w:szCs w:val="22"/>
            <w:rPrChange w:id="1553" w:author="Adrian Gould" w:date="2023-08-28T17:24:00Z">
              <w:rPr/>
            </w:rPrChange>
          </w:rPr>
          <w:t>"I asked her: 'Did you put batteries in it?!'</w:t>
        </w:r>
      </w:ins>
    </w:p>
    <w:p w14:paraId="08920168" w14:textId="77777777" w:rsidR="00254098" w:rsidRPr="00254098" w:rsidRDefault="00254098">
      <w:pPr>
        <w:pStyle w:val="Code"/>
        <w:rPr>
          <w:ins w:id="1554" w:author="Adrian Gould" w:date="2023-08-28T17:24:00Z"/>
          <w:sz w:val="20"/>
          <w:szCs w:val="22"/>
          <w:rPrChange w:id="1555" w:author="Adrian Gould" w:date="2023-08-28T17:24:00Z">
            <w:rPr>
              <w:ins w:id="1556" w:author="Adrian Gould" w:date="2023-08-28T17:24:00Z"/>
            </w:rPr>
          </w:rPrChange>
        </w:rPr>
        <w:pPrChange w:id="1557" w:author="Adrian Gould" w:date="2023-08-28T17:24:00Z">
          <w:pPr/>
        </w:pPrChange>
      </w:pPr>
    </w:p>
    <w:p w14:paraId="644C9B2A" w14:textId="77777777" w:rsidR="00254098" w:rsidRPr="00254098" w:rsidRDefault="00254098">
      <w:pPr>
        <w:pStyle w:val="Code"/>
        <w:rPr>
          <w:ins w:id="1558" w:author="Adrian Gould" w:date="2023-08-28T17:24:00Z"/>
          <w:sz w:val="20"/>
          <w:szCs w:val="22"/>
          <w:rPrChange w:id="1559" w:author="Adrian Gould" w:date="2023-08-28T17:24:00Z">
            <w:rPr>
              <w:ins w:id="1560" w:author="Adrian Gould" w:date="2023-08-28T17:24:00Z"/>
            </w:rPr>
          </w:rPrChange>
        </w:rPr>
        <w:pPrChange w:id="1561" w:author="Adrian Gould" w:date="2023-08-28T17:24:00Z">
          <w:pPr/>
        </w:pPrChange>
      </w:pPr>
      <w:ins w:id="1562" w:author="Adrian Gould" w:date="2023-08-28T17:24:00Z">
        <w:r w:rsidRPr="00254098">
          <w:rPr>
            <w:sz w:val="20"/>
            <w:szCs w:val="22"/>
            <w:rPrChange w:id="1563" w:author="Adrian Gould" w:date="2023-08-28T17:24:00Z">
              <w:rPr/>
            </w:rPrChange>
          </w:rPr>
          <w:t>She hadn't, of course."</w:t>
        </w:r>
      </w:ins>
    </w:p>
    <w:p w14:paraId="65D7ACE1" w14:textId="77777777" w:rsidR="00254098" w:rsidRPr="00254098" w:rsidRDefault="00254098" w:rsidP="00254098">
      <w:pPr>
        <w:rPr>
          <w:ins w:id="1564" w:author="Adrian Gould" w:date="2023-08-28T17:24:00Z"/>
        </w:rPr>
      </w:pPr>
    </w:p>
    <w:p w14:paraId="1E1015F9" w14:textId="77777777" w:rsidR="00254098" w:rsidRPr="00254098" w:rsidRDefault="00254098">
      <w:pPr>
        <w:pStyle w:val="Code"/>
        <w:rPr>
          <w:ins w:id="1565" w:author="Adrian Gould" w:date="2023-08-28T17:24:00Z"/>
          <w:sz w:val="20"/>
          <w:szCs w:val="22"/>
          <w:rPrChange w:id="1566" w:author="Adrian Gould" w:date="2023-08-28T17:24:00Z">
            <w:rPr>
              <w:ins w:id="1567" w:author="Adrian Gould" w:date="2023-08-28T17:24:00Z"/>
            </w:rPr>
          </w:rPrChange>
        </w:rPr>
        <w:pPrChange w:id="1568" w:author="Adrian Gould" w:date="2023-08-28T17:24:00Z">
          <w:pPr/>
        </w:pPrChange>
      </w:pPr>
      <w:ins w:id="1569" w:author="Adrian Gould" w:date="2023-08-28T17:24:00Z">
        <w:r w:rsidRPr="00254098">
          <w:rPr>
            <w:sz w:val="20"/>
            <w:szCs w:val="22"/>
            <w:rPrChange w:id="1570" w:author="Adrian Gould" w:date="2023-08-28T17:24:00Z">
              <w:rPr/>
            </w:rPrChange>
          </w:rPr>
          <w:t>MAKE MY DAY, PC</w:t>
        </w:r>
      </w:ins>
    </w:p>
    <w:p w14:paraId="6A27A9F3" w14:textId="77777777" w:rsidR="00254098" w:rsidRPr="00254098" w:rsidRDefault="00254098">
      <w:pPr>
        <w:pStyle w:val="Code"/>
        <w:rPr>
          <w:ins w:id="1571" w:author="Adrian Gould" w:date="2023-08-28T17:24:00Z"/>
          <w:sz w:val="20"/>
          <w:szCs w:val="22"/>
          <w:rPrChange w:id="1572" w:author="Adrian Gould" w:date="2023-08-28T17:24:00Z">
            <w:rPr>
              <w:ins w:id="1573" w:author="Adrian Gould" w:date="2023-08-28T17:24:00Z"/>
            </w:rPr>
          </w:rPrChange>
        </w:rPr>
        <w:pPrChange w:id="1574" w:author="Adrian Gould" w:date="2023-08-28T17:24:00Z">
          <w:pPr/>
        </w:pPrChange>
      </w:pPr>
    </w:p>
    <w:p w14:paraId="0EAFCDD6" w14:textId="77777777" w:rsidR="00254098" w:rsidRPr="00254098" w:rsidRDefault="00254098">
      <w:pPr>
        <w:pStyle w:val="Code"/>
        <w:rPr>
          <w:ins w:id="1575" w:author="Adrian Gould" w:date="2023-08-28T17:24:00Z"/>
          <w:sz w:val="20"/>
          <w:szCs w:val="22"/>
          <w:rPrChange w:id="1576" w:author="Adrian Gould" w:date="2023-08-28T17:24:00Z">
            <w:rPr>
              <w:ins w:id="1577" w:author="Adrian Gould" w:date="2023-08-28T17:24:00Z"/>
            </w:rPr>
          </w:rPrChange>
        </w:rPr>
        <w:pPrChange w:id="1578" w:author="Adrian Gould" w:date="2023-08-28T17:24:00Z">
          <w:pPr/>
        </w:pPrChange>
      </w:pPr>
      <w:ins w:id="1579" w:author="Adrian Gould" w:date="2023-08-28T17:24:00Z">
        <w:r w:rsidRPr="00254098">
          <w:rPr>
            <w:sz w:val="20"/>
            <w:szCs w:val="22"/>
            <w:rPrChange w:id="1580" w:author="Adrian Gould" w:date="2023-08-28T17:24:00Z">
              <w:rPr/>
            </w:rPrChange>
          </w:rPr>
          <w:t xml:space="preserve">Chris Aitken, a designer and programmer from Camden, NSW, believes his </w:t>
        </w:r>
        <w:proofErr w:type="gramStart"/>
        <w:r w:rsidRPr="00254098">
          <w:rPr>
            <w:sz w:val="20"/>
            <w:szCs w:val="22"/>
            <w:rPrChange w:id="1581" w:author="Adrian Gould" w:date="2023-08-28T17:24:00Z">
              <w:rPr/>
            </w:rPrChange>
          </w:rPr>
          <w:t>story</w:t>
        </w:r>
        <w:proofErr w:type="gramEnd"/>
      </w:ins>
    </w:p>
    <w:p w14:paraId="09783634" w14:textId="77777777" w:rsidR="00254098" w:rsidRPr="00254098" w:rsidRDefault="00254098">
      <w:pPr>
        <w:pStyle w:val="Code"/>
        <w:rPr>
          <w:ins w:id="1582" w:author="Adrian Gould" w:date="2023-08-28T17:24:00Z"/>
          <w:sz w:val="20"/>
          <w:szCs w:val="22"/>
          <w:rPrChange w:id="1583" w:author="Adrian Gould" w:date="2023-08-28T17:24:00Z">
            <w:rPr>
              <w:ins w:id="1584" w:author="Adrian Gould" w:date="2023-08-28T17:24:00Z"/>
            </w:rPr>
          </w:rPrChange>
        </w:rPr>
        <w:pPrChange w:id="1585" w:author="Adrian Gould" w:date="2023-08-28T17:24:00Z">
          <w:pPr/>
        </w:pPrChange>
      </w:pPr>
      <w:ins w:id="1586" w:author="Adrian Gould" w:date="2023-08-28T17:24:00Z">
        <w:r w:rsidRPr="00254098">
          <w:rPr>
            <w:sz w:val="20"/>
            <w:szCs w:val="22"/>
            <w:rPrChange w:id="1587" w:author="Adrian Gould" w:date="2023-08-28T17:24:00Z">
              <w:rPr/>
            </w:rPrChange>
          </w:rPr>
          <w:t xml:space="preserve">proves that tech support is one of the most stressful jobs on earth. He </w:t>
        </w:r>
        <w:proofErr w:type="gramStart"/>
        <w:r w:rsidRPr="00254098">
          <w:rPr>
            <w:sz w:val="20"/>
            <w:szCs w:val="22"/>
            <w:rPrChange w:id="1588" w:author="Adrian Gould" w:date="2023-08-28T17:24:00Z">
              <w:rPr/>
            </w:rPrChange>
          </w:rPr>
          <w:t>recalls</w:t>
        </w:r>
        <w:proofErr w:type="gramEnd"/>
      </w:ins>
    </w:p>
    <w:p w14:paraId="63C429DA" w14:textId="77777777" w:rsidR="00254098" w:rsidRPr="00254098" w:rsidRDefault="00254098">
      <w:pPr>
        <w:pStyle w:val="Code"/>
        <w:rPr>
          <w:ins w:id="1589" w:author="Adrian Gould" w:date="2023-08-28T17:24:00Z"/>
          <w:sz w:val="20"/>
          <w:szCs w:val="22"/>
          <w:rPrChange w:id="1590" w:author="Adrian Gould" w:date="2023-08-28T17:24:00Z">
            <w:rPr>
              <w:ins w:id="1591" w:author="Adrian Gould" w:date="2023-08-28T17:24:00Z"/>
            </w:rPr>
          </w:rPrChange>
        </w:rPr>
        <w:pPrChange w:id="1592" w:author="Adrian Gould" w:date="2023-08-28T17:24:00Z">
          <w:pPr/>
        </w:pPrChange>
      </w:pPr>
      <w:ins w:id="1593" w:author="Adrian Gould" w:date="2023-08-28T17:24:00Z">
        <w:r w:rsidRPr="00254098">
          <w:rPr>
            <w:sz w:val="20"/>
            <w:szCs w:val="22"/>
            <w:rPrChange w:id="1594" w:author="Adrian Gould" w:date="2023-08-28T17:24:00Z">
              <w:rPr/>
            </w:rPrChange>
          </w:rPr>
          <w:t>working for a small internet provider in the late '90s, when one of the customers</w:t>
        </w:r>
      </w:ins>
    </w:p>
    <w:p w14:paraId="77867C8A" w14:textId="77777777" w:rsidR="00254098" w:rsidRPr="00254098" w:rsidRDefault="00254098">
      <w:pPr>
        <w:pStyle w:val="Code"/>
        <w:rPr>
          <w:ins w:id="1595" w:author="Adrian Gould" w:date="2023-08-28T17:24:00Z"/>
          <w:sz w:val="20"/>
          <w:szCs w:val="22"/>
          <w:rPrChange w:id="1596" w:author="Adrian Gould" w:date="2023-08-28T17:24:00Z">
            <w:rPr>
              <w:ins w:id="1597" w:author="Adrian Gould" w:date="2023-08-28T17:24:00Z"/>
            </w:rPr>
          </w:rPrChange>
        </w:rPr>
        <w:pPrChange w:id="1598" w:author="Adrian Gould" w:date="2023-08-28T17:24:00Z">
          <w:pPr/>
        </w:pPrChange>
      </w:pPr>
      <w:ins w:id="1599" w:author="Adrian Gould" w:date="2023-08-28T17:24:00Z">
        <w:r w:rsidRPr="00254098">
          <w:rPr>
            <w:sz w:val="20"/>
            <w:szCs w:val="22"/>
            <w:rPrChange w:id="1600" w:author="Adrian Gould" w:date="2023-08-28T17:24:00Z">
              <w:rPr/>
            </w:rPrChange>
          </w:rPr>
          <w:t>was a local police officer.</w:t>
        </w:r>
      </w:ins>
    </w:p>
    <w:p w14:paraId="7D64ACFF" w14:textId="77777777" w:rsidR="00254098" w:rsidRPr="00254098" w:rsidRDefault="00254098">
      <w:pPr>
        <w:pStyle w:val="Code"/>
        <w:rPr>
          <w:ins w:id="1601" w:author="Adrian Gould" w:date="2023-08-28T17:24:00Z"/>
          <w:sz w:val="20"/>
          <w:szCs w:val="22"/>
          <w:rPrChange w:id="1602" w:author="Adrian Gould" w:date="2023-08-28T17:24:00Z">
            <w:rPr>
              <w:ins w:id="1603" w:author="Adrian Gould" w:date="2023-08-28T17:24:00Z"/>
            </w:rPr>
          </w:rPrChange>
        </w:rPr>
        <w:pPrChange w:id="1604" w:author="Adrian Gould" w:date="2023-08-28T17:24:00Z">
          <w:pPr/>
        </w:pPrChange>
      </w:pPr>
    </w:p>
    <w:p w14:paraId="1A4D9E03" w14:textId="77777777" w:rsidR="00254098" w:rsidRPr="00254098" w:rsidRDefault="00254098">
      <w:pPr>
        <w:pStyle w:val="Code"/>
        <w:rPr>
          <w:ins w:id="1605" w:author="Adrian Gould" w:date="2023-08-28T17:24:00Z"/>
          <w:sz w:val="20"/>
          <w:szCs w:val="22"/>
          <w:rPrChange w:id="1606" w:author="Adrian Gould" w:date="2023-08-28T17:24:00Z">
            <w:rPr>
              <w:ins w:id="1607" w:author="Adrian Gould" w:date="2023-08-28T17:24:00Z"/>
            </w:rPr>
          </w:rPrChange>
        </w:rPr>
        <w:pPrChange w:id="1608" w:author="Adrian Gould" w:date="2023-08-28T17:24:00Z">
          <w:pPr/>
        </w:pPrChange>
      </w:pPr>
      <w:ins w:id="1609" w:author="Adrian Gould" w:date="2023-08-28T17:24:00Z">
        <w:r w:rsidRPr="00254098">
          <w:rPr>
            <w:sz w:val="20"/>
            <w:szCs w:val="22"/>
            <w:rPrChange w:id="1610" w:author="Adrian Gould" w:date="2023-08-28T17:24:00Z">
              <w:rPr/>
            </w:rPrChange>
          </w:rPr>
          <w:t>"He was also an expert in crashing Windows 98. On one occasion, he brought his</w:t>
        </w:r>
      </w:ins>
    </w:p>
    <w:p w14:paraId="2EB397CE" w14:textId="77777777" w:rsidR="00254098" w:rsidRPr="00254098" w:rsidRDefault="00254098">
      <w:pPr>
        <w:pStyle w:val="Code"/>
        <w:rPr>
          <w:ins w:id="1611" w:author="Adrian Gould" w:date="2023-08-28T17:24:00Z"/>
          <w:sz w:val="20"/>
          <w:szCs w:val="22"/>
          <w:rPrChange w:id="1612" w:author="Adrian Gould" w:date="2023-08-28T17:24:00Z">
            <w:rPr>
              <w:ins w:id="1613" w:author="Adrian Gould" w:date="2023-08-28T17:24:00Z"/>
            </w:rPr>
          </w:rPrChange>
        </w:rPr>
        <w:pPrChange w:id="1614" w:author="Adrian Gould" w:date="2023-08-28T17:24:00Z">
          <w:pPr/>
        </w:pPrChange>
      </w:pPr>
      <w:ins w:id="1615" w:author="Adrian Gould" w:date="2023-08-28T17:24:00Z">
        <w:r w:rsidRPr="00254098">
          <w:rPr>
            <w:sz w:val="20"/>
            <w:szCs w:val="22"/>
            <w:rPrChange w:id="1616" w:author="Adrian Gould" w:date="2023-08-28T17:24:00Z">
              <w:rPr/>
            </w:rPrChange>
          </w:rPr>
          <w:t>tower into the office, sat it on the counter, pulled his service pistol out of</w:t>
        </w:r>
      </w:ins>
    </w:p>
    <w:p w14:paraId="3AD394F3" w14:textId="77777777" w:rsidR="00254098" w:rsidRPr="00254098" w:rsidRDefault="00254098">
      <w:pPr>
        <w:pStyle w:val="Code"/>
        <w:rPr>
          <w:ins w:id="1617" w:author="Adrian Gould" w:date="2023-08-28T17:24:00Z"/>
          <w:sz w:val="20"/>
          <w:szCs w:val="22"/>
          <w:rPrChange w:id="1618" w:author="Adrian Gould" w:date="2023-08-28T17:24:00Z">
            <w:rPr>
              <w:ins w:id="1619" w:author="Adrian Gould" w:date="2023-08-28T17:24:00Z"/>
            </w:rPr>
          </w:rPrChange>
        </w:rPr>
        <w:pPrChange w:id="1620" w:author="Adrian Gould" w:date="2023-08-28T17:24:00Z">
          <w:pPr/>
        </w:pPrChange>
      </w:pPr>
      <w:ins w:id="1621" w:author="Adrian Gould" w:date="2023-08-28T17:24:00Z">
        <w:r w:rsidRPr="00254098">
          <w:rPr>
            <w:sz w:val="20"/>
            <w:szCs w:val="22"/>
            <w:rPrChange w:id="1622" w:author="Adrian Gould" w:date="2023-08-28T17:24:00Z">
              <w:rPr/>
            </w:rPrChange>
          </w:rPr>
          <w:lastRenderedPageBreak/>
          <w:t>his holster and pointed it straight at the tower, threatening to shoot it.</w:t>
        </w:r>
      </w:ins>
    </w:p>
    <w:p w14:paraId="62060352" w14:textId="77777777" w:rsidR="00254098" w:rsidRPr="00254098" w:rsidRDefault="00254098">
      <w:pPr>
        <w:pStyle w:val="Code"/>
        <w:rPr>
          <w:ins w:id="1623" w:author="Adrian Gould" w:date="2023-08-28T17:24:00Z"/>
          <w:sz w:val="20"/>
          <w:szCs w:val="22"/>
          <w:rPrChange w:id="1624" w:author="Adrian Gould" w:date="2023-08-28T17:24:00Z">
            <w:rPr>
              <w:ins w:id="1625" w:author="Adrian Gould" w:date="2023-08-28T17:24:00Z"/>
            </w:rPr>
          </w:rPrChange>
        </w:rPr>
        <w:pPrChange w:id="1626" w:author="Adrian Gould" w:date="2023-08-28T17:24:00Z">
          <w:pPr/>
        </w:pPrChange>
      </w:pPr>
    </w:p>
    <w:p w14:paraId="1BBA40DA" w14:textId="77777777" w:rsidR="00254098" w:rsidRPr="00254098" w:rsidRDefault="00254098">
      <w:pPr>
        <w:pStyle w:val="Code"/>
        <w:rPr>
          <w:ins w:id="1627" w:author="Adrian Gould" w:date="2023-08-28T17:24:00Z"/>
          <w:sz w:val="20"/>
          <w:szCs w:val="22"/>
          <w:rPrChange w:id="1628" w:author="Adrian Gould" w:date="2023-08-28T17:24:00Z">
            <w:rPr>
              <w:ins w:id="1629" w:author="Adrian Gould" w:date="2023-08-28T17:24:00Z"/>
            </w:rPr>
          </w:rPrChange>
        </w:rPr>
        <w:pPrChange w:id="1630" w:author="Adrian Gould" w:date="2023-08-28T17:24:00Z">
          <w:pPr/>
        </w:pPrChange>
      </w:pPr>
      <w:ins w:id="1631" w:author="Adrian Gould" w:date="2023-08-28T17:24:00Z">
        <w:r w:rsidRPr="00254098">
          <w:rPr>
            <w:sz w:val="20"/>
            <w:szCs w:val="22"/>
            <w:rPrChange w:id="1632" w:author="Adrian Gould" w:date="2023-08-28T17:24:00Z">
              <w:rPr/>
            </w:rPrChange>
          </w:rPr>
          <w:t xml:space="preserve">Another time he put his (by now very nervous) PC tower onto the counter, </w:t>
        </w:r>
        <w:proofErr w:type="gramStart"/>
        <w:r w:rsidRPr="00254098">
          <w:rPr>
            <w:sz w:val="20"/>
            <w:szCs w:val="22"/>
            <w:rPrChange w:id="1633" w:author="Adrian Gould" w:date="2023-08-28T17:24:00Z">
              <w:rPr/>
            </w:rPrChange>
          </w:rPr>
          <w:t>again</w:t>
        </w:r>
        <w:proofErr w:type="gramEnd"/>
      </w:ins>
    </w:p>
    <w:p w14:paraId="5356996D" w14:textId="77777777" w:rsidR="00254098" w:rsidRPr="00254098" w:rsidRDefault="00254098">
      <w:pPr>
        <w:pStyle w:val="Code"/>
        <w:rPr>
          <w:ins w:id="1634" w:author="Adrian Gould" w:date="2023-08-28T17:24:00Z"/>
          <w:sz w:val="20"/>
          <w:szCs w:val="22"/>
          <w:rPrChange w:id="1635" w:author="Adrian Gould" w:date="2023-08-28T17:24:00Z">
            <w:rPr>
              <w:ins w:id="1636" w:author="Adrian Gould" w:date="2023-08-28T17:24:00Z"/>
            </w:rPr>
          </w:rPrChange>
        </w:rPr>
        <w:pPrChange w:id="1637" w:author="Adrian Gould" w:date="2023-08-28T17:24:00Z">
          <w:pPr/>
        </w:pPrChange>
      </w:pPr>
      <w:ins w:id="1638" w:author="Adrian Gould" w:date="2023-08-28T17:24:00Z">
        <w:r w:rsidRPr="00254098">
          <w:rPr>
            <w:sz w:val="20"/>
            <w:szCs w:val="22"/>
            <w:rPrChange w:id="1639" w:author="Adrian Gould" w:date="2023-08-28T17:24:00Z">
              <w:rPr/>
            </w:rPrChange>
          </w:rPr>
          <w:t>took out his pistol, held it by the barrel and started banging the butt of the</w:t>
        </w:r>
      </w:ins>
    </w:p>
    <w:p w14:paraId="3C48C736" w14:textId="77777777" w:rsidR="00254098" w:rsidRPr="00254098" w:rsidRDefault="00254098">
      <w:pPr>
        <w:pStyle w:val="Code"/>
        <w:rPr>
          <w:ins w:id="1640" w:author="Adrian Gould" w:date="2023-08-28T17:24:00Z"/>
          <w:sz w:val="20"/>
          <w:szCs w:val="22"/>
          <w:rPrChange w:id="1641" w:author="Adrian Gould" w:date="2023-08-28T17:24:00Z">
            <w:rPr>
              <w:ins w:id="1642" w:author="Adrian Gould" w:date="2023-08-28T17:24:00Z"/>
            </w:rPr>
          </w:rPrChange>
        </w:rPr>
        <w:pPrChange w:id="1643" w:author="Adrian Gould" w:date="2023-08-28T17:24:00Z">
          <w:pPr/>
        </w:pPrChange>
      </w:pPr>
      <w:ins w:id="1644" w:author="Adrian Gould" w:date="2023-08-28T17:24:00Z">
        <w:r w:rsidRPr="00254098">
          <w:rPr>
            <w:sz w:val="20"/>
            <w:szCs w:val="22"/>
            <w:rPrChange w:id="1645" w:author="Adrian Gould" w:date="2023-08-28T17:24:00Z">
              <w:rPr/>
            </w:rPrChange>
          </w:rPr>
          <w:t>gun onto the top of the computer, quite hard too.</w:t>
        </w:r>
      </w:ins>
    </w:p>
    <w:p w14:paraId="4F0F2993" w14:textId="77777777" w:rsidR="00254098" w:rsidRPr="00254098" w:rsidRDefault="00254098">
      <w:pPr>
        <w:pStyle w:val="Code"/>
        <w:rPr>
          <w:ins w:id="1646" w:author="Adrian Gould" w:date="2023-08-28T17:24:00Z"/>
          <w:sz w:val="20"/>
          <w:szCs w:val="22"/>
          <w:rPrChange w:id="1647" w:author="Adrian Gould" w:date="2023-08-28T17:24:00Z">
            <w:rPr>
              <w:ins w:id="1648" w:author="Adrian Gould" w:date="2023-08-28T17:24:00Z"/>
            </w:rPr>
          </w:rPrChange>
        </w:rPr>
        <w:pPrChange w:id="1649" w:author="Adrian Gould" w:date="2023-08-28T17:24:00Z">
          <w:pPr/>
        </w:pPrChange>
      </w:pPr>
    </w:p>
    <w:p w14:paraId="13BAC6C5" w14:textId="77777777" w:rsidR="00254098" w:rsidRPr="00254098" w:rsidRDefault="00254098">
      <w:pPr>
        <w:pStyle w:val="Code"/>
        <w:rPr>
          <w:ins w:id="1650" w:author="Adrian Gould" w:date="2023-08-28T17:24:00Z"/>
          <w:sz w:val="20"/>
          <w:szCs w:val="22"/>
          <w:rPrChange w:id="1651" w:author="Adrian Gould" w:date="2023-08-28T17:24:00Z">
            <w:rPr>
              <w:ins w:id="1652" w:author="Adrian Gould" w:date="2023-08-28T17:24:00Z"/>
            </w:rPr>
          </w:rPrChange>
        </w:rPr>
        <w:pPrChange w:id="1653" w:author="Adrian Gould" w:date="2023-08-28T17:24:00Z">
          <w:pPr/>
        </w:pPrChange>
      </w:pPr>
      <w:ins w:id="1654" w:author="Adrian Gould" w:date="2023-08-28T17:24:00Z">
        <w:r w:rsidRPr="00254098">
          <w:rPr>
            <w:sz w:val="20"/>
            <w:szCs w:val="22"/>
            <w:rPrChange w:id="1655" w:author="Adrian Gould" w:date="2023-08-28T17:24:00Z">
              <w:rPr/>
            </w:rPrChange>
          </w:rPr>
          <w:t>It's no wonder techies go grey - or bald - early!"</w:t>
        </w:r>
      </w:ins>
    </w:p>
    <w:p w14:paraId="7F682949" w14:textId="77777777" w:rsidR="00254098" w:rsidRPr="00254098" w:rsidRDefault="00254098">
      <w:pPr>
        <w:pStyle w:val="Code"/>
        <w:rPr>
          <w:ins w:id="1656" w:author="Adrian Gould" w:date="2023-08-28T17:24:00Z"/>
          <w:sz w:val="20"/>
          <w:szCs w:val="22"/>
          <w:rPrChange w:id="1657" w:author="Adrian Gould" w:date="2023-08-28T17:24:00Z">
            <w:rPr>
              <w:ins w:id="1658" w:author="Adrian Gould" w:date="2023-08-28T17:24:00Z"/>
            </w:rPr>
          </w:rPrChange>
        </w:rPr>
        <w:pPrChange w:id="1659" w:author="Adrian Gould" w:date="2023-08-28T17:24:00Z">
          <w:pPr/>
        </w:pPrChange>
      </w:pPr>
    </w:p>
    <w:p w14:paraId="56360415" w14:textId="5A04DEC9" w:rsidR="00254098" w:rsidRDefault="00254098" w:rsidP="00254098">
      <w:pPr>
        <w:pStyle w:val="Code"/>
        <w:rPr>
          <w:ins w:id="1660" w:author="Adrian Gould" w:date="2023-08-28T17:24:00Z"/>
          <w:sz w:val="20"/>
          <w:szCs w:val="22"/>
        </w:rPr>
      </w:pPr>
      <w:ins w:id="1661" w:author="Adrian Gould" w:date="2023-08-28T17:24:00Z">
        <w:r w:rsidRPr="00254098">
          <w:rPr>
            <w:sz w:val="20"/>
            <w:szCs w:val="22"/>
            <w:rPrChange w:id="1662" w:author="Adrian Gould" w:date="2023-08-28T17:24:00Z">
              <w:rPr/>
            </w:rPrChange>
          </w:rPr>
          <w:t>This is the first we've heard of someone trying to fix a computer by intimidating it.</w:t>
        </w:r>
      </w:ins>
    </w:p>
    <w:p w14:paraId="3C0C534F" w14:textId="77777777" w:rsidR="00254098" w:rsidRPr="00254098" w:rsidRDefault="00254098" w:rsidP="00254098"/>
    <w:sectPr w:rsidR="00254098" w:rsidRPr="00254098" w:rsidSect="00323A8C">
      <w:headerReference w:type="default" r:id="rId51"/>
      <w:footerReference w:type="default" r:id="rId52"/>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2D49A" w14:textId="77777777" w:rsidR="00A94C12" w:rsidRDefault="00A94C12">
      <w:r>
        <w:separator/>
      </w:r>
    </w:p>
  </w:endnote>
  <w:endnote w:type="continuationSeparator" w:id="0">
    <w:p w14:paraId="37FBFB1B" w14:textId="77777777" w:rsidR="00A94C12" w:rsidRDefault="00A94C12">
      <w:r>
        <w:continuationSeparator/>
      </w:r>
    </w:p>
  </w:endnote>
  <w:endnote w:type="continuationNotice" w:id="1">
    <w:p w14:paraId="33824095" w14:textId="77777777" w:rsidR="00A94C12" w:rsidRDefault="00A94C1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4BF38E38"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D86F02">
            <w:rPr>
              <w:b/>
              <w:noProof/>
              <w:snapToGrid w:val="0"/>
              <w:sz w:val="14"/>
              <w:szCs w:val="16"/>
            </w:rPr>
            <w:t>2023-09-13</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Content>
              <w:r w:rsidRPr="00B157DE">
                <w:rPr>
                  <w:rStyle w:val="ac"/>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a7"/>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9DD7D" w14:textId="77777777" w:rsidR="00A94C12" w:rsidRDefault="00A94C12">
      <w:r>
        <w:separator/>
      </w:r>
    </w:p>
  </w:footnote>
  <w:footnote w:type="continuationSeparator" w:id="0">
    <w:p w14:paraId="14028C3A" w14:textId="77777777" w:rsidR="00A94C12" w:rsidRDefault="00A94C12">
      <w:r>
        <w:continuationSeparator/>
      </w:r>
    </w:p>
  </w:footnote>
  <w:footnote w:type="continuationNotice" w:id="1">
    <w:p w14:paraId="299112BE" w14:textId="77777777" w:rsidR="00A94C12" w:rsidRDefault="00A94C1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ad"/>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a1"/>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FE"/>
    <w:multiLevelType w:val="hybridMultilevel"/>
    <w:tmpl w:val="70805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63C0E"/>
    <w:multiLevelType w:val="hybridMultilevel"/>
    <w:tmpl w:val="B72EF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916AC"/>
    <w:multiLevelType w:val="hybridMultilevel"/>
    <w:tmpl w:val="527A752C"/>
    <w:lvl w:ilvl="0" w:tplc="951E2F16">
      <w:start w:val="1"/>
      <w:numFmt w:val="bullet"/>
      <w:pStyle w:val="a"/>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2"/>
  </w:num>
  <w:num w:numId="3" w16cid:durableId="1093362431">
    <w:abstractNumId w:val="41"/>
  </w:num>
  <w:num w:numId="4" w16cid:durableId="895093697">
    <w:abstractNumId w:val="16"/>
  </w:num>
  <w:num w:numId="5" w16cid:durableId="1295331801">
    <w:abstractNumId w:val="38"/>
  </w:num>
  <w:num w:numId="6" w16cid:durableId="1716154383">
    <w:abstractNumId w:val="19"/>
  </w:num>
  <w:num w:numId="7" w16cid:durableId="358749220">
    <w:abstractNumId w:val="45"/>
  </w:num>
  <w:num w:numId="8" w16cid:durableId="1614095138">
    <w:abstractNumId w:val="21"/>
  </w:num>
  <w:num w:numId="9" w16cid:durableId="1000624738">
    <w:abstractNumId w:val="40"/>
  </w:num>
  <w:num w:numId="10" w16cid:durableId="1585916617">
    <w:abstractNumId w:val="33"/>
  </w:num>
  <w:num w:numId="11" w16cid:durableId="538518019">
    <w:abstractNumId w:val="28"/>
  </w:num>
  <w:num w:numId="12" w16cid:durableId="679745750">
    <w:abstractNumId w:val="14"/>
  </w:num>
  <w:num w:numId="13" w16cid:durableId="1541822641">
    <w:abstractNumId w:val="4"/>
  </w:num>
  <w:num w:numId="14" w16cid:durableId="687870934">
    <w:abstractNumId w:val="44"/>
  </w:num>
  <w:num w:numId="15" w16cid:durableId="536891679">
    <w:abstractNumId w:val="10"/>
  </w:num>
  <w:num w:numId="16" w16cid:durableId="2056274164">
    <w:abstractNumId w:val="24"/>
  </w:num>
  <w:num w:numId="17" w16cid:durableId="1351637599">
    <w:abstractNumId w:val="18"/>
  </w:num>
  <w:num w:numId="18" w16cid:durableId="1469591680">
    <w:abstractNumId w:val="17"/>
  </w:num>
  <w:num w:numId="19" w16cid:durableId="666251701">
    <w:abstractNumId w:val="31"/>
  </w:num>
  <w:num w:numId="20" w16cid:durableId="294916064">
    <w:abstractNumId w:val="34"/>
  </w:num>
  <w:num w:numId="21" w16cid:durableId="1090156039">
    <w:abstractNumId w:val="13"/>
  </w:num>
  <w:num w:numId="22" w16cid:durableId="1208225498">
    <w:abstractNumId w:val="46"/>
  </w:num>
  <w:num w:numId="23" w16cid:durableId="2100369947">
    <w:abstractNumId w:val="37"/>
  </w:num>
  <w:num w:numId="24" w16cid:durableId="1869709307">
    <w:abstractNumId w:val="27"/>
  </w:num>
  <w:num w:numId="25" w16cid:durableId="1173758375">
    <w:abstractNumId w:val="11"/>
  </w:num>
  <w:num w:numId="26" w16cid:durableId="118233394">
    <w:abstractNumId w:val="6"/>
  </w:num>
  <w:num w:numId="27" w16cid:durableId="282659109">
    <w:abstractNumId w:val="2"/>
  </w:num>
  <w:num w:numId="28" w16cid:durableId="1762948024">
    <w:abstractNumId w:val="5"/>
  </w:num>
  <w:num w:numId="29" w16cid:durableId="2064451453">
    <w:abstractNumId w:val="25"/>
  </w:num>
  <w:num w:numId="30" w16cid:durableId="201597804">
    <w:abstractNumId w:val="8"/>
  </w:num>
  <w:num w:numId="31" w16cid:durableId="158811620">
    <w:abstractNumId w:val="42"/>
  </w:num>
  <w:num w:numId="32" w16cid:durableId="534272031">
    <w:abstractNumId w:val="35"/>
  </w:num>
  <w:num w:numId="33" w16cid:durableId="1523326185">
    <w:abstractNumId w:val="32"/>
  </w:num>
  <w:num w:numId="34" w16cid:durableId="1433474686">
    <w:abstractNumId w:val="9"/>
  </w:num>
  <w:num w:numId="35" w16cid:durableId="1882356191">
    <w:abstractNumId w:val="15"/>
  </w:num>
  <w:num w:numId="36" w16cid:durableId="732704412">
    <w:abstractNumId w:val="26"/>
  </w:num>
  <w:num w:numId="37" w16cid:durableId="1347906968">
    <w:abstractNumId w:val="7"/>
  </w:num>
  <w:num w:numId="38" w16cid:durableId="462190332">
    <w:abstractNumId w:val="43"/>
  </w:num>
  <w:num w:numId="39" w16cid:durableId="1710838709">
    <w:abstractNumId w:val="20"/>
  </w:num>
  <w:num w:numId="40" w16cid:durableId="2071145858">
    <w:abstractNumId w:val="12"/>
  </w:num>
  <w:num w:numId="41" w16cid:durableId="113864060">
    <w:abstractNumId w:val="39"/>
  </w:num>
  <w:num w:numId="42" w16cid:durableId="1516069254">
    <w:abstractNumId w:val="30"/>
  </w:num>
  <w:num w:numId="43" w16cid:durableId="1770463786">
    <w:abstractNumId w:val="23"/>
  </w:num>
  <w:num w:numId="44" w16cid:durableId="548148634">
    <w:abstractNumId w:val="36"/>
  </w:num>
  <w:num w:numId="45" w16cid:durableId="1289122757">
    <w:abstractNumId w:val="3"/>
  </w:num>
  <w:num w:numId="46" w16cid:durableId="1177843889">
    <w:abstractNumId w:val="29"/>
  </w:num>
  <w:num w:numId="47" w16cid:durableId="91124023">
    <w:abstractNumId w:val="1"/>
  </w:num>
  <w:num w:numId="48" w16cid:durableId="1360089236">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Hyoin Lee">
    <w15:presenceInfo w15:providerId="AD" w15:userId="S::20102711@tafe.wa.edu.au::cff495b5-4fa4-4480-97c4-14e1af7ef6e6"/>
  </w15:person>
  <w15:person w15:author="Adrian Gould [2]">
    <w15:presenceInfo w15:providerId="AD" w15:userId="S::Adrian.Gould@nmtafe.wa.edu.au::0a44525a-5416-41c1-827b-f073cee28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C95"/>
    <w:rsid w:val="00006FF2"/>
    <w:rsid w:val="00010770"/>
    <w:rsid w:val="00010FAE"/>
    <w:rsid w:val="000117EF"/>
    <w:rsid w:val="00013E49"/>
    <w:rsid w:val="00013F2C"/>
    <w:rsid w:val="000143AD"/>
    <w:rsid w:val="00015074"/>
    <w:rsid w:val="0001567B"/>
    <w:rsid w:val="00020A34"/>
    <w:rsid w:val="000216A8"/>
    <w:rsid w:val="000263F2"/>
    <w:rsid w:val="00026D0F"/>
    <w:rsid w:val="000334FA"/>
    <w:rsid w:val="00034597"/>
    <w:rsid w:val="00034A98"/>
    <w:rsid w:val="000357FD"/>
    <w:rsid w:val="00036248"/>
    <w:rsid w:val="00036DC3"/>
    <w:rsid w:val="000378CF"/>
    <w:rsid w:val="0004198B"/>
    <w:rsid w:val="00041A88"/>
    <w:rsid w:val="0004791D"/>
    <w:rsid w:val="00051108"/>
    <w:rsid w:val="000521D5"/>
    <w:rsid w:val="00052A40"/>
    <w:rsid w:val="00053427"/>
    <w:rsid w:val="000603B3"/>
    <w:rsid w:val="000605E3"/>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31FA"/>
    <w:rsid w:val="000A54AA"/>
    <w:rsid w:val="000A78D3"/>
    <w:rsid w:val="000B325E"/>
    <w:rsid w:val="000B5028"/>
    <w:rsid w:val="000B51BC"/>
    <w:rsid w:val="000B75F0"/>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5B19"/>
    <w:rsid w:val="001514BC"/>
    <w:rsid w:val="00153629"/>
    <w:rsid w:val="00155334"/>
    <w:rsid w:val="00157195"/>
    <w:rsid w:val="00161846"/>
    <w:rsid w:val="00166CE9"/>
    <w:rsid w:val="0017074E"/>
    <w:rsid w:val="00170929"/>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5CA3"/>
    <w:rsid w:val="001E7BA9"/>
    <w:rsid w:val="001E7F30"/>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4C96"/>
    <w:rsid w:val="002377F2"/>
    <w:rsid w:val="00240D65"/>
    <w:rsid w:val="00244AAE"/>
    <w:rsid w:val="002453FE"/>
    <w:rsid w:val="00245639"/>
    <w:rsid w:val="00245C5E"/>
    <w:rsid w:val="00246A4B"/>
    <w:rsid w:val="00247680"/>
    <w:rsid w:val="002478A4"/>
    <w:rsid w:val="00251A49"/>
    <w:rsid w:val="00252C85"/>
    <w:rsid w:val="00254098"/>
    <w:rsid w:val="00255012"/>
    <w:rsid w:val="00255B0B"/>
    <w:rsid w:val="00255C34"/>
    <w:rsid w:val="00255F5C"/>
    <w:rsid w:val="002563D7"/>
    <w:rsid w:val="002637A6"/>
    <w:rsid w:val="00263ADB"/>
    <w:rsid w:val="00263BCF"/>
    <w:rsid w:val="00263DEB"/>
    <w:rsid w:val="00265657"/>
    <w:rsid w:val="002702C7"/>
    <w:rsid w:val="00270684"/>
    <w:rsid w:val="0027252C"/>
    <w:rsid w:val="00272DA3"/>
    <w:rsid w:val="002743B7"/>
    <w:rsid w:val="002752A8"/>
    <w:rsid w:val="002808DC"/>
    <w:rsid w:val="00280D6F"/>
    <w:rsid w:val="002818E6"/>
    <w:rsid w:val="002825F6"/>
    <w:rsid w:val="002847BB"/>
    <w:rsid w:val="00286885"/>
    <w:rsid w:val="00293EA0"/>
    <w:rsid w:val="00295433"/>
    <w:rsid w:val="002A159F"/>
    <w:rsid w:val="002A39ED"/>
    <w:rsid w:val="002A3D8E"/>
    <w:rsid w:val="002A42CA"/>
    <w:rsid w:val="002A4CC2"/>
    <w:rsid w:val="002A5453"/>
    <w:rsid w:val="002B7C49"/>
    <w:rsid w:val="002C0E41"/>
    <w:rsid w:val="002C21DF"/>
    <w:rsid w:val="002C3CF4"/>
    <w:rsid w:val="002C524B"/>
    <w:rsid w:val="002D1156"/>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3BBA"/>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37BF"/>
    <w:rsid w:val="00343998"/>
    <w:rsid w:val="00346E0A"/>
    <w:rsid w:val="00347A1C"/>
    <w:rsid w:val="003506C5"/>
    <w:rsid w:val="00350B17"/>
    <w:rsid w:val="00352908"/>
    <w:rsid w:val="00357FF6"/>
    <w:rsid w:val="003608DC"/>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93E"/>
    <w:rsid w:val="00412393"/>
    <w:rsid w:val="004147EF"/>
    <w:rsid w:val="00420F4A"/>
    <w:rsid w:val="004236B5"/>
    <w:rsid w:val="0042712B"/>
    <w:rsid w:val="00430FEE"/>
    <w:rsid w:val="00434633"/>
    <w:rsid w:val="00435A42"/>
    <w:rsid w:val="004365C8"/>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1E97"/>
    <w:rsid w:val="0051400F"/>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47"/>
    <w:rsid w:val="00562045"/>
    <w:rsid w:val="00563340"/>
    <w:rsid w:val="005635D7"/>
    <w:rsid w:val="005640F0"/>
    <w:rsid w:val="0056568C"/>
    <w:rsid w:val="00567CD2"/>
    <w:rsid w:val="0057074B"/>
    <w:rsid w:val="00577363"/>
    <w:rsid w:val="00591D88"/>
    <w:rsid w:val="00592759"/>
    <w:rsid w:val="00593054"/>
    <w:rsid w:val="00593657"/>
    <w:rsid w:val="00593BE0"/>
    <w:rsid w:val="0059442A"/>
    <w:rsid w:val="005949FE"/>
    <w:rsid w:val="005A4803"/>
    <w:rsid w:val="005A5682"/>
    <w:rsid w:val="005B2698"/>
    <w:rsid w:val="005B44BE"/>
    <w:rsid w:val="005C10B7"/>
    <w:rsid w:val="005C18A2"/>
    <w:rsid w:val="005C57A3"/>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1D"/>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20E"/>
    <w:rsid w:val="0071192D"/>
    <w:rsid w:val="007132B6"/>
    <w:rsid w:val="00717F49"/>
    <w:rsid w:val="00720C29"/>
    <w:rsid w:val="00721901"/>
    <w:rsid w:val="007234C6"/>
    <w:rsid w:val="00725242"/>
    <w:rsid w:val="00726E63"/>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F5F"/>
    <w:rsid w:val="00763688"/>
    <w:rsid w:val="00764E92"/>
    <w:rsid w:val="00774B6E"/>
    <w:rsid w:val="007827AA"/>
    <w:rsid w:val="00782B55"/>
    <w:rsid w:val="00786B8E"/>
    <w:rsid w:val="00790372"/>
    <w:rsid w:val="0079073C"/>
    <w:rsid w:val="00793097"/>
    <w:rsid w:val="00793530"/>
    <w:rsid w:val="00794742"/>
    <w:rsid w:val="00795EA2"/>
    <w:rsid w:val="00796D5A"/>
    <w:rsid w:val="00796E04"/>
    <w:rsid w:val="007A0E7F"/>
    <w:rsid w:val="007A1536"/>
    <w:rsid w:val="007A2698"/>
    <w:rsid w:val="007A4263"/>
    <w:rsid w:val="007A5F7D"/>
    <w:rsid w:val="007A60D3"/>
    <w:rsid w:val="007B1E79"/>
    <w:rsid w:val="007B492A"/>
    <w:rsid w:val="007C1D5E"/>
    <w:rsid w:val="007C1F96"/>
    <w:rsid w:val="007D2FEF"/>
    <w:rsid w:val="007D32A6"/>
    <w:rsid w:val="007D3725"/>
    <w:rsid w:val="007D4E94"/>
    <w:rsid w:val="007D60E9"/>
    <w:rsid w:val="007D6EF2"/>
    <w:rsid w:val="007E22AB"/>
    <w:rsid w:val="007E633F"/>
    <w:rsid w:val="007E66FA"/>
    <w:rsid w:val="007E68B7"/>
    <w:rsid w:val="007F1A17"/>
    <w:rsid w:val="007F2063"/>
    <w:rsid w:val="007F362D"/>
    <w:rsid w:val="007F4B52"/>
    <w:rsid w:val="007F57FF"/>
    <w:rsid w:val="007F7FDC"/>
    <w:rsid w:val="00801EEF"/>
    <w:rsid w:val="00805706"/>
    <w:rsid w:val="0080683D"/>
    <w:rsid w:val="00812B02"/>
    <w:rsid w:val="00815113"/>
    <w:rsid w:val="00816BB0"/>
    <w:rsid w:val="00817C7F"/>
    <w:rsid w:val="008237CC"/>
    <w:rsid w:val="00823F90"/>
    <w:rsid w:val="0082475E"/>
    <w:rsid w:val="00825656"/>
    <w:rsid w:val="008305E5"/>
    <w:rsid w:val="0083142C"/>
    <w:rsid w:val="0083377D"/>
    <w:rsid w:val="00834A02"/>
    <w:rsid w:val="0083598A"/>
    <w:rsid w:val="0083601A"/>
    <w:rsid w:val="00837682"/>
    <w:rsid w:val="00837C1C"/>
    <w:rsid w:val="0084030B"/>
    <w:rsid w:val="00842D53"/>
    <w:rsid w:val="00843868"/>
    <w:rsid w:val="0084708B"/>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A79C1"/>
    <w:rsid w:val="008B0FEC"/>
    <w:rsid w:val="008B1855"/>
    <w:rsid w:val="008B1B59"/>
    <w:rsid w:val="008B29E7"/>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265F2"/>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4F86"/>
    <w:rsid w:val="009665EA"/>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693"/>
    <w:rsid w:val="009B2B05"/>
    <w:rsid w:val="009B3BC5"/>
    <w:rsid w:val="009B54F6"/>
    <w:rsid w:val="009C1294"/>
    <w:rsid w:val="009C2924"/>
    <w:rsid w:val="009C2D42"/>
    <w:rsid w:val="009C3C8A"/>
    <w:rsid w:val="009C5B12"/>
    <w:rsid w:val="009C5F39"/>
    <w:rsid w:val="009C5F74"/>
    <w:rsid w:val="009C6FD0"/>
    <w:rsid w:val="009C7441"/>
    <w:rsid w:val="009C7B24"/>
    <w:rsid w:val="009D2C78"/>
    <w:rsid w:val="009D3E24"/>
    <w:rsid w:val="009D3FD4"/>
    <w:rsid w:val="009D4B19"/>
    <w:rsid w:val="009D568A"/>
    <w:rsid w:val="009D63BC"/>
    <w:rsid w:val="009D7016"/>
    <w:rsid w:val="009E075B"/>
    <w:rsid w:val="009E1599"/>
    <w:rsid w:val="009E19EC"/>
    <w:rsid w:val="009E392F"/>
    <w:rsid w:val="009E6E54"/>
    <w:rsid w:val="009F210C"/>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D69"/>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67AF2"/>
    <w:rsid w:val="00A7146E"/>
    <w:rsid w:val="00A73EFB"/>
    <w:rsid w:val="00A76E4F"/>
    <w:rsid w:val="00A7742B"/>
    <w:rsid w:val="00A82981"/>
    <w:rsid w:val="00A82B20"/>
    <w:rsid w:val="00A83532"/>
    <w:rsid w:val="00A838A7"/>
    <w:rsid w:val="00A83982"/>
    <w:rsid w:val="00A847C1"/>
    <w:rsid w:val="00A8494A"/>
    <w:rsid w:val="00A84968"/>
    <w:rsid w:val="00A9071C"/>
    <w:rsid w:val="00A93027"/>
    <w:rsid w:val="00A94C12"/>
    <w:rsid w:val="00A95511"/>
    <w:rsid w:val="00AA41DF"/>
    <w:rsid w:val="00AA5DF3"/>
    <w:rsid w:val="00AA5F6A"/>
    <w:rsid w:val="00AA7B63"/>
    <w:rsid w:val="00AB00E2"/>
    <w:rsid w:val="00AB04D4"/>
    <w:rsid w:val="00AB26C6"/>
    <w:rsid w:val="00AB665B"/>
    <w:rsid w:val="00AC0B8C"/>
    <w:rsid w:val="00AC15BD"/>
    <w:rsid w:val="00AC2F2B"/>
    <w:rsid w:val="00AC5033"/>
    <w:rsid w:val="00AE1287"/>
    <w:rsid w:val="00AE73BF"/>
    <w:rsid w:val="00AE73C0"/>
    <w:rsid w:val="00AE7A2B"/>
    <w:rsid w:val="00AF016D"/>
    <w:rsid w:val="00AF3AF3"/>
    <w:rsid w:val="00AF42BC"/>
    <w:rsid w:val="00AF5C8F"/>
    <w:rsid w:val="00B002E2"/>
    <w:rsid w:val="00B03D58"/>
    <w:rsid w:val="00B060C5"/>
    <w:rsid w:val="00B07D78"/>
    <w:rsid w:val="00B10389"/>
    <w:rsid w:val="00B11ECA"/>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2CDB"/>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444B"/>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697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46029"/>
    <w:rsid w:val="00D50937"/>
    <w:rsid w:val="00D5581B"/>
    <w:rsid w:val="00D65588"/>
    <w:rsid w:val="00D66C89"/>
    <w:rsid w:val="00D70DDE"/>
    <w:rsid w:val="00D710FE"/>
    <w:rsid w:val="00D74488"/>
    <w:rsid w:val="00D778BB"/>
    <w:rsid w:val="00D77EFF"/>
    <w:rsid w:val="00D8063D"/>
    <w:rsid w:val="00D80B8A"/>
    <w:rsid w:val="00D826EC"/>
    <w:rsid w:val="00D83F86"/>
    <w:rsid w:val="00D86F02"/>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7013"/>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779A"/>
    <w:rsid w:val="00E346D9"/>
    <w:rsid w:val="00E34C5F"/>
    <w:rsid w:val="00E35260"/>
    <w:rsid w:val="00E35474"/>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215D"/>
    <w:rsid w:val="00F04AA5"/>
    <w:rsid w:val="00F07882"/>
    <w:rsid w:val="00F114EE"/>
    <w:rsid w:val="00F13575"/>
    <w:rsid w:val="00F145B6"/>
    <w:rsid w:val="00F1589C"/>
    <w:rsid w:val="00F20230"/>
    <w:rsid w:val="00F258B1"/>
    <w:rsid w:val="00F25BF2"/>
    <w:rsid w:val="00F264E9"/>
    <w:rsid w:val="00F26DCB"/>
    <w:rsid w:val="00F3162A"/>
    <w:rsid w:val="00F32690"/>
    <w:rsid w:val="00F32E09"/>
    <w:rsid w:val="00F34673"/>
    <w:rsid w:val="00F34899"/>
    <w:rsid w:val="00F40209"/>
    <w:rsid w:val="00F405C9"/>
    <w:rsid w:val="00F4307C"/>
    <w:rsid w:val="00F4495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2808"/>
    <w:rsid w:val="00F6415D"/>
    <w:rsid w:val="00F71595"/>
    <w:rsid w:val="00F71A3E"/>
    <w:rsid w:val="00F770B8"/>
    <w:rsid w:val="00F82C69"/>
    <w:rsid w:val="00F83631"/>
    <w:rsid w:val="00F86853"/>
    <w:rsid w:val="00F90D6C"/>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1">
    <w:name w:val="heading 1"/>
    <w:basedOn w:val="a1"/>
    <w:next w:val="a0"/>
    <w:link w:val="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2">
    <w:name w:val="heading 2"/>
    <w:basedOn w:val="a0"/>
    <w:next w:val="a0"/>
    <w:link w:val="2Char"/>
    <w:qFormat/>
    <w:rsid w:val="00255C34"/>
    <w:pPr>
      <w:jc w:val="both"/>
      <w:outlineLvl w:val="1"/>
    </w:pPr>
    <w:rPr>
      <w:b/>
      <w:bCs w:val="0"/>
      <w:color w:val="D9272E"/>
      <w:sz w:val="28"/>
    </w:rPr>
  </w:style>
  <w:style w:type="paragraph" w:styleId="3">
    <w:name w:val="heading 3"/>
    <w:basedOn w:val="a0"/>
    <w:next w:val="a0"/>
    <w:link w:val="3Char"/>
    <w:qFormat/>
    <w:rsid w:val="0053068C"/>
    <w:pPr>
      <w:spacing w:before="240"/>
      <w:jc w:val="both"/>
      <w:outlineLvl w:val="2"/>
    </w:pPr>
    <w:rPr>
      <w:b/>
      <w:bCs w:val="0"/>
      <w:color w:val="D9272E"/>
    </w:rPr>
  </w:style>
  <w:style w:type="paragraph" w:styleId="4">
    <w:name w:val="heading 4"/>
    <w:basedOn w:val="a0"/>
    <w:next w:val="a0"/>
    <w:link w:val="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0"/>
    <w:pPr>
      <w:spacing w:before="120" w:line="300" w:lineRule="atLeast"/>
    </w:pPr>
  </w:style>
  <w:style w:type="paragraph" w:styleId="a6">
    <w:name w:val="Body Text"/>
    <w:basedOn w:val="a0"/>
    <w:pPr>
      <w:spacing w:before="120" w:line="300" w:lineRule="atLeast"/>
    </w:pPr>
  </w:style>
  <w:style w:type="character" w:styleId="HTML">
    <w:name w:val="HTML Code"/>
    <w:basedOn w:val="a2"/>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a2"/>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a2"/>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a1">
    <w:name w:val="header"/>
    <w:basedOn w:val="a0"/>
    <w:link w:val="Char"/>
    <w:uiPriority w:val="99"/>
    <w:unhideWhenUsed/>
    <w:rsid w:val="00F3162A"/>
    <w:pPr>
      <w:tabs>
        <w:tab w:val="center" w:pos="4513"/>
        <w:tab w:val="right" w:pos="9026"/>
      </w:tabs>
      <w:jc w:val="both"/>
    </w:pPr>
    <w:rPr>
      <w:bCs w:val="0"/>
    </w:rPr>
  </w:style>
  <w:style w:type="paragraph" w:styleId="a7">
    <w:name w:val="footer"/>
    <w:basedOn w:val="a0"/>
    <w:link w:val="Char0"/>
    <w:uiPriority w:val="99"/>
    <w:pPr>
      <w:tabs>
        <w:tab w:val="center" w:pos="4153"/>
        <w:tab w:val="right" w:pos="8306"/>
      </w:tabs>
    </w:pPr>
  </w:style>
  <w:style w:type="table" w:styleId="a8">
    <w:name w:val="Table Grid"/>
    <w:basedOn w:val="a3"/>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link w:val="2"/>
    <w:rsid w:val="00255C34"/>
    <w:rPr>
      <w:rFonts w:asciiTheme="minorHAnsi" w:eastAsia="SimSun" w:hAnsiTheme="minorHAnsi" w:cs="Arial"/>
      <w:b/>
      <w:color w:val="D9272E"/>
      <w:sz w:val="28"/>
      <w:szCs w:val="24"/>
      <w:lang w:eastAsia="en-US"/>
    </w:rPr>
  </w:style>
  <w:style w:type="paragraph" w:styleId="a">
    <w:name w:val="List Paragraph"/>
    <w:basedOn w:val="a0"/>
    <w:uiPriority w:val="34"/>
    <w:qFormat/>
    <w:rsid w:val="003355E0"/>
    <w:pPr>
      <w:numPr>
        <w:numId w:val="12"/>
      </w:numPr>
      <w:spacing w:after="200"/>
      <w:contextualSpacing/>
    </w:pPr>
    <w:rPr>
      <w:rFonts w:eastAsia="Calibri" w:cstheme="minorHAnsi"/>
      <w:szCs w:val="22"/>
    </w:rPr>
  </w:style>
  <w:style w:type="paragraph" w:styleId="a9">
    <w:name w:val="Balloon Text"/>
    <w:basedOn w:val="a0"/>
    <w:link w:val="Char1"/>
    <w:rsid w:val="004C6D60"/>
    <w:rPr>
      <w:rFonts w:ascii="Tahoma" w:hAnsi="Tahoma" w:cs="Tahoma"/>
      <w:sz w:val="16"/>
      <w:szCs w:val="16"/>
    </w:rPr>
  </w:style>
  <w:style w:type="character" w:customStyle="1" w:styleId="Char1">
    <w:name w:val="풍선 도움말 텍스트 Char"/>
    <w:link w:val="a9"/>
    <w:rsid w:val="004C6D60"/>
    <w:rPr>
      <w:rFonts w:ascii="Tahoma" w:hAnsi="Tahoma" w:cs="Tahoma"/>
      <w:sz w:val="16"/>
      <w:szCs w:val="16"/>
      <w:lang w:eastAsia="en-US"/>
    </w:rPr>
  </w:style>
  <w:style w:type="table" w:customStyle="1" w:styleId="TableGrid1">
    <w:name w:val="Table Grid1"/>
    <w:basedOn w:val="a3"/>
    <w:next w:val="a8"/>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link w:val="3"/>
    <w:rsid w:val="0053068C"/>
    <w:rPr>
      <w:rFonts w:asciiTheme="minorHAnsi" w:eastAsia="SimSun" w:hAnsiTheme="minorHAnsi" w:cs="Arial"/>
      <w:b/>
      <w:color w:val="D9272E"/>
      <w:sz w:val="22"/>
      <w:szCs w:val="24"/>
      <w:lang w:eastAsia="en-US"/>
    </w:rPr>
  </w:style>
  <w:style w:type="character" w:styleId="aa">
    <w:name w:val="Subtle Emphasis"/>
    <w:uiPriority w:val="19"/>
    <w:qFormat/>
    <w:rsid w:val="007C1F96"/>
    <w:rPr>
      <w:i/>
      <w:color w:val="1F497D" w:themeColor="text2"/>
      <w:sz w:val="20"/>
      <w:szCs w:val="18"/>
    </w:rPr>
  </w:style>
  <w:style w:type="character" w:customStyle="1" w:styleId="Char">
    <w:name w:val="머리글 Char"/>
    <w:link w:val="a1"/>
    <w:uiPriority w:val="99"/>
    <w:rsid w:val="00F3162A"/>
    <w:rPr>
      <w:rFonts w:ascii="Arial" w:eastAsia="SimSun" w:hAnsi="Arial" w:cs="Arial"/>
      <w:bCs/>
      <w:sz w:val="22"/>
      <w:szCs w:val="24"/>
      <w:lang w:eastAsia="en-US"/>
    </w:rPr>
  </w:style>
  <w:style w:type="character" w:customStyle="1" w:styleId="1Char">
    <w:name w:val="제목 1 Char"/>
    <w:link w:val="1"/>
    <w:rsid w:val="00A53C95"/>
    <w:rPr>
      <w:rFonts w:ascii="Century Gothic" w:eastAsia="SimSun" w:hAnsi="Century Gothic" w:cs="Segoe UI"/>
      <w:bCs/>
      <w:caps/>
      <w:color w:val="D8262E"/>
      <w:sz w:val="44"/>
      <w:szCs w:val="44"/>
      <w:lang w:eastAsia="en-US"/>
    </w:rPr>
  </w:style>
  <w:style w:type="character" w:styleId="ab">
    <w:name w:val="Intense Emphasis"/>
    <w:uiPriority w:val="21"/>
    <w:qFormat/>
    <w:rsid w:val="0023243D"/>
    <w:rPr>
      <w:i/>
      <w:color w:val="C00000"/>
    </w:rPr>
  </w:style>
  <w:style w:type="table" w:customStyle="1" w:styleId="TableGrid2">
    <w:name w:val="Table Grid2"/>
    <w:basedOn w:val="a3"/>
    <w:next w:val="a8"/>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바닥글 Char"/>
    <w:basedOn w:val="a2"/>
    <w:link w:val="a7"/>
    <w:uiPriority w:val="99"/>
    <w:rsid w:val="00A530BD"/>
    <w:rPr>
      <w:rFonts w:ascii="Arial" w:eastAsia="SimSun" w:hAnsi="Arial" w:cs="Arial"/>
      <w:bCs/>
      <w:sz w:val="22"/>
      <w:szCs w:val="24"/>
      <w:lang w:eastAsia="en-US"/>
    </w:rPr>
  </w:style>
  <w:style w:type="table" w:customStyle="1" w:styleId="TableGrid3">
    <w:name w:val="Table Grid3"/>
    <w:basedOn w:val="a3"/>
    <w:next w:val="a8"/>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2"/>
    <w:uiPriority w:val="99"/>
    <w:semiHidden/>
    <w:rsid w:val="00F82C69"/>
    <w:rPr>
      <w:rFonts w:asciiTheme="minorHAnsi" w:hAnsiTheme="minorHAnsi"/>
      <w:color w:val="808080"/>
    </w:rPr>
  </w:style>
  <w:style w:type="paragraph" w:styleId="ad">
    <w:name w:val="Title"/>
    <w:basedOn w:val="a0"/>
    <w:next w:val="a0"/>
    <w:link w:val="Char2"/>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Char2">
    <w:name w:val="제목 Char"/>
    <w:basedOn w:val="a2"/>
    <w:link w:val="ad"/>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a0"/>
    <w:next w:val="a0"/>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ae">
    <w:name w:val="Hyperlink"/>
    <w:basedOn w:val="a2"/>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a2"/>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0">
    <w:name w:val="HTML Preformatted"/>
    <w:basedOn w:val="a0"/>
    <w:link w:val="HTML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Char">
    <w:name w:val="미리 서식이 지정된 HTML Char"/>
    <w:basedOn w:val="a2"/>
    <w:link w:val="HTML0"/>
    <w:uiPriority w:val="99"/>
    <w:rsid w:val="00860345"/>
    <w:rPr>
      <w:rFonts w:ascii="Fira Code" w:hAnsi="Fira Code" w:cs="Courier New"/>
      <w:sz w:val="18"/>
    </w:rPr>
  </w:style>
  <w:style w:type="character" w:customStyle="1" w:styleId="UnresolvedMention2">
    <w:name w:val="Unresolved Mention2"/>
    <w:basedOn w:val="a2"/>
    <w:uiPriority w:val="99"/>
    <w:semiHidden/>
    <w:unhideWhenUsed/>
    <w:rsid w:val="006D25B4"/>
    <w:rPr>
      <w:rFonts w:asciiTheme="minorHAnsi" w:hAnsiTheme="minorHAnsi"/>
      <w:color w:val="605E5C"/>
      <w:shd w:val="clear" w:color="auto" w:fill="E1DFDD"/>
    </w:rPr>
  </w:style>
  <w:style w:type="character" w:styleId="af">
    <w:name w:val="FollowedHyperlink"/>
    <w:basedOn w:val="a2"/>
    <w:semiHidden/>
    <w:unhideWhenUsed/>
    <w:rsid w:val="006D25B4"/>
    <w:rPr>
      <w:rFonts w:asciiTheme="minorHAnsi" w:hAnsiTheme="minorHAnsi"/>
      <w:color w:val="800080" w:themeColor="followedHyperlink"/>
      <w:u w:val="single"/>
    </w:rPr>
  </w:style>
  <w:style w:type="table" w:styleId="4-2">
    <w:name w:val="Grid Table 4 Accent 2"/>
    <w:basedOn w:val="a3"/>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4">
    <w:name w:val="Grid Table 4 Accent 4"/>
    <w:basedOn w:val="a3"/>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af0">
    <w:name w:val="Strong"/>
    <w:basedOn w:val="a2"/>
    <w:uiPriority w:val="22"/>
    <w:qFormat/>
    <w:rsid w:val="00C36671"/>
    <w:rPr>
      <w:rFonts w:asciiTheme="minorHAnsi" w:hAnsiTheme="minorHAnsi"/>
      <w:b/>
      <w:bCs/>
    </w:rPr>
  </w:style>
  <w:style w:type="character" w:customStyle="1" w:styleId="4Char">
    <w:name w:val="제목 4 Char"/>
    <w:basedOn w:val="a2"/>
    <w:link w:val="4"/>
    <w:rsid w:val="002E4E23"/>
    <w:rPr>
      <w:rFonts w:asciiTheme="majorHAnsi" w:eastAsiaTheme="majorEastAsia" w:hAnsiTheme="majorHAnsi" w:cstheme="majorBidi"/>
      <w:bCs/>
      <w:i/>
      <w:iCs/>
      <w:color w:val="365F91" w:themeColor="accent1" w:themeShade="BF"/>
      <w:sz w:val="22"/>
      <w:szCs w:val="24"/>
      <w:lang w:eastAsia="en-US"/>
    </w:rPr>
  </w:style>
  <w:style w:type="paragraph" w:styleId="10">
    <w:name w:val="toc 1"/>
    <w:basedOn w:val="a0"/>
    <w:next w:val="a0"/>
    <w:autoRedefine/>
    <w:uiPriority w:val="39"/>
    <w:unhideWhenUsed/>
    <w:rsid w:val="002E4E23"/>
    <w:pPr>
      <w:spacing w:before="120"/>
    </w:pPr>
    <w:rPr>
      <w:rFonts w:cstheme="minorHAnsi"/>
      <w:b/>
      <w:caps/>
      <w:sz w:val="20"/>
      <w:szCs w:val="20"/>
    </w:rPr>
  </w:style>
  <w:style w:type="paragraph" w:styleId="20">
    <w:name w:val="toc 2"/>
    <w:basedOn w:val="a0"/>
    <w:next w:val="a0"/>
    <w:autoRedefine/>
    <w:uiPriority w:val="39"/>
    <w:unhideWhenUsed/>
    <w:rsid w:val="00511E97"/>
    <w:pPr>
      <w:tabs>
        <w:tab w:val="right" w:leader="dot" w:pos="10194"/>
      </w:tabs>
      <w:spacing w:before="0" w:after="0"/>
      <w:ind w:left="220"/>
      <w:pPrChange w:id="0" w:author="Adrian Gould" w:date="2023-08-28T17:53:00Z">
        <w:pPr>
          <w:tabs>
            <w:tab w:val="right" w:leader="dot" w:pos="10194"/>
          </w:tabs>
          <w:spacing w:line="276" w:lineRule="auto"/>
          <w:ind w:left="220"/>
        </w:pPr>
      </w:pPrChange>
    </w:pPr>
    <w:rPr>
      <w:rFonts w:cstheme="minorHAnsi"/>
      <w:bCs w:val="0"/>
      <w:smallCaps/>
      <w:sz w:val="20"/>
      <w:szCs w:val="20"/>
      <w:rPrChange w:id="0" w:author="Adrian Gould" w:date="2023-08-28T17:53:00Z">
        <w:rPr>
          <w:rFonts w:asciiTheme="minorHAnsi" w:eastAsia="SimSun" w:hAnsiTheme="minorHAnsi" w:cstheme="minorHAnsi"/>
          <w:smallCaps/>
          <w:lang w:val="en-AU" w:eastAsia="en-US" w:bidi="ar-SA"/>
        </w:rPr>
      </w:rPrChange>
    </w:rPr>
  </w:style>
  <w:style w:type="paragraph" w:styleId="30">
    <w:name w:val="toc 3"/>
    <w:basedOn w:val="a0"/>
    <w:next w:val="a0"/>
    <w:autoRedefine/>
    <w:uiPriority w:val="39"/>
    <w:unhideWhenUsed/>
    <w:rsid w:val="00942A5E"/>
    <w:pPr>
      <w:spacing w:before="0" w:after="0"/>
      <w:ind w:left="440"/>
    </w:pPr>
    <w:rPr>
      <w:rFonts w:cstheme="minorHAnsi"/>
      <w:bCs w:val="0"/>
      <w:i/>
      <w:iCs/>
      <w:sz w:val="20"/>
      <w:szCs w:val="20"/>
    </w:rPr>
  </w:style>
  <w:style w:type="paragraph" w:styleId="40">
    <w:name w:val="toc 4"/>
    <w:basedOn w:val="a0"/>
    <w:next w:val="a0"/>
    <w:autoRedefine/>
    <w:unhideWhenUsed/>
    <w:rsid w:val="002E4E23"/>
    <w:pPr>
      <w:spacing w:before="0" w:after="0"/>
      <w:ind w:left="660"/>
    </w:pPr>
    <w:rPr>
      <w:rFonts w:cstheme="minorHAnsi"/>
      <w:bCs w:val="0"/>
      <w:sz w:val="18"/>
      <w:szCs w:val="18"/>
    </w:rPr>
  </w:style>
  <w:style w:type="paragraph" w:styleId="5">
    <w:name w:val="toc 5"/>
    <w:basedOn w:val="a0"/>
    <w:next w:val="a0"/>
    <w:autoRedefine/>
    <w:unhideWhenUsed/>
    <w:rsid w:val="002E4E23"/>
    <w:pPr>
      <w:spacing w:before="0" w:after="0"/>
      <w:ind w:left="880"/>
    </w:pPr>
    <w:rPr>
      <w:rFonts w:cstheme="minorHAnsi"/>
      <w:bCs w:val="0"/>
      <w:sz w:val="18"/>
      <w:szCs w:val="18"/>
    </w:rPr>
  </w:style>
  <w:style w:type="paragraph" w:styleId="6">
    <w:name w:val="toc 6"/>
    <w:basedOn w:val="a0"/>
    <w:next w:val="a0"/>
    <w:autoRedefine/>
    <w:unhideWhenUsed/>
    <w:rsid w:val="002E4E23"/>
    <w:pPr>
      <w:spacing w:before="0" w:after="0"/>
      <w:ind w:left="1100"/>
    </w:pPr>
    <w:rPr>
      <w:rFonts w:cstheme="minorHAnsi"/>
      <w:bCs w:val="0"/>
      <w:sz w:val="18"/>
      <w:szCs w:val="18"/>
    </w:rPr>
  </w:style>
  <w:style w:type="paragraph" w:styleId="7">
    <w:name w:val="toc 7"/>
    <w:basedOn w:val="a0"/>
    <w:next w:val="a0"/>
    <w:autoRedefine/>
    <w:unhideWhenUsed/>
    <w:rsid w:val="002E4E23"/>
    <w:pPr>
      <w:spacing w:before="0" w:after="0"/>
      <w:ind w:left="1320"/>
    </w:pPr>
    <w:rPr>
      <w:rFonts w:cstheme="minorHAnsi"/>
      <w:bCs w:val="0"/>
      <w:sz w:val="18"/>
      <w:szCs w:val="18"/>
    </w:rPr>
  </w:style>
  <w:style w:type="paragraph" w:styleId="8">
    <w:name w:val="toc 8"/>
    <w:basedOn w:val="a0"/>
    <w:next w:val="a0"/>
    <w:autoRedefine/>
    <w:unhideWhenUsed/>
    <w:rsid w:val="002E4E23"/>
    <w:pPr>
      <w:spacing w:before="0" w:after="0"/>
      <w:ind w:left="1540"/>
    </w:pPr>
    <w:rPr>
      <w:rFonts w:cstheme="minorHAnsi"/>
      <w:bCs w:val="0"/>
      <w:sz w:val="18"/>
      <w:szCs w:val="18"/>
    </w:rPr>
  </w:style>
  <w:style w:type="paragraph" w:styleId="9">
    <w:name w:val="toc 9"/>
    <w:basedOn w:val="a0"/>
    <w:next w:val="a0"/>
    <w:autoRedefine/>
    <w:unhideWhenUsed/>
    <w:rsid w:val="002E4E23"/>
    <w:pPr>
      <w:spacing w:before="0" w:after="0"/>
      <w:ind w:left="1760"/>
    </w:pPr>
    <w:rPr>
      <w:rFonts w:cstheme="minorHAnsi"/>
      <w:bCs w:val="0"/>
      <w:sz w:val="18"/>
      <w:szCs w:val="18"/>
    </w:rPr>
  </w:style>
  <w:style w:type="table" w:styleId="3-1">
    <w:name w:val="List Table 3 Accent 1"/>
    <w:basedOn w:val="a3"/>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a0"/>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3-2">
    <w:name w:val="List Table 3 Accent 2"/>
    <w:basedOn w:val="a3"/>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a2"/>
    <w:rsid w:val="0004791D"/>
  </w:style>
  <w:style w:type="character" w:customStyle="1" w:styleId="cm-string">
    <w:name w:val="cm-string"/>
    <w:basedOn w:val="a2"/>
    <w:rsid w:val="0004791D"/>
  </w:style>
  <w:style w:type="character" w:customStyle="1" w:styleId="cm-variable">
    <w:name w:val="cm-variable"/>
    <w:basedOn w:val="a2"/>
    <w:rsid w:val="0004791D"/>
  </w:style>
  <w:style w:type="character" w:customStyle="1" w:styleId="cm-number">
    <w:name w:val="cm-number"/>
    <w:basedOn w:val="a2"/>
    <w:rsid w:val="0004791D"/>
  </w:style>
  <w:style w:type="table" w:styleId="3-6">
    <w:name w:val="List Table 3 Accent 6"/>
    <w:basedOn w:val="a3"/>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
    <w:name w:val="TOC Heading"/>
    <w:basedOn w:val="1"/>
    <w:next w:val="a0"/>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a2"/>
    <w:uiPriority w:val="99"/>
    <w:semiHidden/>
    <w:unhideWhenUsed/>
    <w:rsid w:val="006F1494"/>
    <w:rPr>
      <w:color w:val="605E5C"/>
      <w:shd w:val="clear" w:color="auto" w:fill="E1DFDD"/>
    </w:rPr>
  </w:style>
  <w:style w:type="paragraph" w:customStyle="1" w:styleId="Code">
    <w:name w:val="Code"/>
    <w:basedOn w:val="a0"/>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af1">
    <w:name w:val="Emphasis"/>
    <w:basedOn w:val="a2"/>
    <w:qFormat/>
    <w:rsid w:val="00BF5F71"/>
    <w:rPr>
      <w:i/>
      <w:iCs/>
    </w:rPr>
  </w:style>
  <w:style w:type="character" w:styleId="af2">
    <w:name w:val="Unresolved Mention"/>
    <w:basedOn w:val="a2"/>
    <w:uiPriority w:val="99"/>
    <w:semiHidden/>
    <w:unhideWhenUsed/>
    <w:rsid w:val="000F6A5E"/>
    <w:rPr>
      <w:color w:val="605E5C"/>
      <w:shd w:val="clear" w:color="auto" w:fill="E1DFDD"/>
    </w:rPr>
  </w:style>
  <w:style w:type="paragraph" w:styleId="af3">
    <w:name w:val="Quote"/>
    <w:basedOn w:val="a0"/>
    <w:next w:val="a0"/>
    <w:link w:val="Char3"/>
    <w:uiPriority w:val="29"/>
    <w:qFormat/>
    <w:rsid w:val="0010368F"/>
    <w:pPr>
      <w:spacing w:before="200" w:after="160"/>
      <w:ind w:left="864" w:right="864"/>
      <w:jc w:val="center"/>
    </w:pPr>
    <w:rPr>
      <w:i/>
      <w:iCs/>
      <w:color w:val="404040" w:themeColor="text1" w:themeTint="BF"/>
    </w:rPr>
  </w:style>
  <w:style w:type="character" w:customStyle="1" w:styleId="Char3">
    <w:name w:val="인용 Char"/>
    <w:basedOn w:val="a2"/>
    <w:link w:val="af3"/>
    <w:uiPriority w:val="29"/>
    <w:rsid w:val="0010368F"/>
    <w:rPr>
      <w:rFonts w:asciiTheme="minorHAnsi" w:eastAsia="SimSun" w:hAnsiTheme="minorHAnsi" w:cs="Arial"/>
      <w:bCs/>
      <w:i/>
      <w:iCs/>
      <w:color w:val="404040" w:themeColor="text1" w:themeTint="BF"/>
      <w:sz w:val="22"/>
      <w:szCs w:val="24"/>
      <w:lang w:eastAsia="en-US"/>
    </w:rPr>
  </w:style>
  <w:style w:type="table" w:styleId="4-20">
    <w:name w:val="List Table 4 Accent 2"/>
    <w:basedOn w:val="a3"/>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af4">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image" Target="media/image13.png"/><Relationship Id="rId39" Type="http://schemas.microsoft.com/office/2007/relationships/diagramDrawing" Target="diagrams/drawing1.xml"/><Relationship Id="rId21" Type="http://schemas.openxmlformats.org/officeDocument/2006/relationships/image" Target="media/image8.jpeg"/><Relationship Id="rId34" Type="http://schemas.openxmlformats.org/officeDocument/2006/relationships/hyperlink" Target="https://google.github.io/styleguide/jsguide.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php-fig.org/psr/psr-12/"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dev.to/lathindu1/laravel-best-practice-coding-standards-part-02-a40" TargetMode="External"/><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hyperlink" Target="https://dev.to/lathindu1/laravel-best-practice-coding-standards-part-01-304l"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php-fig.org/psr/psr-4/" TargetMode="External"/><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image" Target="media/image12.png"/><Relationship Id="rId33" Type="http://schemas.openxmlformats.org/officeDocument/2006/relationships/hyperlink" Target="https://google.github.io/styleguide/htmlcssguide.html" TargetMode="External"/><Relationship Id="rId38" Type="http://schemas.openxmlformats.org/officeDocument/2006/relationships/diagramColors" Target="diagrams/colors1.xml"/><Relationship Id="rId46"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php-fig.org/psr/psr-1/" TargetMode="External"/><Relationship Id="rId36" Type="http://schemas.openxmlformats.org/officeDocument/2006/relationships/diagramLayout" Target="diagrams/layout1.xml"/><Relationship Id="rId4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phase-2</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a:t>phase-3</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phase-3</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a3"/>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altName w:val="Sylfaen"/>
    <w:charset w:val="00"/>
    <w:family w:val="auto"/>
    <w:pitch w:val="variable"/>
    <w:sig w:usb0="E50002FF" w:usb1="500079DB" w:usb2="00000010" w:usb3="00000000" w:csb0="00000001"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6177E"/>
    <w:rsid w:val="00082E01"/>
    <w:rsid w:val="000E1052"/>
    <w:rsid w:val="000E180E"/>
    <w:rsid w:val="001266AA"/>
    <w:rsid w:val="0017711F"/>
    <w:rsid w:val="001C0F3D"/>
    <w:rsid w:val="001F6906"/>
    <w:rsid w:val="002201B4"/>
    <w:rsid w:val="00257BB5"/>
    <w:rsid w:val="00271D90"/>
    <w:rsid w:val="002A7697"/>
    <w:rsid w:val="003106BA"/>
    <w:rsid w:val="00394C93"/>
    <w:rsid w:val="003C70A8"/>
    <w:rsid w:val="0056000B"/>
    <w:rsid w:val="00595B23"/>
    <w:rsid w:val="00640DCB"/>
    <w:rsid w:val="00750392"/>
    <w:rsid w:val="00833CE1"/>
    <w:rsid w:val="00880634"/>
    <w:rsid w:val="008B0BC6"/>
    <w:rsid w:val="0092019E"/>
    <w:rsid w:val="00981856"/>
    <w:rsid w:val="00AB560F"/>
    <w:rsid w:val="00BD0837"/>
    <w:rsid w:val="00CE151D"/>
    <w:rsid w:val="00D541C2"/>
    <w:rsid w:val="00D7142D"/>
    <w:rsid w:val="00D957E5"/>
    <w:rsid w:val="00DC0B6E"/>
    <w:rsid w:val="00E85B03"/>
    <w:rsid w:val="00EB4ABA"/>
    <w:rsid w:val="00F40900"/>
    <w:rsid w:val="00F979A0"/>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2.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30</Pages>
  <Words>5134</Words>
  <Characters>29265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Hyoin Lee</cp:lastModifiedBy>
  <cp:revision>40</cp:revision>
  <cp:lastPrinted>2016-09-22T03:56:00Z</cp:lastPrinted>
  <dcterms:created xsi:type="dcterms:W3CDTF">2023-09-13T05:42:00Z</dcterms:created>
  <dcterms:modified xsi:type="dcterms:W3CDTF">2023-09-14T16:58:00Z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